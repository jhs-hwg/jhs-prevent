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0A396" w14:textId="77777777" w:rsidR="00B81D6C" w:rsidRDefault="00B81D6C" w:rsidP="00B81D6C">
      <w:pPr>
        <w:pStyle w:val="Heading1"/>
        <w:jc w:val="center"/>
      </w:pPr>
      <w:r w:rsidRPr="0017313E">
        <w:t xml:space="preserve">Machine learning models for </w:t>
      </w:r>
      <w:ins w:id="0" w:author="Sofer, Tamar (HMFP - Cardiology)" w:date="2024-04-24T14:13:00Z">
        <w:r>
          <w:t xml:space="preserve">predicting </w:t>
        </w:r>
      </w:ins>
      <w:r w:rsidRPr="0017313E">
        <w:t xml:space="preserve">blood pressure phenotypes </w:t>
      </w:r>
      <w:ins w:id="1" w:author="Sofer, Tamar (HMFP - Cardiology)" w:date="2024-04-24T14:13:00Z">
        <w:r>
          <w:t xml:space="preserve">by </w:t>
        </w:r>
      </w:ins>
      <w:r w:rsidRPr="0017313E">
        <w:t>combining multiple polygenic risk scores</w:t>
      </w:r>
      <w:r w:rsidRPr="0017313E">
        <w:br/>
      </w:r>
    </w:p>
    <w:p w14:paraId="093078FA" w14:textId="77777777" w:rsidR="00B81D6C" w:rsidRDefault="00B81D6C" w:rsidP="00B81D6C">
      <w:r w:rsidRPr="002E0469">
        <w:t>Yana Hrytsenko</w:t>
      </w:r>
      <w:r w:rsidRPr="003369DF">
        <w:rPr>
          <w:vertAlign w:val="superscript"/>
        </w:rPr>
        <w:t>1,</w:t>
      </w:r>
      <w:r>
        <w:rPr>
          <w:vertAlign w:val="superscript"/>
        </w:rPr>
        <w:t>2</w:t>
      </w:r>
      <w:r w:rsidRPr="003369DF">
        <w:rPr>
          <w:vertAlign w:val="superscript"/>
        </w:rPr>
        <w:t>,</w:t>
      </w:r>
      <w:r>
        <w:rPr>
          <w:vertAlign w:val="superscript"/>
        </w:rPr>
        <w:t>3</w:t>
      </w:r>
      <w:r w:rsidRPr="003369DF">
        <w:rPr>
          <w:vertAlign w:val="superscript"/>
        </w:rPr>
        <w:t>,</w:t>
      </w:r>
      <w:r w:rsidRPr="002E0469">
        <w:rPr>
          <w:rFonts w:ascii="criss" w:hAnsi="criss" w:hint="eastAsia"/>
          <w:vertAlign w:val="superscript"/>
        </w:rPr>
        <w:t>†</w:t>
      </w:r>
      <w:r w:rsidRPr="002E0469">
        <w:t>, Benjamin Shea</w:t>
      </w:r>
      <w:r w:rsidRPr="00E62CA7">
        <w:rPr>
          <w:vertAlign w:val="superscript"/>
        </w:rPr>
        <w:t>3</w:t>
      </w:r>
      <w:r w:rsidRPr="002E0469">
        <w:rPr>
          <w:rFonts w:ascii="criss" w:hAnsi="criss" w:hint="eastAsia"/>
          <w:vertAlign w:val="superscript"/>
        </w:rPr>
        <w:t>†</w:t>
      </w:r>
      <w:r w:rsidRPr="002E0469">
        <w:t>, Michael Elgart</w:t>
      </w:r>
      <w:r w:rsidRPr="002E0469">
        <w:rPr>
          <w:vertAlign w:val="superscript"/>
        </w:rPr>
        <w:t>1</w:t>
      </w:r>
      <w:r>
        <w:rPr>
          <w:vertAlign w:val="superscript"/>
        </w:rPr>
        <w:t>,2</w:t>
      </w:r>
      <w:r w:rsidRPr="002E0469">
        <w:t xml:space="preserve">, </w:t>
      </w:r>
      <w:proofErr w:type="spellStart"/>
      <w:r w:rsidRPr="002E0469">
        <w:t>Nuzulul</w:t>
      </w:r>
      <w:proofErr w:type="spellEnd"/>
      <w:r w:rsidRPr="002E0469">
        <w:t xml:space="preserve"> Kurniansyah</w:t>
      </w:r>
      <w:r w:rsidRPr="002E0469">
        <w:rPr>
          <w:vertAlign w:val="superscript"/>
        </w:rPr>
        <w:t>1</w:t>
      </w:r>
      <w:r w:rsidRPr="002E0469">
        <w:t>, Genevieve Lyons</w:t>
      </w:r>
      <w:r w:rsidRPr="00E62CA7">
        <w:rPr>
          <w:vertAlign w:val="superscript"/>
        </w:rPr>
        <w:t>4</w:t>
      </w:r>
      <w:r w:rsidRPr="002E0469">
        <w:t xml:space="preserve">, Alanna </w:t>
      </w:r>
      <w:r>
        <w:t xml:space="preserve">C. </w:t>
      </w:r>
      <w:r w:rsidRPr="002E0469">
        <w:t>Morrison</w:t>
      </w:r>
      <w:r w:rsidRPr="002C4FE9">
        <w:rPr>
          <w:vertAlign w:val="superscript"/>
        </w:rPr>
        <w:t>5</w:t>
      </w:r>
      <w:r w:rsidRPr="002E0469">
        <w:t xml:space="preserve">, April </w:t>
      </w:r>
      <w:r>
        <w:t xml:space="preserve">P. </w:t>
      </w:r>
      <w:r w:rsidRPr="002E0469">
        <w:t>Carson</w:t>
      </w:r>
      <w:r w:rsidRPr="002C4FE9">
        <w:rPr>
          <w:vertAlign w:val="superscript"/>
        </w:rPr>
        <w:t>6</w:t>
      </w:r>
      <w:r w:rsidRPr="002E0469">
        <w:t>, Bernhard Haring</w:t>
      </w:r>
      <w:r w:rsidRPr="002C4FE9">
        <w:rPr>
          <w:vertAlign w:val="superscript"/>
        </w:rPr>
        <w:t>7</w:t>
      </w:r>
      <w:r>
        <w:rPr>
          <w:vertAlign w:val="superscript"/>
        </w:rPr>
        <w:t>,8</w:t>
      </w:r>
      <w:r w:rsidRPr="002E0469">
        <w:t>, Braxton D. Mitchel</w:t>
      </w:r>
      <w:r>
        <w:t>l</w:t>
      </w:r>
      <w:r>
        <w:rPr>
          <w:rFonts w:cstheme="minorHAnsi"/>
          <w:vertAlign w:val="superscript"/>
        </w:rPr>
        <w:t>9</w:t>
      </w:r>
      <w:r w:rsidRPr="002E0469">
        <w:t xml:space="preserve">, Bruce </w:t>
      </w:r>
      <w:r>
        <w:t xml:space="preserve">M. </w:t>
      </w:r>
      <w:r w:rsidRPr="002E0469">
        <w:t>Psaty</w:t>
      </w:r>
      <w:r>
        <w:rPr>
          <w:vertAlign w:val="superscript"/>
        </w:rPr>
        <w:t>10</w:t>
      </w:r>
      <w:r w:rsidRPr="002C4FE9">
        <w:rPr>
          <w:vertAlign w:val="superscript"/>
        </w:rPr>
        <w:t>-1</w:t>
      </w:r>
      <w:r>
        <w:rPr>
          <w:vertAlign w:val="superscript"/>
        </w:rPr>
        <w:t>3</w:t>
      </w:r>
      <w:r w:rsidRPr="002E0469">
        <w:t>, Byron C. Jaeger</w:t>
      </w:r>
      <w:r w:rsidRPr="002C4FE9">
        <w:rPr>
          <w:vertAlign w:val="superscript"/>
        </w:rPr>
        <w:t>1</w:t>
      </w:r>
      <w:r>
        <w:rPr>
          <w:vertAlign w:val="superscript"/>
        </w:rPr>
        <w:t>4</w:t>
      </w:r>
      <w:r w:rsidRPr="002E0469">
        <w:t xml:space="preserve">, </w:t>
      </w:r>
      <w:r>
        <w:t xml:space="preserve">C </w:t>
      </w:r>
      <w:r w:rsidRPr="002E0469">
        <w:t>Charles Gu</w:t>
      </w:r>
      <w:r w:rsidRPr="002C4FE9">
        <w:rPr>
          <w:vertAlign w:val="superscript"/>
        </w:rPr>
        <w:t>1</w:t>
      </w:r>
      <w:r>
        <w:rPr>
          <w:vertAlign w:val="superscript"/>
        </w:rPr>
        <w:t>5</w:t>
      </w:r>
      <w:r w:rsidRPr="002E0469">
        <w:t>, Charles Kooperberg</w:t>
      </w:r>
      <w:r>
        <w:rPr>
          <w:vertAlign w:val="superscript"/>
        </w:rPr>
        <w:t>16</w:t>
      </w:r>
      <w:r w:rsidRPr="002E0469">
        <w:t>, Dan</w:t>
      </w:r>
      <w:r>
        <w:t>iel</w:t>
      </w:r>
      <w:r w:rsidRPr="002E0469">
        <w:t xml:space="preserve"> Levy</w:t>
      </w:r>
      <w:r>
        <w:rPr>
          <w:vertAlign w:val="superscript"/>
        </w:rPr>
        <w:t>17, 18</w:t>
      </w:r>
      <w:r w:rsidRPr="002E0469">
        <w:t>, Donald Lloyd-Jones</w:t>
      </w:r>
      <w:r>
        <w:rPr>
          <w:vertAlign w:val="superscript"/>
        </w:rPr>
        <w:t>19</w:t>
      </w:r>
      <w:r w:rsidRPr="002E0469">
        <w:t xml:space="preserve">, </w:t>
      </w:r>
      <w:proofErr w:type="spellStart"/>
      <w:r w:rsidRPr="002E0469">
        <w:t>Eunhee</w:t>
      </w:r>
      <w:proofErr w:type="spellEnd"/>
      <w:r w:rsidRPr="002E0469">
        <w:t xml:space="preserve"> Choi</w:t>
      </w:r>
      <w:r>
        <w:rPr>
          <w:vertAlign w:val="superscript"/>
        </w:rPr>
        <w:t>20</w:t>
      </w:r>
      <w:r w:rsidRPr="002E0469">
        <w:t>, Jen</w:t>
      </w:r>
      <w:r>
        <w:t>nifer A</w:t>
      </w:r>
      <w:r w:rsidRPr="002E0469">
        <w:t xml:space="preserve"> Brody</w:t>
      </w:r>
      <w:r>
        <w:rPr>
          <w:vertAlign w:val="superscript"/>
        </w:rPr>
        <w:t>10,12</w:t>
      </w:r>
      <w:r w:rsidRPr="002E0469">
        <w:t xml:space="preserve">, Jennifer </w:t>
      </w:r>
      <w:r>
        <w:t xml:space="preserve">A </w:t>
      </w:r>
      <w:r w:rsidRPr="002E0469">
        <w:t>Smith</w:t>
      </w:r>
      <w:r w:rsidRPr="002C4FE9">
        <w:rPr>
          <w:vertAlign w:val="superscript"/>
        </w:rPr>
        <w:t>2</w:t>
      </w:r>
      <w:r>
        <w:rPr>
          <w:vertAlign w:val="superscript"/>
        </w:rPr>
        <w:t>1</w:t>
      </w:r>
      <w:r w:rsidRPr="002C4FE9">
        <w:rPr>
          <w:vertAlign w:val="superscript"/>
        </w:rPr>
        <w:t>,2</w:t>
      </w:r>
      <w:r>
        <w:rPr>
          <w:vertAlign w:val="superscript"/>
        </w:rPr>
        <w:t>2</w:t>
      </w:r>
      <w:r w:rsidRPr="002E0469">
        <w:t>, Jerome I. Rotter</w:t>
      </w:r>
      <w:r w:rsidRPr="002C4FE9">
        <w:rPr>
          <w:vertAlign w:val="superscript"/>
        </w:rPr>
        <w:t>2</w:t>
      </w:r>
      <w:r>
        <w:rPr>
          <w:vertAlign w:val="superscript"/>
        </w:rPr>
        <w:t>3</w:t>
      </w:r>
      <w:r w:rsidRPr="002E0469">
        <w:t xml:space="preserve">, </w:t>
      </w:r>
      <w:r>
        <w:t>Matthew Moll</w:t>
      </w:r>
      <w:r>
        <w:rPr>
          <w:vertAlign w:val="superscript"/>
        </w:rPr>
        <w:t>1,2,24</w:t>
      </w:r>
      <w:r w:rsidRPr="002E0469">
        <w:t>, Myriam Fornage</w:t>
      </w:r>
      <w:r w:rsidRPr="007D62C8">
        <w:rPr>
          <w:vertAlign w:val="superscript"/>
        </w:rPr>
        <w:t>5,</w:t>
      </w:r>
      <w:r>
        <w:rPr>
          <w:vertAlign w:val="superscript"/>
        </w:rPr>
        <w:t>25</w:t>
      </w:r>
      <w:r w:rsidRPr="002E0469">
        <w:t>, Noah Simon</w:t>
      </w:r>
      <w:r>
        <w:rPr>
          <w:vertAlign w:val="superscript"/>
        </w:rPr>
        <w:t>26</w:t>
      </w:r>
      <w:r w:rsidRPr="002E0469">
        <w:t>, Peter Castaldi</w:t>
      </w:r>
      <w:r>
        <w:rPr>
          <w:vertAlign w:val="superscript"/>
        </w:rPr>
        <w:t>1,2</w:t>
      </w:r>
      <w:r w:rsidRPr="002E0469">
        <w:t>, Ramon Casanova</w:t>
      </w:r>
      <w:r>
        <w:rPr>
          <w:vertAlign w:val="superscript"/>
        </w:rPr>
        <w:t>14</w:t>
      </w:r>
      <w:r w:rsidRPr="002E0469">
        <w:t>, Ren-Hua Chung</w:t>
      </w:r>
      <w:r w:rsidRPr="002C4FE9">
        <w:rPr>
          <w:vertAlign w:val="superscript"/>
        </w:rPr>
        <w:t>27</w:t>
      </w:r>
      <w:r w:rsidRPr="002E0469">
        <w:t>, Robert Kaplan</w:t>
      </w:r>
      <w:ins w:id="2" w:author="Sofer, Tamar (HMFP - Cardiology)" w:date="2024-04-23T16:22:00Z">
        <w:r>
          <w:rPr>
            <w:vertAlign w:val="superscript"/>
          </w:rPr>
          <w:t>16</w:t>
        </w:r>
      </w:ins>
      <w:del w:id="3" w:author="Sofer, Tamar (HMFP - Cardiology)" w:date="2024-04-23T16:22:00Z">
        <w:r w:rsidDel="00232D4B">
          <w:rPr>
            <w:vertAlign w:val="superscript"/>
          </w:rPr>
          <w:delText>28</w:delText>
        </w:r>
      </w:del>
      <w:r>
        <w:rPr>
          <w:vertAlign w:val="superscript"/>
        </w:rPr>
        <w:t>,29</w:t>
      </w:r>
      <w:r w:rsidRPr="002E0469">
        <w:t>, Ruth J.F. Loos</w:t>
      </w:r>
      <w:r>
        <w:rPr>
          <w:vertAlign w:val="superscript"/>
        </w:rPr>
        <w:t>30,31</w:t>
      </w:r>
      <w:r w:rsidRPr="002E0469">
        <w:t xml:space="preserve">, Sharon </w:t>
      </w:r>
      <w:r>
        <w:t xml:space="preserve">L. R. </w:t>
      </w:r>
      <w:r w:rsidRPr="002E0469">
        <w:t>Kardia</w:t>
      </w:r>
      <w:r>
        <w:rPr>
          <w:vertAlign w:val="superscript"/>
        </w:rPr>
        <w:t>21</w:t>
      </w:r>
      <w:r w:rsidRPr="002E0469">
        <w:t>, Stephen S. Rich</w:t>
      </w:r>
      <w:r w:rsidRPr="002C4FE9">
        <w:rPr>
          <w:vertAlign w:val="superscript"/>
        </w:rPr>
        <w:t>3</w:t>
      </w:r>
      <w:r>
        <w:rPr>
          <w:vertAlign w:val="superscript"/>
        </w:rPr>
        <w:t>2</w:t>
      </w:r>
      <w:r w:rsidRPr="002E0469">
        <w:t xml:space="preserve">, Susan </w:t>
      </w:r>
      <w:r w:rsidRPr="00AC4CFC">
        <w:t>Redline</w:t>
      </w:r>
      <w:r>
        <w:rPr>
          <w:vertAlign w:val="superscript"/>
        </w:rPr>
        <w:t>2,33</w:t>
      </w:r>
      <w:r w:rsidRPr="002E0469">
        <w:t>, Tanika Kelly</w:t>
      </w:r>
      <w:r w:rsidRPr="002C4FE9">
        <w:rPr>
          <w:vertAlign w:val="superscript"/>
        </w:rPr>
        <w:t>3</w:t>
      </w:r>
      <w:r>
        <w:rPr>
          <w:vertAlign w:val="superscript"/>
        </w:rPr>
        <w:t>4</w:t>
      </w:r>
      <w:r w:rsidRPr="002E0469">
        <w:t>, Timothy O’Connor</w:t>
      </w:r>
      <w:r>
        <w:rPr>
          <w:vertAlign w:val="superscript"/>
        </w:rPr>
        <w:t>8</w:t>
      </w:r>
      <w:r w:rsidRPr="002E0469">
        <w:t>, Wei Zhao</w:t>
      </w:r>
      <w:r>
        <w:rPr>
          <w:vertAlign w:val="superscript"/>
        </w:rPr>
        <w:t>21,22</w:t>
      </w:r>
      <w:r>
        <w:t xml:space="preserve">, </w:t>
      </w:r>
      <w:r w:rsidRPr="002E0469">
        <w:t>Wonji Kim</w:t>
      </w:r>
      <w:r w:rsidRPr="002C4FE9">
        <w:rPr>
          <w:vertAlign w:val="superscript"/>
        </w:rPr>
        <w:t>3</w:t>
      </w:r>
      <w:r>
        <w:rPr>
          <w:vertAlign w:val="superscript"/>
        </w:rPr>
        <w:t>5</w:t>
      </w:r>
      <w:r w:rsidRPr="002E0469">
        <w:t>,</w:t>
      </w:r>
      <w:r>
        <w:t xml:space="preserve"> </w:t>
      </w:r>
      <w:r w:rsidRPr="002E0469">
        <w:t>Xiuqing Guo</w:t>
      </w:r>
      <w:r>
        <w:rPr>
          <w:vertAlign w:val="superscript"/>
        </w:rPr>
        <w:t>23</w:t>
      </w:r>
      <w:r w:rsidRPr="002E0469">
        <w:t>, Yii Der Ida Chen</w:t>
      </w:r>
      <w:r>
        <w:rPr>
          <w:vertAlign w:val="superscript"/>
        </w:rPr>
        <w:t>23</w:t>
      </w:r>
      <w:r w:rsidRPr="002E0469">
        <w:t xml:space="preserve">, </w:t>
      </w:r>
      <w:r w:rsidRPr="00D6319A">
        <w:t>the Trans-Omics in Precision Medicine Consortium,</w:t>
      </w:r>
      <w:r>
        <w:t xml:space="preserve"> </w:t>
      </w:r>
      <w:r w:rsidRPr="002E0469">
        <w:t>Tamar Sofer</w:t>
      </w:r>
      <w:r w:rsidRPr="002E0469">
        <w:rPr>
          <w:vertAlign w:val="superscript"/>
        </w:rPr>
        <w:t>1,2,3,</w:t>
      </w:r>
      <w:r>
        <w:rPr>
          <w:vertAlign w:val="superscript"/>
        </w:rPr>
        <w:t>4</w:t>
      </w:r>
      <w:r w:rsidRPr="002E0469">
        <w:rPr>
          <w:vertAlign w:val="superscript"/>
        </w:rPr>
        <w:t>,</w:t>
      </w:r>
      <w:r w:rsidRPr="002E0469">
        <w:t>*</w:t>
      </w:r>
    </w:p>
    <w:p w14:paraId="239DCD3D" w14:textId="77777777" w:rsidR="00B81D6C" w:rsidRDefault="00B81D6C" w:rsidP="00B81D6C"/>
    <w:p w14:paraId="77D75C66" w14:textId="77777777" w:rsidR="00B81D6C" w:rsidRPr="00D714B0" w:rsidRDefault="00B81D6C" w:rsidP="00B81D6C">
      <w:pPr>
        <w:spacing w:line="240" w:lineRule="auto"/>
      </w:pPr>
      <w:r w:rsidRPr="00D714B0">
        <w:rPr>
          <w:rStyle w:val="normaltextrun"/>
          <w:rFonts w:cstheme="minorHAnsi"/>
          <w:vertAlign w:val="superscript"/>
        </w:rPr>
        <w:t>1</w:t>
      </w:r>
      <w:r w:rsidRPr="00D714B0">
        <w:rPr>
          <w:rStyle w:val="normaltextrun"/>
          <w:rFonts w:cstheme="minorHAnsi"/>
        </w:rPr>
        <w:t>Department of Medicine, Brigham and Women’s Hospital, Boston, MA</w:t>
      </w:r>
      <w:r w:rsidRPr="00D714B0">
        <w:rPr>
          <w:rStyle w:val="eop"/>
          <w:rFonts w:cstheme="minorHAnsi"/>
        </w:rPr>
        <w:t> </w:t>
      </w:r>
    </w:p>
    <w:p w14:paraId="1C009A96" w14:textId="77777777" w:rsidR="00B81D6C" w:rsidRPr="00D714B0" w:rsidRDefault="00B81D6C" w:rsidP="00B81D6C">
      <w:pPr>
        <w:spacing w:line="240" w:lineRule="auto"/>
      </w:pPr>
      <w:r w:rsidRPr="00D714B0">
        <w:rPr>
          <w:rStyle w:val="normaltextrun"/>
          <w:rFonts w:cstheme="minorHAnsi"/>
          <w:vertAlign w:val="superscript"/>
        </w:rPr>
        <w:t>2</w:t>
      </w:r>
      <w:r w:rsidRPr="00D714B0">
        <w:rPr>
          <w:rStyle w:val="normaltextrun"/>
          <w:rFonts w:cstheme="minorHAnsi"/>
        </w:rPr>
        <w:t>Department of Medicine, Harvard Medical School, Boston, MA</w:t>
      </w:r>
      <w:r w:rsidRPr="00D714B0">
        <w:rPr>
          <w:rStyle w:val="eop"/>
          <w:rFonts w:cstheme="minorHAnsi"/>
        </w:rPr>
        <w:t> </w:t>
      </w:r>
    </w:p>
    <w:p w14:paraId="5E3724C3" w14:textId="77777777" w:rsidR="00B81D6C" w:rsidRPr="00D714B0" w:rsidRDefault="00B81D6C" w:rsidP="00B81D6C">
      <w:pPr>
        <w:spacing w:line="240" w:lineRule="auto"/>
        <w:rPr>
          <w:rStyle w:val="eop"/>
          <w:rFonts w:cstheme="minorHAnsi"/>
        </w:rPr>
      </w:pPr>
      <w:r w:rsidRPr="00D714B0">
        <w:rPr>
          <w:rStyle w:val="normaltextrun"/>
          <w:rFonts w:cstheme="minorHAnsi"/>
          <w:vertAlign w:val="superscript"/>
        </w:rPr>
        <w:t>3</w:t>
      </w:r>
      <w:r w:rsidRPr="00D714B0">
        <w:rPr>
          <w:rStyle w:val="normaltextrun"/>
          <w:rFonts w:cstheme="minorHAnsi"/>
        </w:rPr>
        <w:t>CardioVascular Institute (CVI), Beth Israel Deaconess Medical Center, Boston, MA </w:t>
      </w:r>
      <w:r w:rsidRPr="00D714B0">
        <w:rPr>
          <w:rStyle w:val="eop"/>
          <w:rFonts w:cstheme="minorHAnsi"/>
        </w:rPr>
        <w:t> </w:t>
      </w:r>
    </w:p>
    <w:p w14:paraId="048A367E" w14:textId="77777777" w:rsidR="00B81D6C" w:rsidRPr="00D714B0" w:rsidRDefault="00B81D6C" w:rsidP="00B81D6C">
      <w:pPr>
        <w:spacing w:line="240" w:lineRule="auto"/>
        <w:rPr>
          <w:rStyle w:val="eop"/>
          <w:rFonts w:cstheme="minorHAnsi"/>
        </w:rPr>
      </w:pPr>
      <w:r w:rsidRPr="00D6319A">
        <w:rPr>
          <w:rStyle w:val="eop"/>
          <w:rFonts w:cstheme="minorHAnsi"/>
          <w:vertAlign w:val="superscript"/>
        </w:rPr>
        <w:t>4</w:t>
      </w:r>
      <w:r>
        <w:rPr>
          <w:rStyle w:val="eop"/>
          <w:rFonts w:cstheme="minorHAnsi"/>
        </w:rPr>
        <w:t>Department of Biostatistics, Harvard T.H. Chan School of Public Health, Boston, MA</w:t>
      </w:r>
    </w:p>
    <w:p w14:paraId="45593798" w14:textId="77777777" w:rsidR="00B81D6C" w:rsidRPr="00D714B0" w:rsidRDefault="00B81D6C" w:rsidP="00B81D6C">
      <w:pPr>
        <w:spacing w:line="240" w:lineRule="auto"/>
      </w:pPr>
      <w:r w:rsidRPr="00D714B0">
        <w:rPr>
          <w:rStyle w:val="eop"/>
          <w:rFonts w:cstheme="minorHAnsi"/>
          <w:vertAlign w:val="superscript"/>
        </w:rPr>
        <w:t>5</w:t>
      </w:r>
      <w:r w:rsidRPr="001A2BCA">
        <w:rPr>
          <w:rFonts w:eastAsia="Times New Roman"/>
        </w:rPr>
        <w:t>Human Genetics Center, Department of Epidemiology, Human Genetics, and Environmental Sciences, School of Public Health, The University of Texas Health Science Center at Houston, Houston, TX, USA</w:t>
      </w:r>
    </w:p>
    <w:p w14:paraId="0AB6A86D" w14:textId="77777777" w:rsidR="00B81D6C" w:rsidRPr="00D714B0" w:rsidRDefault="00B81D6C" w:rsidP="00B81D6C">
      <w:pPr>
        <w:spacing w:line="240" w:lineRule="auto"/>
      </w:pPr>
      <w:r w:rsidRPr="00D714B0">
        <w:rPr>
          <w:vertAlign w:val="superscript"/>
        </w:rPr>
        <w:t>6</w:t>
      </w:r>
      <w:r>
        <w:rPr>
          <w:rFonts w:eastAsia="Times New Roman"/>
        </w:rPr>
        <w:t>Department of Medicine</w:t>
      </w:r>
      <w:r w:rsidRPr="001A2BCA">
        <w:rPr>
          <w:rFonts w:eastAsia="Times New Roman"/>
        </w:rPr>
        <w:t>, University of Mississippi Medical Center, Jackson, MS, USA</w:t>
      </w:r>
    </w:p>
    <w:p w14:paraId="1C6807C9" w14:textId="77777777" w:rsidR="00B81D6C" w:rsidRDefault="00B81D6C" w:rsidP="00B81D6C">
      <w:pPr>
        <w:spacing w:line="240" w:lineRule="auto"/>
        <w:rPr>
          <w:rFonts w:eastAsia="Times New Roman"/>
        </w:rPr>
      </w:pPr>
      <w:r w:rsidRPr="00D714B0">
        <w:rPr>
          <w:vertAlign w:val="superscript"/>
        </w:rPr>
        <w:t>7</w:t>
      </w:r>
      <w:r w:rsidRPr="001A2BCA">
        <w:rPr>
          <w:rFonts w:eastAsia="Times New Roman"/>
        </w:rPr>
        <w:t>Department of Epidemiology &amp; Population Health, Albert Einstein College of Medicine, Bronx, NY, USA</w:t>
      </w:r>
    </w:p>
    <w:p w14:paraId="5DFF679C" w14:textId="77777777" w:rsidR="00B81D6C" w:rsidRPr="00D714B0" w:rsidRDefault="00B81D6C" w:rsidP="00B81D6C">
      <w:pPr>
        <w:spacing w:line="240" w:lineRule="auto"/>
      </w:pPr>
      <w:r>
        <w:rPr>
          <w:vertAlign w:val="superscript"/>
        </w:rPr>
        <w:t>8</w:t>
      </w:r>
      <w:r w:rsidRPr="003E3BA8">
        <w:t>Department of Medicine III, Saarland University, Homburg, Saarland, Germany</w:t>
      </w:r>
    </w:p>
    <w:p w14:paraId="2A36B15A" w14:textId="77777777" w:rsidR="00B81D6C" w:rsidRPr="00D714B0" w:rsidRDefault="00B81D6C" w:rsidP="00B81D6C">
      <w:pPr>
        <w:spacing w:line="240" w:lineRule="auto"/>
      </w:pPr>
      <w:r>
        <w:rPr>
          <w:vertAlign w:val="superscript"/>
        </w:rPr>
        <w:t>9</w:t>
      </w:r>
      <w:r w:rsidRPr="001A2BCA">
        <w:rPr>
          <w:rFonts w:eastAsia="Times New Roman"/>
        </w:rPr>
        <w:t>Department of Medicine, University of Maryland School of Medicine, Baltimore, MD, USA</w:t>
      </w:r>
    </w:p>
    <w:p w14:paraId="0F3E8FD5" w14:textId="77777777" w:rsidR="00B81D6C" w:rsidRPr="00AE0910" w:rsidRDefault="00B81D6C" w:rsidP="00B81D6C">
      <w:pPr>
        <w:spacing w:line="240" w:lineRule="auto"/>
      </w:pPr>
      <w:r>
        <w:rPr>
          <w:vertAlign w:val="superscript"/>
        </w:rPr>
        <w:t>10</w:t>
      </w:r>
      <w:r w:rsidRPr="001A2BCA">
        <w:rPr>
          <w:rFonts w:eastAsia="Times New Roman"/>
        </w:rPr>
        <w:t>Department of Medicine, University of Washington, Seattle, WA, USA</w:t>
      </w:r>
    </w:p>
    <w:p w14:paraId="6E209274" w14:textId="77777777" w:rsidR="00B81D6C" w:rsidRPr="00AE0910" w:rsidRDefault="00B81D6C" w:rsidP="00B81D6C">
      <w:pPr>
        <w:spacing w:line="240" w:lineRule="auto"/>
      </w:pPr>
      <w:r w:rsidRPr="00D714B0">
        <w:rPr>
          <w:vertAlign w:val="superscript"/>
        </w:rPr>
        <w:lastRenderedPageBreak/>
        <w:t>1</w:t>
      </w:r>
      <w:r>
        <w:rPr>
          <w:vertAlign w:val="superscript"/>
        </w:rPr>
        <w:t>1</w:t>
      </w:r>
      <w:r w:rsidRPr="001A2BCA">
        <w:rPr>
          <w:rFonts w:eastAsia="Times New Roman"/>
        </w:rPr>
        <w:t>Department of Epidemiology, University of Washington, Seattle, WA, USA</w:t>
      </w:r>
    </w:p>
    <w:p w14:paraId="729F4F31" w14:textId="77777777" w:rsidR="00B81D6C" w:rsidRPr="00AE0910" w:rsidRDefault="00B81D6C" w:rsidP="00B81D6C">
      <w:pPr>
        <w:spacing w:line="240" w:lineRule="auto"/>
      </w:pPr>
      <w:r w:rsidRPr="00150472">
        <w:rPr>
          <w:vertAlign w:val="superscript"/>
        </w:rPr>
        <w:t>1</w:t>
      </w:r>
      <w:r>
        <w:rPr>
          <w:vertAlign w:val="superscript"/>
        </w:rPr>
        <w:t>2</w:t>
      </w:r>
      <w:r w:rsidRPr="001A2BCA">
        <w:rPr>
          <w:rFonts w:eastAsia="Times New Roman"/>
        </w:rPr>
        <w:t>Cardiovascular Health Research Unit, University of Washington, Seattle, WA, USA</w:t>
      </w:r>
    </w:p>
    <w:p w14:paraId="64AE0FF2" w14:textId="77777777" w:rsidR="00B81D6C" w:rsidRPr="00D714B0" w:rsidRDefault="00B81D6C" w:rsidP="00B81D6C">
      <w:pPr>
        <w:spacing w:line="240" w:lineRule="auto"/>
      </w:pPr>
      <w:r w:rsidRPr="00D714B0">
        <w:rPr>
          <w:vertAlign w:val="superscript"/>
        </w:rPr>
        <w:t>1</w:t>
      </w:r>
      <w:r>
        <w:rPr>
          <w:vertAlign w:val="superscript"/>
        </w:rPr>
        <w:t>3</w:t>
      </w:r>
      <w:r w:rsidRPr="001A2BCA">
        <w:rPr>
          <w:rFonts w:eastAsia="Times New Roman"/>
        </w:rPr>
        <w:t>Health Systems and Population Health, University of Washington, Seattle, WA, USA</w:t>
      </w:r>
    </w:p>
    <w:p w14:paraId="04A6AE94" w14:textId="77777777" w:rsidR="00B81D6C" w:rsidRDefault="00B81D6C" w:rsidP="00B81D6C">
      <w:pPr>
        <w:spacing w:line="240" w:lineRule="auto"/>
      </w:pPr>
      <w:r w:rsidRPr="001A2BCA">
        <w:rPr>
          <w:vertAlign w:val="superscript"/>
        </w:rPr>
        <w:t>1</w:t>
      </w:r>
      <w:r>
        <w:rPr>
          <w:vertAlign w:val="superscript"/>
        </w:rPr>
        <w:t>4</w:t>
      </w:r>
      <w:r w:rsidRPr="00D714B0">
        <w:t>Department of Biostatistics and Data Science, Wake Forest University</w:t>
      </w:r>
      <w:r>
        <w:t xml:space="preserve"> School of Medicine</w:t>
      </w:r>
      <w:r w:rsidRPr="00D714B0">
        <w:t>, Winston-Salem, NC, USA</w:t>
      </w:r>
    </w:p>
    <w:p w14:paraId="09841A51" w14:textId="77777777" w:rsidR="00B81D6C" w:rsidRDefault="00B81D6C" w:rsidP="00B81D6C">
      <w:pPr>
        <w:spacing w:line="240" w:lineRule="auto"/>
      </w:pPr>
      <w:r>
        <w:rPr>
          <w:vertAlign w:val="superscript"/>
        </w:rPr>
        <w:t>15</w:t>
      </w:r>
      <w:r w:rsidRPr="007D62C8">
        <w:t>The Center for Biostatistics and Data Science</w:t>
      </w:r>
      <w:r>
        <w:t>,</w:t>
      </w:r>
      <w:r w:rsidRPr="00055A24">
        <w:t xml:space="preserve"> Washington University, St. Louis, USA</w:t>
      </w:r>
    </w:p>
    <w:p w14:paraId="2BF251E5" w14:textId="77777777" w:rsidR="00B81D6C" w:rsidRDefault="00B81D6C" w:rsidP="00B81D6C">
      <w:pPr>
        <w:spacing w:line="240" w:lineRule="auto"/>
      </w:pPr>
      <w:r>
        <w:rPr>
          <w:vertAlign w:val="superscript"/>
        </w:rPr>
        <w:t>16</w:t>
      </w:r>
      <w:r w:rsidRPr="00A56478">
        <w:t>Division of Public Health Sciences, Fred Hutchinson Cancer Center, Seattle, WA, USA</w:t>
      </w:r>
    </w:p>
    <w:p w14:paraId="0A3C8813" w14:textId="77777777" w:rsidR="00B81D6C" w:rsidRPr="005E421F" w:rsidRDefault="00B81D6C" w:rsidP="00B81D6C">
      <w:pPr>
        <w:spacing w:line="240" w:lineRule="auto"/>
      </w:pPr>
      <w:r w:rsidRPr="005E421F">
        <w:rPr>
          <w:vertAlign w:val="superscript"/>
        </w:rPr>
        <w:t>1</w:t>
      </w:r>
      <w:r>
        <w:rPr>
          <w:vertAlign w:val="superscript"/>
        </w:rPr>
        <w:t>7</w:t>
      </w:r>
      <w:r w:rsidRPr="005E421F">
        <w:t>The Population Sciences Branch of the National Heart, Lung and Blood Institute, Bethesda, MD, USA</w:t>
      </w:r>
    </w:p>
    <w:p w14:paraId="4F3CF820" w14:textId="77777777" w:rsidR="00B81D6C" w:rsidRDefault="00B81D6C" w:rsidP="00B81D6C">
      <w:pPr>
        <w:spacing w:line="240" w:lineRule="auto"/>
      </w:pPr>
      <w:r w:rsidRPr="005E421F">
        <w:rPr>
          <w:vertAlign w:val="superscript"/>
        </w:rPr>
        <w:t>1</w:t>
      </w:r>
      <w:r>
        <w:rPr>
          <w:vertAlign w:val="superscript"/>
        </w:rPr>
        <w:t>8</w:t>
      </w:r>
      <w:r w:rsidRPr="005E421F">
        <w:t xml:space="preserve">The Framingham Heart Study, Framingham, MA, USA </w:t>
      </w:r>
    </w:p>
    <w:p w14:paraId="7107B871" w14:textId="77777777" w:rsidR="00B81D6C" w:rsidRDefault="00B81D6C" w:rsidP="00B81D6C">
      <w:pPr>
        <w:spacing w:line="240" w:lineRule="auto"/>
      </w:pPr>
      <w:r w:rsidRPr="005E421F">
        <w:rPr>
          <w:vertAlign w:val="superscript"/>
        </w:rPr>
        <w:t>1</w:t>
      </w:r>
      <w:r>
        <w:rPr>
          <w:vertAlign w:val="superscript"/>
        </w:rPr>
        <w:t>9</w:t>
      </w:r>
      <w:r w:rsidRPr="005E421F">
        <w:t>Department of Preventive Medicine, Northwestern University, Chicago, IL, USA</w:t>
      </w:r>
    </w:p>
    <w:p w14:paraId="503BB891" w14:textId="77777777" w:rsidR="00B81D6C" w:rsidRPr="007D62C8" w:rsidRDefault="00B81D6C" w:rsidP="00B81D6C">
      <w:pPr>
        <w:spacing w:line="240" w:lineRule="auto"/>
      </w:pPr>
      <w:r>
        <w:rPr>
          <w:vertAlign w:val="superscript"/>
        </w:rPr>
        <w:t>20</w:t>
      </w:r>
      <w:r w:rsidRPr="007D62C8">
        <w:t>Columbia Hypertension Laboratory, Department of Medicine, Columbia University Irving Medical Center, New York, NY, USA</w:t>
      </w:r>
    </w:p>
    <w:p w14:paraId="1E2473B6" w14:textId="77777777" w:rsidR="00B81D6C" w:rsidRDefault="00B81D6C" w:rsidP="00B81D6C">
      <w:pPr>
        <w:spacing w:line="240" w:lineRule="auto"/>
      </w:pPr>
      <w:r>
        <w:rPr>
          <w:vertAlign w:val="superscript"/>
        </w:rPr>
        <w:t>21</w:t>
      </w:r>
      <w:r w:rsidRPr="008B7EF5">
        <w:t xml:space="preserve">Department of Epidemiology, School of Public Health, University of Michigan, Ann Arbor, MI, </w:t>
      </w:r>
      <w:r>
        <w:t>USA</w:t>
      </w:r>
    </w:p>
    <w:p w14:paraId="7777C935" w14:textId="77777777" w:rsidR="00B81D6C" w:rsidRDefault="00B81D6C" w:rsidP="00B81D6C">
      <w:pPr>
        <w:spacing w:line="240" w:lineRule="auto"/>
      </w:pPr>
      <w:r>
        <w:rPr>
          <w:vertAlign w:val="superscript"/>
        </w:rPr>
        <w:t>22</w:t>
      </w:r>
      <w:r w:rsidRPr="008B7EF5">
        <w:t xml:space="preserve">Survey Research Center, Institute for Social Research, University of Michigan, Ann Arbor, MI, </w:t>
      </w:r>
      <w:r>
        <w:t>USA</w:t>
      </w:r>
    </w:p>
    <w:p w14:paraId="496EEA05" w14:textId="77777777" w:rsidR="00B81D6C" w:rsidRDefault="00B81D6C" w:rsidP="00B81D6C">
      <w:pPr>
        <w:spacing w:line="240" w:lineRule="auto"/>
      </w:pPr>
      <w:r>
        <w:rPr>
          <w:vertAlign w:val="superscript"/>
        </w:rPr>
        <w:t>23</w:t>
      </w:r>
      <w:r w:rsidRPr="005E421F">
        <w:t>The Institute for Translational Genomics and Population Sciences, Department of Pediatrics, The Lundquist Institute for Biomedical Innovation at Harbor-UCLA Medical Center, Torrance, CA, USA</w:t>
      </w:r>
    </w:p>
    <w:p w14:paraId="3F148DB8" w14:textId="77777777" w:rsidR="00B81D6C" w:rsidRPr="00EE6BED" w:rsidRDefault="00B81D6C" w:rsidP="00B81D6C">
      <w:pPr>
        <w:spacing w:line="240" w:lineRule="auto"/>
      </w:pPr>
      <w:r w:rsidRPr="007D62C8">
        <w:rPr>
          <w:vertAlign w:val="superscript"/>
        </w:rPr>
        <w:t>2</w:t>
      </w:r>
      <w:r>
        <w:rPr>
          <w:vertAlign w:val="superscript"/>
        </w:rPr>
        <w:t>4</w:t>
      </w:r>
      <w:r>
        <w:t>VA Boston Healthcare System, West Roxbury, MA, USA</w:t>
      </w:r>
    </w:p>
    <w:p w14:paraId="128DA5C3" w14:textId="77777777" w:rsidR="00B81D6C" w:rsidRPr="005E421F" w:rsidRDefault="00B81D6C" w:rsidP="00B81D6C">
      <w:pPr>
        <w:spacing w:line="240" w:lineRule="auto"/>
      </w:pPr>
      <w:r>
        <w:rPr>
          <w:vertAlign w:val="superscript"/>
        </w:rPr>
        <w:t>25</w:t>
      </w:r>
      <w:r w:rsidRPr="005E421F">
        <w:t>Brown Foundation Institute of Molecular Medicine, McGovern Medical School, University of Texas Health Science Center at Houston, Houston, TX, USA</w:t>
      </w:r>
    </w:p>
    <w:p w14:paraId="5F1CDC1D" w14:textId="77777777" w:rsidR="00B81D6C" w:rsidRDefault="00B81D6C" w:rsidP="00B81D6C">
      <w:pPr>
        <w:spacing w:line="240" w:lineRule="auto"/>
      </w:pPr>
      <w:r>
        <w:rPr>
          <w:vertAlign w:val="superscript"/>
        </w:rPr>
        <w:t>26</w:t>
      </w:r>
      <w:r>
        <w:t xml:space="preserve">Department of Biostatistics, School of Public Health, </w:t>
      </w:r>
      <w:r w:rsidRPr="00063BFE">
        <w:t>University of Washington</w:t>
      </w:r>
      <w:r>
        <w:t>,</w:t>
      </w:r>
      <w:r w:rsidRPr="00063BFE">
        <w:rPr>
          <w:rFonts w:ascii="Roboto" w:hAnsi="Roboto"/>
          <w:color w:val="202124"/>
          <w:sz w:val="21"/>
          <w:szCs w:val="21"/>
          <w:shd w:val="clear" w:color="auto" w:fill="FFFFFF"/>
        </w:rPr>
        <w:t xml:space="preserve"> </w:t>
      </w:r>
      <w:r w:rsidRPr="00063BFE">
        <w:t>Seattle, WA</w:t>
      </w:r>
    </w:p>
    <w:p w14:paraId="7135402A" w14:textId="77777777" w:rsidR="00B81D6C" w:rsidRPr="003D3B08" w:rsidRDefault="00B81D6C" w:rsidP="00B81D6C">
      <w:pPr>
        <w:spacing w:line="240" w:lineRule="auto"/>
        <w:rPr>
          <w:color w:val="202124"/>
          <w:shd w:val="clear" w:color="auto" w:fill="FFFFFF"/>
        </w:rPr>
      </w:pPr>
      <w:r>
        <w:rPr>
          <w:vertAlign w:val="superscript"/>
        </w:rPr>
        <w:t>27</w:t>
      </w:r>
      <w:r w:rsidRPr="00D6319A">
        <w:t xml:space="preserve">Division of Biostatistics and Bioinformatics, Institute of Population Health Sciences, National Health Research Institutes, </w:t>
      </w:r>
      <w:r w:rsidRPr="003D3B08">
        <w:rPr>
          <w:color w:val="202124"/>
          <w:shd w:val="clear" w:color="auto" w:fill="FFFFFF"/>
        </w:rPr>
        <w:t>Taipei City, Taiwan</w:t>
      </w:r>
    </w:p>
    <w:p w14:paraId="22EB8039" w14:textId="77777777" w:rsidR="00B81D6C" w:rsidRPr="005E421F" w:rsidDel="00246DFD" w:rsidRDefault="00B81D6C" w:rsidP="00B81D6C">
      <w:pPr>
        <w:spacing w:line="240" w:lineRule="auto"/>
        <w:rPr>
          <w:del w:id="4" w:author="Sofer, Tamar (HMFP - Cardiology)" w:date="2024-04-23T16:22:00Z"/>
        </w:rPr>
      </w:pPr>
      <w:del w:id="5" w:author="Sofer, Tamar (HMFP - Cardiology)" w:date="2024-04-23T16:22:00Z">
        <w:r w:rsidDel="00246DFD">
          <w:rPr>
            <w:vertAlign w:val="superscript"/>
          </w:rPr>
          <w:delText>28</w:delText>
        </w:r>
        <w:r w:rsidRPr="005E421F" w:rsidDel="00246DFD">
          <w:delText>Division of Public Health Sciences, Fred Hutchinson Cancer Research Center, Seattle, WA, USA</w:delText>
        </w:r>
      </w:del>
    </w:p>
    <w:p w14:paraId="3FA2D303" w14:textId="77777777" w:rsidR="00B81D6C" w:rsidRPr="005E421F" w:rsidRDefault="00B81D6C" w:rsidP="00B81D6C">
      <w:pPr>
        <w:spacing w:line="240" w:lineRule="auto"/>
      </w:pPr>
      <w:r>
        <w:rPr>
          <w:vertAlign w:val="superscript"/>
        </w:rPr>
        <w:t>29</w:t>
      </w:r>
      <w:r w:rsidRPr="005E421F">
        <w:t>Department of Epidemiology &amp; Population Health, Albert Einstein College of Medicine, Bronx, NY, USA</w:t>
      </w:r>
    </w:p>
    <w:p w14:paraId="6485FECB" w14:textId="77777777" w:rsidR="00B81D6C" w:rsidRPr="003D3B08" w:rsidRDefault="00B81D6C" w:rsidP="00B81D6C">
      <w:pPr>
        <w:spacing w:line="240" w:lineRule="auto"/>
      </w:pPr>
      <w:r>
        <w:rPr>
          <w:vertAlign w:val="superscript"/>
        </w:rPr>
        <w:t>30</w:t>
      </w:r>
      <w:r w:rsidRPr="003D3B08">
        <w:t>The Charles Bronfman Institute for Personalized Medicine, Icahn School of Medicine at Mount Sinai, New York, NY, USA</w:t>
      </w:r>
    </w:p>
    <w:p w14:paraId="038C9062" w14:textId="77777777" w:rsidR="00B81D6C" w:rsidRPr="002622B4" w:rsidRDefault="00B81D6C" w:rsidP="00B81D6C">
      <w:pPr>
        <w:spacing w:line="240" w:lineRule="auto"/>
        <w:rPr>
          <w:vertAlign w:val="superscript"/>
        </w:rPr>
      </w:pPr>
      <w:r>
        <w:rPr>
          <w:vertAlign w:val="superscript"/>
        </w:rPr>
        <w:t>31</w:t>
      </w:r>
      <w:r w:rsidRPr="007D62C8">
        <w:t>Novo Nordisk Foundation Center for Basic Metabolic Research, Faculty for Health and Medical Sciences, University of Copenhagen, Denmark, DK</w:t>
      </w:r>
    </w:p>
    <w:p w14:paraId="428BC2E3" w14:textId="77777777" w:rsidR="00B81D6C" w:rsidRDefault="00B81D6C" w:rsidP="00B81D6C">
      <w:pPr>
        <w:spacing w:line="240" w:lineRule="auto"/>
        <w:rPr>
          <w:rFonts w:ascii="Arial" w:hAnsi="Arial" w:cs="Arial"/>
          <w:sz w:val="27"/>
          <w:szCs w:val="27"/>
        </w:rPr>
      </w:pPr>
    </w:p>
    <w:p w14:paraId="06C05CA7" w14:textId="77777777" w:rsidR="00B81D6C" w:rsidRDefault="00B81D6C" w:rsidP="00B81D6C">
      <w:pPr>
        <w:spacing w:line="240" w:lineRule="auto"/>
      </w:pPr>
      <w:r>
        <w:rPr>
          <w:vertAlign w:val="superscript"/>
        </w:rPr>
        <w:t>32</w:t>
      </w:r>
      <w:r w:rsidRPr="005E421F">
        <w:t>Center for Public Health Genomics, University of Virginia School of Medicine, Charlottesville, VA, USA</w:t>
      </w:r>
    </w:p>
    <w:p w14:paraId="1CAF3282" w14:textId="77777777" w:rsidR="00B81D6C" w:rsidRDefault="00B81D6C" w:rsidP="00B81D6C">
      <w:pPr>
        <w:spacing w:line="240" w:lineRule="auto"/>
      </w:pPr>
      <w:r>
        <w:rPr>
          <w:vertAlign w:val="superscript"/>
        </w:rPr>
        <w:t>33</w:t>
      </w:r>
      <w:r w:rsidRPr="005E421F">
        <w:t>Division of Sleep and Circadian Disorders, Brigham and Women</w:t>
      </w:r>
      <w:r>
        <w:t>’</w:t>
      </w:r>
      <w:r w:rsidRPr="005E421F">
        <w:t xml:space="preserve">s Hospital, Boston, MA, USA </w:t>
      </w:r>
    </w:p>
    <w:p w14:paraId="083175C7" w14:textId="77777777" w:rsidR="00B81D6C" w:rsidRDefault="00B81D6C" w:rsidP="00B81D6C">
      <w:pPr>
        <w:spacing w:line="240" w:lineRule="auto"/>
      </w:pPr>
      <w:r>
        <w:rPr>
          <w:vertAlign w:val="superscript"/>
        </w:rPr>
        <w:t>34</w:t>
      </w:r>
      <w:r w:rsidRPr="005E421F">
        <w:t>Department of Epidemiology, Tulane University School of Public Health and Tropical Medicine, New Orleans, LA, USA</w:t>
      </w:r>
    </w:p>
    <w:p w14:paraId="6C8010E2" w14:textId="77777777" w:rsidR="00B81D6C" w:rsidRDefault="00B81D6C" w:rsidP="00B81D6C">
      <w:pPr>
        <w:spacing w:line="240" w:lineRule="auto"/>
      </w:pPr>
      <w:r>
        <w:rPr>
          <w:vertAlign w:val="superscript"/>
        </w:rPr>
        <w:t>35</w:t>
      </w:r>
      <w:r w:rsidRPr="003D3B08">
        <w:t>Channing Division of Network Medicine</w:t>
      </w:r>
      <w:r>
        <w:t>, Department of Medicine, Brigham and Women’s Hospital</w:t>
      </w:r>
    </w:p>
    <w:p w14:paraId="081493C8" w14:textId="77777777" w:rsidR="00B81D6C" w:rsidRDefault="00B81D6C" w:rsidP="00B81D6C">
      <w:pPr>
        <w:pStyle w:val="paragraph"/>
        <w:spacing w:before="0" w:beforeAutospacing="0" w:after="0" w:afterAutospacing="0" w:line="360" w:lineRule="auto"/>
        <w:textAlignment w:val="baseline"/>
      </w:pPr>
    </w:p>
    <w:p w14:paraId="187625DE" w14:textId="77777777" w:rsidR="00B81D6C" w:rsidRPr="00E62CA7" w:rsidRDefault="00B81D6C" w:rsidP="00B81D6C">
      <w:pPr>
        <w:rPr>
          <w:rFonts w:cstheme="minorHAnsi"/>
        </w:rPr>
      </w:pPr>
      <w:r w:rsidRPr="00E62CA7">
        <w:rPr>
          <w:rFonts w:cstheme="minorHAnsi" w:hint="eastAsia"/>
          <w:vertAlign w:val="superscript"/>
        </w:rPr>
        <w:t>†</w:t>
      </w:r>
      <w:r w:rsidRPr="00E62CA7">
        <w:rPr>
          <w:rFonts w:cstheme="minorHAnsi"/>
        </w:rPr>
        <w:t>These authors equally contributed to the work.</w:t>
      </w:r>
    </w:p>
    <w:p w14:paraId="079770B2" w14:textId="77777777" w:rsidR="00B81D6C" w:rsidRPr="00250F39" w:rsidRDefault="00B81D6C" w:rsidP="00B81D6C">
      <w:pPr>
        <w:spacing w:line="240" w:lineRule="auto"/>
        <w:rPr>
          <w:rFonts w:cstheme="minorHAnsi"/>
        </w:rPr>
      </w:pPr>
      <w:r w:rsidRPr="00250F39">
        <w:rPr>
          <w:rFonts w:cstheme="minorHAnsi"/>
        </w:rPr>
        <w:t xml:space="preserve">*Correspondence: </w:t>
      </w:r>
    </w:p>
    <w:p w14:paraId="57CB153C" w14:textId="77777777" w:rsidR="00B81D6C" w:rsidRPr="00250F39" w:rsidRDefault="00B81D6C" w:rsidP="00B81D6C">
      <w:pPr>
        <w:spacing w:line="240" w:lineRule="auto"/>
        <w:rPr>
          <w:rFonts w:cstheme="minorHAnsi"/>
        </w:rPr>
      </w:pPr>
      <w:r w:rsidRPr="00250F39">
        <w:rPr>
          <w:rFonts w:cstheme="minorHAnsi"/>
        </w:rPr>
        <w:t>Tamar Sofer</w:t>
      </w:r>
    </w:p>
    <w:p w14:paraId="24FA7DF5" w14:textId="77777777" w:rsidR="00B81D6C" w:rsidRPr="00250F39" w:rsidRDefault="00000000" w:rsidP="00B81D6C">
      <w:pPr>
        <w:spacing w:line="240" w:lineRule="auto"/>
        <w:rPr>
          <w:rFonts w:cstheme="minorHAnsi"/>
        </w:rPr>
      </w:pPr>
      <w:hyperlink r:id="rId8" w:history="1">
        <w:r w:rsidR="00B81D6C" w:rsidRPr="00250F39">
          <w:rPr>
            <w:rStyle w:val="Hyperlink"/>
            <w:rFonts w:cstheme="minorHAnsi"/>
          </w:rPr>
          <w:t>tsofer@bidmc.harvard.edu</w:t>
        </w:r>
      </w:hyperlink>
    </w:p>
    <w:p w14:paraId="38BEEDB5" w14:textId="77777777" w:rsidR="00B81D6C" w:rsidRPr="00250F39" w:rsidRDefault="00B81D6C" w:rsidP="00B81D6C">
      <w:pPr>
        <w:spacing w:line="240" w:lineRule="auto"/>
        <w:rPr>
          <w:rFonts w:cstheme="minorHAnsi"/>
        </w:rPr>
      </w:pPr>
      <w:r w:rsidRPr="00250F39">
        <w:rPr>
          <w:rFonts w:cstheme="minorHAnsi"/>
        </w:rPr>
        <w:t>Center for Life Sciences CLS-934</w:t>
      </w:r>
    </w:p>
    <w:p w14:paraId="0FB1FA18" w14:textId="77777777" w:rsidR="00B81D6C" w:rsidRPr="00250F39" w:rsidRDefault="00B81D6C" w:rsidP="00B81D6C">
      <w:pPr>
        <w:spacing w:line="240" w:lineRule="auto"/>
        <w:rPr>
          <w:rFonts w:cstheme="minorHAnsi"/>
        </w:rPr>
      </w:pPr>
      <w:r w:rsidRPr="00250F39">
        <w:rPr>
          <w:rFonts w:cstheme="minorHAnsi"/>
        </w:rPr>
        <w:t xml:space="preserve">3 </w:t>
      </w:r>
      <w:proofErr w:type="spellStart"/>
      <w:r w:rsidRPr="00250F39">
        <w:rPr>
          <w:rFonts w:cstheme="minorHAnsi"/>
        </w:rPr>
        <w:t>Blackfan</w:t>
      </w:r>
      <w:proofErr w:type="spellEnd"/>
      <w:r w:rsidRPr="00250F39">
        <w:rPr>
          <w:rFonts w:cstheme="minorHAnsi"/>
        </w:rPr>
        <w:t xml:space="preserve"> St.</w:t>
      </w:r>
    </w:p>
    <w:p w14:paraId="39D42D2E" w14:textId="77777777" w:rsidR="00B81D6C" w:rsidRDefault="00B81D6C" w:rsidP="00B81D6C">
      <w:pPr>
        <w:spacing w:line="240" w:lineRule="auto"/>
        <w:rPr>
          <w:rFonts w:cstheme="minorHAnsi"/>
        </w:rPr>
      </w:pPr>
      <w:r w:rsidRPr="00250F39">
        <w:rPr>
          <w:rFonts w:cstheme="minorHAnsi"/>
        </w:rPr>
        <w:t>Boston, MA 02115</w:t>
      </w:r>
    </w:p>
    <w:p w14:paraId="1BD61BF9" w14:textId="77777777" w:rsidR="00B81D6C" w:rsidRPr="00250F39" w:rsidRDefault="00B81D6C" w:rsidP="00B81D6C">
      <w:pPr>
        <w:spacing w:line="240" w:lineRule="auto"/>
        <w:rPr>
          <w:rFonts w:cstheme="minorHAnsi"/>
        </w:rPr>
      </w:pPr>
    </w:p>
    <w:p w14:paraId="7FFBE643" w14:textId="77777777" w:rsidR="00B81D6C" w:rsidRDefault="00B81D6C" w:rsidP="00B81D6C">
      <w:pPr>
        <w:pStyle w:val="Heading1"/>
      </w:pPr>
      <w:r>
        <w:t>Abstract</w:t>
      </w:r>
    </w:p>
    <w:p w14:paraId="7DBD8B20" w14:textId="043B309D" w:rsidR="00B81D6C" w:rsidRDefault="00B81D6C" w:rsidP="00B81D6C">
      <w:r>
        <w:t xml:space="preserve">We construct non-linear machine learning (ML) prediction models for systolic and diastolic blood pressure (SBP, DBP) using demographic and clinical variables and polygenic risk scores (PRSs).  We developed a two-model ensemble, consisting of a baseline model, where prediction is based on demographic and clinical variables only, and a genetic model, where we also include PRSs. We evaluate the use of a linear versus a non-linear model at both the baseline and the genetic model levels and assess the improvement in performance when incorporating multiple PRSs. We report the ensemble model’s performance as percentage variance explained (PVE) on a held-out test dataset. A non-linear baseline model improved the PVEs from 28.1% to 30.1% </w:t>
      </w:r>
      <w:r>
        <w:lastRenderedPageBreak/>
        <w:t>(SBP) and 14.3% to 17.4% (DBP) compared with a linear baseline model. Including seven PRSs in the genetic model computed based on the largest available GWAS of SBP/DBP improved the genetic model PVE from 4.8% to 5.1% (SBP) and 4.7% to 5% (DBP) compared to using a single PRS. Adding additional 14 PRSs computed based on two independent GWASs further increased the genetic model PVE to 6.3% (SBP) and 5.7% (DBP). PVE differed across self-reported race/ethnicity groups, with primarily all non-White groups benefitting from the inclusion of additional PRSs.</w:t>
      </w:r>
      <w:ins w:id="6" w:author="Sofer, Tamar (HMFP - Cardiology)" w:date="2024-04-23T16:37:00Z">
        <w:r>
          <w:t xml:space="preserve"> </w:t>
        </w:r>
      </w:ins>
      <w:ins w:id="7" w:author="Sofer, Tamar (HMFP - Cardiology)" w:date="2024-04-26T15:15:00Z">
        <w:r w:rsidR="00BD4089">
          <w:t>In summary, n</w:t>
        </w:r>
      </w:ins>
      <w:ins w:id="8" w:author="Sofer, Tamar (HMFP - Cardiology)" w:date="2024-04-26T15:04:00Z">
        <w:r w:rsidR="00110D0B">
          <w:t xml:space="preserve">on-linear ML models </w:t>
        </w:r>
      </w:ins>
      <w:ins w:id="9" w:author="Sofer, Tamar (HMFP - Cardiology)" w:date="2024-04-26T15:14:00Z">
        <w:r w:rsidR="005A46D8">
          <w:t>improve</w:t>
        </w:r>
        <w:del w:id="10" w:author="Byron C Jaeger" w:date="2024-05-02T13:33:00Z">
          <w:r w:rsidR="005A46D8" w:rsidDel="00306CE7">
            <w:delText>s</w:delText>
          </w:r>
        </w:del>
        <w:r w:rsidR="005A46D8">
          <w:t xml:space="preserve"> </w:t>
        </w:r>
        <w:r w:rsidR="001D7978">
          <w:t xml:space="preserve">BP </w:t>
        </w:r>
        <w:r w:rsidR="005A46D8">
          <w:t xml:space="preserve">prediction </w:t>
        </w:r>
      </w:ins>
      <w:ins w:id="11" w:author="Sofer, Tamar (HMFP - Cardiology)" w:date="2024-04-26T15:15:00Z">
        <w:del w:id="12" w:author="Byron C Jaeger" w:date="2024-05-02T13:33:00Z">
          <w:r w:rsidR="00BE339C" w:rsidDel="00306CE7">
            <w:delText>in models incorporating</w:delText>
          </w:r>
        </w:del>
      </w:ins>
      <w:ins w:id="13" w:author="Byron C Jaeger" w:date="2024-05-02T13:33:00Z">
        <w:r w:rsidR="00306CE7">
          <w:t>among</w:t>
        </w:r>
      </w:ins>
      <w:ins w:id="14" w:author="Sofer, Tamar (HMFP - Cardiology)" w:date="2024-04-26T15:14:00Z">
        <w:r w:rsidR="001D7978">
          <w:t xml:space="preserve"> diverse populations</w:t>
        </w:r>
      </w:ins>
      <w:ins w:id="15" w:author="Sofer, Tamar (HMFP - Cardiology)" w:date="2024-04-26T15:15:00Z">
        <w:r w:rsidR="00102936">
          <w:t>.</w:t>
        </w:r>
      </w:ins>
    </w:p>
    <w:p w14:paraId="6B8F5551" w14:textId="77777777" w:rsidR="00B81D6C" w:rsidRDefault="00B81D6C" w:rsidP="00B81D6C"/>
    <w:p w14:paraId="74C8E6A7" w14:textId="77777777" w:rsidR="00B81D6C" w:rsidRDefault="00B81D6C" w:rsidP="00B81D6C"/>
    <w:p w14:paraId="5A4599F7" w14:textId="77777777" w:rsidR="00B81D6C" w:rsidRPr="00684D13" w:rsidRDefault="00B81D6C" w:rsidP="00B81D6C">
      <w:pPr>
        <w:pStyle w:val="Heading1"/>
      </w:pPr>
      <w:r>
        <w:t>Introduction</w:t>
      </w:r>
    </w:p>
    <w:p w14:paraId="3B3077F7" w14:textId="77777777" w:rsidR="00B81D6C" w:rsidRDefault="00B81D6C" w:rsidP="00B81D6C">
      <w:r>
        <w:t xml:space="preserve">Polygenic (risk) scores (PRSs) summarize information from many genetic variants across the genome. </w:t>
      </w:r>
      <w:bookmarkStart w:id="16" w:name="OLE_LINK1"/>
      <w:r>
        <w:t xml:space="preserve">PRSs are being increasingly developed for risk prediction and for quantifying the inherited predisposition for a given trait or condition. </w:t>
      </w:r>
      <w:bookmarkEnd w:id="16"/>
      <w:r>
        <w:t xml:space="preserve">The number/dosage of associated alleles, typically weighted according to effect size estimates from a genome-wide association study (GWAS) for a given phenotype, are summed to produce a PRS for an individual </w:t>
      </w:r>
      <w:r>
        <w:fldChar w:fldCharType="begin"/>
      </w:r>
      <w:r>
        <w:instrText xml:space="preserve"> ADDIN EN.CITE &lt;EndNote&gt;&lt;Cite&gt;&lt;Author&gt;Torkamani&lt;/Author&gt;&lt;Year&gt;2018&lt;/Year&gt;&lt;RecNum&gt;507&lt;/RecNum&gt;&lt;DisplayText&gt;[1]&lt;/DisplayText&gt;&lt;record&gt;&lt;rec-number&gt;507&lt;/rec-number&gt;&lt;foreign-keys&gt;&lt;key app="EN" db-id="rxa2dzrzj0zsv2evdvhv05x5a9dsvetwwsre" timestamp="1588076317"&gt;507&lt;/key&gt;&lt;/foreign-keys&gt;&lt;ref-type name="Journal Article"&gt;17&lt;/ref-type&gt;&lt;contributors&gt;&lt;authors&gt;&lt;author&gt;Torkamani, A.&lt;/author&gt;&lt;author&gt;Wineinger, N. E.&lt;/author&gt;&lt;author&gt;Topol, E. J.&lt;/author&gt;&lt;/authors&gt;&lt;/contributors&gt;&lt;auth-address&gt;The Scripps Translational Science Institute, The Scripps Research Institute, La Jolla, CA, USA. atorkama@scripps.edu.&amp;#xD;Department of Integrative Structural and Computational Biology, The Scripps Research Institute, La Jolla, CA, USA. atorkama@scripps.edu.&amp;#xD;The Scripps Translational Science Institute, The Scripps Research Institute, La Jolla, CA, USA.&amp;#xD;Department of Integrative Structural and Computational Biology, The Scripps Research Institute, La Jolla, CA, USA.&amp;#xD;Department of Molecular Medicine, The Scripps Research Institute, La Jolla, CA, USA.&lt;/auth-address&gt;&lt;titles&gt;&lt;title&gt;The personal and clinical utility of polygenic risk scores&lt;/title&gt;&lt;secondary-title&gt;Nat Rev Genet&lt;/secondary-title&gt;&lt;/titles&gt;&lt;periodical&gt;&lt;full-title&gt;Nat Rev Genet&lt;/full-title&gt;&lt;/periodical&gt;&lt;pages&gt;581-590&lt;/pages&gt;&lt;volume&gt;19&lt;/volume&gt;&lt;number&gt;9&lt;/number&gt;&lt;edition&gt;2018/05/24&lt;/edition&gt;&lt;keywords&gt;&lt;keyword&gt;*Genetic Predisposition to Disease&lt;/keyword&gt;&lt;keyword&gt;Genetic Testing/*methods&lt;/keyword&gt;&lt;keyword&gt;*Genome-Wide Association Study&lt;/keyword&gt;&lt;keyword&gt;Humans&lt;/keyword&gt;&lt;keyword&gt;*Multifactorial Inheritance&lt;/keyword&gt;&lt;keyword&gt;Precision Medicine/methods&lt;/keyword&gt;&lt;keyword&gt;Risk Factors&lt;/keyword&gt;&lt;/keywords&gt;&lt;dates&gt;&lt;year&gt;2018&lt;/year&gt;&lt;pub-dates&gt;&lt;date&gt;Sep&lt;/date&gt;&lt;/pub-dates&gt;&lt;/dates&gt;&lt;isbn&gt;1471-0064 (Electronic)&amp;#xD;1471-0056 (Linking)&lt;/isbn&gt;&lt;accession-num&gt;29789686&lt;/accession-num&gt;&lt;urls&gt;&lt;related-urls&gt;&lt;url&gt;https://www.ncbi.nlm.nih.gov/pubmed/29789686&lt;/url&gt;&lt;/related-urls&gt;&lt;/urls&gt;&lt;electronic-resource-num&gt;10.1038/s41576-018-0018-x&lt;/electronic-resource-num&gt;&lt;/record&gt;&lt;/Cite&gt;&lt;/EndNote&gt;</w:instrText>
      </w:r>
      <w:r>
        <w:fldChar w:fldCharType="separate"/>
      </w:r>
      <w:r>
        <w:rPr>
          <w:noProof/>
        </w:rPr>
        <w:t>[1]</w:t>
      </w:r>
      <w:r>
        <w:fldChar w:fldCharType="end"/>
      </w:r>
      <w:r>
        <w:t xml:space="preserve">. Commonly, PRS studies involve testing for the association between a PRS and a trait in the target data and estimating its effect. However, PRSs rely on linear relationship between allele counts and the outcome </w:t>
      </w:r>
      <w:r>
        <w:fldChar w:fldCharType="begin">
          <w:fldData xml:space="preserve">PEVuZE5vdGU+PENpdGU+PEF1dGhvcj5DaG9pPC9BdXRob3I+PFllYXI+MjAyMDwvWWVhcj48UmVj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</w:fldData>
        </w:fldChar>
      </w:r>
      <w:r>
        <w:instrText xml:space="preserve"> ADDIN EN.CITE </w:instrText>
      </w:r>
      <w:r>
        <w:fldChar w:fldCharType="begin">
          <w:fldData xml:space="preserve">PEVuZE5vdGU+PENpdGU+PEF1dGhvcj5DaG9pPC9BdXRob3I+PFllYXI+MjAyMDwvWWVhcj48UmVj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</w:fldData>
        </w:fldChar>
      </w:r>
      <w:r>
        <w:instrText xml:space="preserve"> ADDIN EN.CITE.DATA </w:instrText>
      </w:r>
      <w:r>
        <w:fldChar w:fldCharType="end"/>
      </w:r>
      <w:r>
        <w:fldChar w:fldCharType="separate"/>
      </w:r>
      <w:r>
        <w:rPr>
          <w:noProof/>
        </w:rPr>
        <w:t>[2]</w:t>
      </w:r>
      <w:r>
        <w:fldChar w:fldCharType="end"/>
      </w:r>
      <w:r>
        <w:t xml:space="preserve">  and do not account for potential interactions between SNPs </w:t>
      </w:r>
      <w:r>
        <w:fldChar w:fldCharType="begin"/>
      </w:r>
      <w:r>
        <w:instrText xml:space="preserve"> ADDIN EN.CITE &lt;EndNote&gt;&lt;Cite&gt;&lt;Author&gt;Ho&lt;/Author&gt;&lt;Year&gt;2019&lt;/Year&gt;&lt;RecNum&gt;0&lt;/RecNum&gt;&lt;IDText&gt;Machine Learning SNP Based Prediction for Precision Medicine&lt;/IDText&gt;&lt;DisplayText&gt;[3]&lt;/DisplayText&gt;&lt;record&gt;&lt;dates&gt;&lt;pub-dates&gt;&lt;date&gt;2019-March-27&lt;/date&gt;&lt;/pub-dates&gt;&lt;year&gt;2019&lt;/year&gt;&lt;/dates&gt;&lt;keywords&gt;&lt;keyword&gt;machine learning,Polygenic risk score,precision medicine,genetic disease risk prediction,personalized medicine,complex disease risk&lt;/keyword&gt;&lt;/keywords&gt;&lt;urls&gt;&lt;related-urls&gt;&lt;url&gt;https://www.frontiersin.org/articles/10.3389/fgene.2019.00267&lt;/url&gt;&lt;/related-urls&gt;&lt;/urls&gt;&lt;isbn&gt;1664-8021&lt;/isbn&gt;&lt;work-type&gt;Review&lt;/work-type&gt;&lt;titles&gt;&lt;title&gt;Machine Learning SNP Based Prediction for Precision Medicine&lt;/title&gt;&lt;secondary-title&gt;Frontiers in Genetics&lt;/secondary-title&gt;&lt;short-title&gt;Genetic Risk Prediction Modelling&lt;/short-title&gt;&lt;/titles&gt;&lt;contributors&gt;&lt;authors&gt;&lt;author&gt;Ho,Daniel Sik Wai&lt;/author&gt;&lt;author&gt;Schierding,William&lt;/author&gt;&lt;author&gt;Wake,Melissa&lt;/author&gt;&lt;author&gt;Saffery,Richard&lt;/author&gt;&lt;author&gt;O’Sullivan,Justin&lt;/author&gt;&lt;/authors&gt;&lt;/contributors&gt;&lt;language&gt;English&lt;/language&gt;&lt;added-date format="utc"&gt;1687525280&lt;/added-date&gt;&lt;ref-type name="Journal Article"&gt;17&lt;/ref-type&gt;&lt;rec-number&gt;15&lt;/rec-number&gt;&lt;last-updated-date format="utc"&gt;1687525280&lt;/last-updated-date&gt;&lt;electronic-resource-num&gt;10.3389/fgene.2019.00267&lt;/electronic-resource-num&gt;&lt;volume&gt;10&lt;/volume&gt;&lt;/record&gt;&lt;/Cite&gt;&lt;/EndNote&gt;</w:instrText>
      </w:r>
      <w:r>
        <w:fldChar w:fldCharType="separate"/>
      </w:r>
      <w:r>
        <w:rPr>
          <w:noProof/>
        </w:rPr>
        <w:t>[3]</w:t>
      </w:r>
      <w:r>
        <w:fldChar w:fldCharType="end"/>
      </w:r>
      <w:r>
        <w:t xml:space="preserve"> and non-linear associations between genetic variants and the outcome of interest. Linear prediction models that rely on standard PRS therefore usually only explain a fraction of observed genetic variance. </w:t>
      </w:r>
      <w:r>
        <w:lastRenderedPageBreak/>
        <w:t xml:space="preserve">Recently, we developed a non-linear machine learning (ML) model that incorporated both individual SNPs and a PRS for predicting predisposition to a certain trait. We showed that it improves Percent Variance Explained (PVE) in an independent test dataset over the standard approach, in which a single PRS is incorporated into a linear prediction model, in a dataset comprising diverse individuals from multiple self-reported race/ethnic groups </w:t>
      </w:r>
      <w:r>
        <w:fldChar w:fldCharType="begin">
          <w:fldData xml:space="preserve">PEVuZE5vdGU+PENpdGU+PEF1dGhvcj5FbGdhcnQ8L0F1dGhvcj48WWVhcj4yMDIyPC9ZZWFyPjxS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=
</w:fldData>
        </w:fldChar>
      </w:r>
      <w:r>
        <w:instrText xml:space="preserve"> ADDIN EN.CITE </w:instrText>
      </w:r>
      <w:r>
        <w:fldChar w:fldCharType="begin">
          <w:fldData xml:space="preserve">PEVuZE5vdGU+PENpdGU+PEF1dGhvcj5FbGdhcnQ8L0F1dGhvcj48WWVhcj4yMDIyPC9ZZWFyPjxS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=
</w:fldData>
        </w:fldChar>
      </w:r>
      <w:r>
        <w:instrText xml:space="preserve"> ADDIN EN.CITE.DATA </w:instrText>
      </w:r>
      <w:r>
        <w:fldChar w:fldCharType="end"/>
      </w:r>
      <w:r>
        <w:fldChar w:fldCharType="separate"/>
      </w:r>
      <w:r>
        <w:rPr>
          <w:noProof/>
        </w:rPr>
        <w:t>[4]</w:t>
      </w:r>
      <w:r>
        <w:fldChar w:fldCharType="end"/>
      </w:r>
      <w:r>
        <w:t xml:space="preserve">. However, due to their potential large number, inclusion of individual SNPs may </w:t>
      </w:r>
      <w:r w:rsidRPr="00D04289">
        <w:rPr>
          <w:color w:val="000000" w:themeColor="text1"/>
        </w:rPr>
        <w:t xml:space="preserve">lead to </w:t>
      </w:r>
      <w:r>
        <w:rPr>
          <w:color w:val="000000" w:themeColor="text1"/>
        </w:rPr>
        <w:t xml:space="preserve">both high computational burden and to </w:t>
      </w:r>
      <w:r w:rsidRPr="00D04289">
        <w:rPr>
          <w:color w:val="000000" w:themeColor="text1"/>
        </w:rPr>
        <w:t xml:space="preserve">model overfitting to the </w:t>
      </w:r>
      <w:r w:rsidRPr="004E2340">
        <w:rPr>
          <w:color w:val="000000" w:themeColor="text1"/>
        </w:rPr>
        <w:t>training</w:t>
      </w:r>
      <w:r w:rsidRPr="00D04289">
        <w:rPr>
          <w:color w:val="000000" w:themeColor="text1"/>
        </w:rPr>
        <w:t xml:space="preserve"> dataset, where a model performs poorly on a new dataset</w:t>
      </w:r>
      <w:r>
        <w:rPr>
          <w:color w:val="000000" w:themeColor="text1"/>
        </w:rPr>
        <w:t xml:space="preserve"> (i.e., data that were not used in the training dataset)</w:t>
      </w:r>
      <w:r w:rsidRPr="00D04289">
        <w:rPr>
          <w:color w:val="000000" w:themeColor="text1"/>
        </w:rPr>
        <w:t xml:space="preserve">. </w:t>
      </w:r>
      <w:r w:rsidRPr="00D04289">
        <w:rPr>
          <w:rFonts w:ascii="Calibri" w:eastAsia="Calibri" w:hAnsi="Calibri" w:cs="Calibri"/>
          <w:color w:val="000000" w:themeColor="text1"/>
        </w:rPr>
        <w:t>While feature selection tools may be applied to reduce the number of SNPs, e.g., using</w:t>
      </w:r>
      <w:r w:rsidRPr="00D04289">
        <w:rPr>
          <w:color w:val="000000" w:themeColor="text1"/>
        </w:rPr>
        <w:t xml:space="preserve"> </w:t>
      </w:r>
      <w:r>
        <w:rPr>
          <w:color w:val="000000" w:themeColor="text1"/>
        </w:rPr>
        <w:t>least absolute shrinkage and selection operator (</w:t>
      </w:r>
      <w:r w:rsidRPr="00D04289">
        <w:rPr>
          <w:color w:val="000000" w:themeColor="text1"/>
        </w:rPr>
        <w:t>LASSO</w:t>
      </w:r>
      <w:r>
        <w:rPr>
          <w:color w:val="000000" w:themeColor="text1"/>
        </w:rPr>
        <w:t xml:space="preserve"> </w:t>
      </w:r>
      <w:r>
        <w:rPr>
          <w:color w:val="000000" w:themeColor="text1"/>
        </w:rPr>
        <w:fldChar w:fldCharType="begin"/>
      </w:r>
      <w:r>
        <w:rPr>
          <w:color w:val="000000" w:themeColor="text1"/>
        </w:rPr>
        <w:instrText xml:space="preserve"> ADDIN EN.CITE &lt;EndNote&gt;&lt;Cite&gt;&lt;Author&gt;Tibshirani&lt;/Author&gt;&lt;Year&gt;1996&lt;/Year&gt;&lt;RecNum&gt;10&lt;/RecNum&gt;&lt;DisplayText&gt;[5]&lt;/DisplayText&gt;&lt;record&gt;&lt;rec-number&gt;10&lt;/rec-number&gt;&lt;foreign-keys&gt;&lt;key app="EN" db-id="trxp2srd6ar5rwe5zaf50wegapftdps2zdzf" timestamp="1690835824"&gt;10&lt;/key&gt;&lt;/foreign-keys&gt;&lt;ref-type name="Journal Article"&gt;17&lt;/ref-type&gt;&lt;contributors&gt;&lt;authors&gt;&lt;author&gt;Tibshirani, Robert&lt;/author&gt;&lt;/authors&gt;&lt;/contributors&gt;&lt;titles&gt;&lt;title&gt;Regression Shrinkage and Selection via the Lasso&lt;/title&gt;&lt;secondary-title&gt;Journal of the Royal Statistical Society. Series B (Methodological)&lt;/secondary-title&gt;&lt;/titles&gt;&lt;periodical&gt;&lt;full-title&gt;Journal of the Royal Statistical Society. Series B (Methodological)&lt;/full-title&gt;&lt;/periodical&gt;&lt;pages&gt;267-288&lt;/pages&gt;&lt;volume&gt;58&lt;/volume&gt;&lt;number&gt;1&lt;/number&gt;&lt;dates&gt;&lt;year&gt;1996&lt;/year&gt;&lt;/dates&gt;&lt;publisher&gt;[Royal Statistical Society, Wiley]&lt;/publisher&gt;&lt;isbn&gt;00359246&lt;/isbn&gt;&lt;urls&gt;&lt;related-urls&gt;&lt;url&gt;http://www.jstor.org/stable/2346178&lt;/url&gt;&lt;/related-urls&gt;&lt;/urls&gt;&lt;custom1&gt;Full publication date: 1996&lt;/custom1&gt;&lt;remote-database-name&gt;JSTOR&lt;/remote-database-name&gt;&lt;access-date&gt;2023/07/31/&lt;/access-date&gt;&lt;/record&gt;&lt;/Cite&gt;&lt;/EndNote&gt;</w:instrText>
      </w:r>
      <w:r>
        <w:rPr>
          <w:color w:val="000000" w:themeColor="text1"/>
        </w:rPr>
        <w:fldChar w:fldCharType="separate"/>
      </w:r>
      <w:r>
        <w:rPr>
          <w:noProof/>
          <w:color w:val="000000" w:themeColor="text1"/>
        </w:rPr>
        <w:t>[5]</w:t>
      </w:r>
      <w:r>
        <w:rPr>
          <w:color w:val="000000" w:themeColor="text1"/>
        </w:rPr>
        <w:fldChar w:fldCharType="end"/>
      </w:r>
      <w:r>
        <w:rPr>
          <w:color w:val="000000" w:themeColor="text1"/>
        </w:rPr>
        <w:t>;</w:t>
      </w:r>
      <w:r w:rsidRPr="00D04289">
        <w:rPr>
          <w:color w:val="000000" w:themeColor="text1"/>
        </w:rPr>
        <w:t xml:space="preserve"> </w:t>
      </w:r>
      <w:r>
        <w:t xml:space="preserve">used in Elgart et al. </w:t>
      </w:r>
      <w:r>
        <w:fldChar w:fldCharType="begin">
          <w:fldData xml:space="preserve">PEVuZE5vdGU+PENpdGU+PEF1dGhvcj5FbGdhcnQ8L0F1dGhvcj48WWVhcj4yMDIyPC9ZZWFyPjxJ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</w:fldData>
        </w:fldChar>
      </w:r>
      <w:r>
        <w:instrText xml:space="preserve"> ADDIN EN.CITE </w:instrText>
      </w:r>
      <w:r>
        <w:fldChar w:fldCharType="begin">
          <w:fldData xml:space="preserve">PEVuZE5vdGU+PENpdGU+PEF1dGhvcj5FbGdhcnQ8L0F1dGhvcj48WWVhcj4yMDIyPC9ZZWFyPjxJ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</w:fldData>
        </w:fldChar>
      </w:r>
      <w:r>
        <w:instrText xml:space="preserve"> ADDIN EN.CITE.DATA </w:instrText>
      </w:r>
      <w:r>
        <w:fldChar w:fldCharType="end"/>
      </w:r>
      <w:r>
        <w:fldChar w:fldCharType="separate"/>
      </w:r>
      <w:r>
        <w:rPr>
          <w:noProof/>
        </w:rPr>
        <w:t>[4]</w:t>
      </w:r>
      <w:r>
        <w:fldChar w:fldCharType="end"/>
      </w:r>
      <w:r>
        <w:t>), these tools may be limited by incorporating an assumption of linearity.</w:t>
      </w:r>
    </w:p>
    <w:p w14:paraId="4D771366" w14:textId="77777777" w:rsidR="00B81D6C" w:rsidRDefault="00B81D6C" w:rsidP="00B81D6C">
      <w:pPr>
        <w:rPr>
          <w:b/>
          <w:bCs/>
          <w:i/>
          <w:iCs/>
        </w:rPr>
      </w:pPr>
    </w:p>
    <w:p w14:paraId="6C3013A2" w14:textId="77777777" w:rsidR="00B81D6C" w:rsidRDefault="00B81D6C" w:rsidP="00B81D6C">
      <w:r>
        <w:t xml:space="preserve">Other PRS prediction approaches improve upon the single-PRS models by employing multiple PRSs calculated from several GWASs, also known as “multi-PRS” approaches </w:t>
      </w:r>
      <w:r>
        <w:fldChar w:fldCharType="begin">
          <w:fldData xml:space="preserve">PEVuZE5vdGU+PENpdGU+PEF1dGhvcj5QYWluPC9BdXRob3I+PFllYXI+MjAyMTwvWWVhcj48UmVj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</w:fldData>
        </w:fldChar>
      </w:r>
      <w:r>
        <w:instrText xml:space="preserve"> ADDIN EN.CITE </w:instrText>
      </w:r>
      <w:r>
        <w:fldChar w:fldCharType="begin">
          <w:fldData xml:space="preserve">PEVuZE5vdGU+PENpdGU+PEF1dGhvcj5QYWluPC9BdXRob3I+PFllYXI+MjAyMTwvWWVhcj48UmVj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</w:fldData>
        </w:fldChar>
      </w:r>
      <w:r>
        <w:instrText xml:space="preserve"> ADDIN EN.CITE.DATA </w:instrText>
      </w:r>
      <w:r>
        <w:fldChar w:fldCharType="end"/>
      </w:r>
      <w:r>
        <w:fldChar w:fldCharType="separate"/>
      </w:r>
      <w:r>
        <w:rPr>
          <w:noProof/>
        </w:rPr>
        <w:t>[6]</w:t>
      </w:r>
      <w:r>
        <w:fldChar w:fldCharType="end"/>
      </w:r>
      <w:r>
        <w:t xml:space="preserve">. The goal of incorporating multiple PRSs in the model is to utilize the discoveries of multiple GWASs (multi-trait, multi-ancestry) and thus boost the model’s performance. Increase in PVE using multi-PRS model compared with the best single-score predictions was reported by </w:t>
      </w:r>
      <w:r>
        <w:fldChar w:fldCharType="begin">
          <w:fldData xml:space="preserve">PEVuZE5vdGU+PENpdGU+PEF1dGhvcj5LcmFwb2hsPC9BdXRob3I+PFllYXI+MjAxODwvWWVhcj48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LCBVSy4mI3hEO0RlcGFydG1lbnQgb2YgQmlvc3RhdGlzdGljcyBhbmQgSGVhbHRoIEluZm9ybWF0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=
</w:fldData>
        </w:fldChar>
      </w:r>
      <w:r>
        <w:instrText xml:space="preserve"> ADDIN EN.CITE </w:instrText>
      </w:r>
      <w:r>
        <w:fldChar w:fldCharType="begin">
          <w:fldData xml:space="preserve">PEVuZE5vdGU+PENpdGU+PEF1dGhvcj5LcmFwb2hsPC9BdXRob3I+PFllYXI+MjAxODwvWWVhcj48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=
</w:fldData>
        </w:fldChar>
      </w:r>
      <w:r>
        <w:instrText xml:space="preserve"> ADDIN EN.CITE.DATA </w:instrText>
      </w:r>
      <w:r>
        <w:fldChar w:fldCharType="end"/>
      </w:r>
      <w:r>
        <w:fldChar w:fldCharType="separate"/>
      </w:r>
      <w:r>
        <w:rPr>
          <w:noProof/>
        </w:rPr>
        <w:t>[7]</w:t>
      </w:r>
      <w:r>
        <w:fldChar w:fldCharType="end"/>
      </w:r>
      <w:r>
        <w:t xml:space="preserve"> in the context of using PRSs of multiple traits. Other studies also reported improvement in association analysis when utilizing multiple PRSs compared with a single PRS for a single trait association, with and without a PRS selection step </w:t>
      </w:r>
      <w:r>
        <w:fldChar w:fldCharType="begin">
          <w:fldData xml:space="preserve">PEVuZE5vdGU+PENpdGU+PEF1dGhvcj5TY2hvZWxlcjwvQXV0aG9yPjxZZWFyPjIwMTk8L1llYXI+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</w:fldData>
        </w:fldChar>
      </w:r>
      <w:r>
        <w:instrText xml:space="preserve"> ADDIN EN.CITE </w:instrText>
      </w:r>
      <w:r>
        <w:fldChar w:fldCharType="begin">
          <w:fldData xml:space="preserve">PEVuZE5vdGU+PENpdGU+PEF1dGhvcj5TY2hvZWxlcjwvQXV0aG9yPjxZZWFyPjIwMTk8L1llYXI+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</w:fldData>
        </w:fldChar>
      </w:r>
      <w:r>
        <w:instrText xml:space="preserve"> ADDIN EN.CITE.DATA </w:instrText>
      </w:r>
      <w:r>
        <w:fldChar w:fldCharType="end"/>
      </w:r>
      <w:r>
        <w:fldChar w:fldCharType="separate"/>
      </w:r>
      <w:r>
        <w:rPr>
          <w:noProof/>
        </w:rPr>
        <w:t>[7-12]</w:t>
      </w:r>
      <w:r>
        <w:fldChar w:fldCharType="end"/>
      </w:r>
      <w:r w:rsidDel="000B408F">
        <w:t xml:space="preserve"> </w:t>
      </w:r>
      <w:r>
        <w:t>. Overall</w:t>
      </w:r>
      <w:r w:rsidRPr="007818B3">
        <w:rPr>
          <w:rFonts w:ascii="Calibri" w:eastAsia="Calibri" w:hAnsi="Calibri" w:cs="Calibri"/>
          <w:color w:val="000000" w:themeColor="text1"/>
        </w:rPr>
        <w:t>,</w:t>
      </w:r>
      <w:r>
        <w:rPr>
          <w:rFonts w:ascii="Calibri" w:eastAsia="Calibri" w:hAnsi="Calibri" w:cs="Calibri"/>
          <w:color w:val="000000" w:themeColor="text1"/>
        </w:rPr>
        <w:t xml:space="preserve"> </w:t>
      </w:r>
      <w:r w:rsidRPr="00A71178">
        <w:rPr>
          <w:rFonts w:ascii="Calibri" w:eastAsia="Calibri" w:hAnsi="Calibri" w:cs="Calibri"/>
          <w:color w:val="000000" w:themeColor="text1"/>
        </w:rPr>
        <w:t>studies comparing “single-PRS” approaches and “multi-PRS” approaches showed higher performance of multiple PRS models</w:t>
      </w:r>
      <w:r>
        <w:rPr>
          <w:rFonts w:ascii="Calibri" w:eastAsia="Calibri" w:hAnsi="Calibri" w:cs="Calibri"/>
          <w:color w:val="000000" w:themeColor="text1"/>
        </w:rPr>
        <w:t xml:space="preserve"> </w:t>
      </w:r>
      <w:r>
        <w:rPr>
          <w:rFonts w:ascii="Calibri" w:eastAsia="Calibri" w:hAnsi="Calibri" w:cs="Calibri"/>
          <w:color w:val="000000" w:themeColor="text1"/>
        </w:rPr>
        <w:fldChar w:fldCharType="begin">
          <w:fldData xml:space="preserve">PEVuZE5vdGU+PENpdGU+PEF1dGhvcj5QYWluPC9BdXRob3I+PFllYXI+MjAyMTwvWWVhcj48UmVj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</w:fldData>
        </w:fldChar>
      </w:r>
      <w:r>
        <w:rPr>
          <w:rFonts w:ascii="Calibri" w:eastAsia="Calibri" w:hAnsi="Calibri" w:cs="Calibri"/>
          <w:color w:val="000000" w:themeColor="text1"/>
        </w:rPr>
        <w:instrText xml:space="preserve"> ADDIN EN.CITE </w:instrText>
      </w:r>
      <w:r>
        <w:rPr>
          <w:rFonts w:ascii="Calibri" w:eastAsia="Calibri" w:hAnsi="Calibri" w:cs="Calibri"/>
          <w:color w:val="000000" w:themeColor="text1"/>
        </w:rPr>
        <w:fldChar w:fldCharType="begin">
          <w:fldData xml:space="preserve">PEVuZE5vdGU+PENpdGU+PEF1dGhvcj5QYWluPC9BdXRob3I+PFllYXI+MjAyMTwvWWVhcj48UmVj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</w:fldData>
        </w:fldChar>
      </w:r>
      <w:r>
        <w:rPr>
          <w:rFonts w:ascii="Calibri" w:eastAsia="Calibri" w:hAnsi="Calibri" w:cs="Calibri"/>
          <w:color w:val="000000" w:themeColor="text1"/>
        </w:rPr>
        <w:instrText xml:space="preserve"> ADDIN EN.CITE.DATA </w:instrText>
      </w:r>
      <w:r>
        <w:rPr>
          <w:rFonts w:ascii="Calibri" w:eastAsia="Calibri" w:hAnsi="Calibri" w:cs="Calibri"/>
          <w:color w:val="000000" w:themeColor="text1"/>
        </w:rPr>
      </w:r>
      <w:r>
        <w:rPr>
          <w:rFonts w:ascii="Calibri" w:eastAsia="Calibri" w:hAnsi="Calibri" w:cs="Calibri"/>
          <w:color w:val="000000" w:themeColor="text1"/>
        </w:rPr>
        <w:fldChar w:fldCharType="end"/>
      </w:r>
      <w:r>
        <w:rPr>
          <w:rFonts w:ascii="Calibri" w:eastAsia="Calibri" w:hAnsi="Calibri" w:cs="Calibri"/>
          <w:color w:val="000000" w:themeColor="text1"/>
        </w:rPr>
      </w:r>
      <w:r>
        <w:rPr>
          <w:rFonts w:ascii="Calibri" w:eastAsia="Calibri" w:hAnsi="Calibri" w:cs="Calibri"/>
          <w:color w:val="000000" w:themeColor="text1"/>
        </w:rPr>
        <w:fldChar w:fldCharType="separate"/>
      </w:r>
      <w:r>
        <w:rPr>
          <w:rFonts w:ascii="Calibri" w:eastAsia="Calibri" w:hAnsi="Calibri" w:cs="Calibri"/>
          <w:noProof/>
          <w:color w:val="000000" w:themeColor="text1"/>
        </w:rPr>
        <w:t>[6, 13-15]</w:t>
      </w:r>
      <w:r>
        <w:rPr>
          <w:rFonts w:ascii="Calibri" w:eastAsia="Calibri" w:hAnsi="Calibri" w:cs="Calibri"/>
          <w:color w:val="000000" w:themeColor="text1"/>
        </w:rPr>
        <w:fldChar w:fldCharType="end"/>
      </w:r>
      <w:r w:rsidRPr="00A71178">
        <w:rPr>
          <w:rFonts w:ascii="Calibri" w:eastAsia="Calibri" w:hAnsi="Calibri" w:cs="Calibri"/>
          <w:color w:val="000000" w:themeColor="text1"/>
        </w:rPr>
        <w:t>.</w:t>
      </w:r>
      <w:r w:rsidRPr="00A71178">
        <w:rPr>
          <w:color w:val="000000" w:themeColor="text1"/>
        </w:rPr>
        <w:t xml:space="preserve"> </w:t>
      </w:r>
      <w:r>
        <w:t xml:space="preserve">While some multi-PRS models combine PRSs based on different GWAS, other multi-PRS models </w:t>
      </w:r>
      <w:r>
        <w:lastRenderedPageBreak/>
        <w:t xml:space="preserve">construct several PRS from the same GWAS, usually based on multiple p-value (significance) thresholds – typically when using the clump &amp; threshold methodology. With the clump &amp; threshold methodology, PRS construction requires setting a p-value parameter, for which a set of optimal SNPs is selected to calculate the score. However, there is no single optimal p-value threshold that is known </w:t>
      </w:r>
      <w:r w:rsidRPr="007A130F">
        <w:rPr>
          <w:i/>
          <w:iCs/>
        </w:rPr>
        <w:t>a priori</w:t>
      </w:r>
      <w:r>
        <w:t xml:space="preserve">. Thus, one strategy for multiple clump &amp; threshold PRSs is to construct PRS for several different p-value thresholds and then include all PRSs in the analysis </w:t>
      </w:r>
      <w:r>
        <w:fldChar w:fldCharType="begin"/>
      </w:r>
      <w:r>
        <w:instrText xml:space="preserve"> ADDIN EN.CITE &lt;EndNote&gt;&lt;Cite&gt;&lt;Author&gt;Collister&lt;/Author&gt;&lt;Year&gt;2022&lt;/Year&gt;&lt;RecNum&gt;19&lt;/RecNum&gt;&lt;DisplayText&gt;[16]&lt;/DisplayText&gt;&lt;record&gt;&lt;rec-number&gt;19&lt;/rec-number&gt;&lt;foreign-keys&gt;&lt;key app="EN" db-id="v5rd9ewdbfwe08e50fbv2958f5e9sxa5v05w" timestamp="1678305810"&gt;19&lt;/key&gt;&lt;/foreign-keys&gt;&lt;ref-type name="Journal Article"&gt;17&lt;/ref-type&gt;&lt;contributors&gt;&lt;authors&gt;&lt;author&gt;Collister, J. A.&lt;/author&gt;&lt;author&gt;Liu, X.&lt;/author&gt;&lt;author&gt;Clifton, L.&lt;/author&gt;&lt;/authors&gt;&lt;/contributors&gt;&lt;auth-address&gt;Nuffield Department of Population Health, University of Oxford, Oxford, United Kingdom.&lt;/auth-address&gt;&lt;titles&gt;&lt;title&gt;Calculating Polygenic Risk Scores (PRS) in UK Biobank: A Practical Guide for Epidemiologists&lt;/title&gt;&lt;secondary-title&gt;Front Genet&lt;/secondary-title&gt;&lt;/titles&gt;&lt;periodical&gt;&lt;full-title&gt;Front Genet&lt;/full-title&gt;&lt;/periodical&gt;&lt;pages&gt;818574&lt;/pages&gt;&lt;volume&gt;13&lt;/volume&gt;&lt;edition&gt;20220218&lt;/edition&gt;&lt;keywords&gt;&lt;keyword&gt;UK biobank&lt;/keyword&gt;&lt;keyword&gt;genetic risk score&lt;/keyword&gt;&lt;keyword&gt;polygenic risk score&lt;/keyword&gt;&lt;keyword&gt;polygenic score&lt;/keyword&gt;&lt;keyword&gt;worked example&lt;/keyword&gt;&lt;/keywords&gt;&lt;dates&gt;&lt;year&gt;2022&lt;/year&gt;&lt;/dates&gt;&lt;isbn&gt;1664-8021 (Print)&amp;#xD;1664-8021 (Electronic)&amp;#xD;1664-8021 (Linking)&lt;/isbn&gt;&lt;accession-num&gt;35251129&lt;/accession-num&gt;&lt;urls&gt;&lt;related-urls&gt;&lt;url&gt;https://www.ncbi.nlm.nih.gov/pubmed/35251129&lt;/url&gt;&lt;/related-urls&gt;&lt;/urls&gt;&lt;custom1&gt;The authors declare that the research was conducted in the absence of any commercial or financial relationships that could be construed as a potential conflict of interest.&lt;/custom1&gt;&lt;custom2&gt;PMC8894758&lt;/custom2&gt;&lt;electronic-resource-num&gt;10.3389/fgene.2022.818574&lt;/electronic-resource-num&gt;&lt;remote-database-name&gt;PubMed-not-MEDLINE&lt;/remote-database-name&gt;&lt;remote-database-provider&gt;NLM&lt;/remote-database-provider&gt;&lt;/record&gt;&lt;/Cite&gt;&lt;/EndNote&gt;</w:instrText>
      </w:r>
      <w:r>
        <w:fldChar w:fldCharType="separate"/>
      </w:r>
      <w:r>
        <w:rPr>
          <w:noProof/>
        </w:rPr>
        <w:t>[16]</w:t>
      </w:r>
      <w:r>
        <w:fldChar w:fldCharType="end"/>
      </w:r>
      <w:r>
        <w:t xml:space="preserve">. Coombes et al. </w:t>
      </w:r>
      <w:r>
        <w:fldChar w:fldCharType="begin">
          <w:fldData xml:space="preserve">PEVuZE5vdGU+PENpdGU+PEF1dGhvcj5Db29tYmVzPC9BdXRob3I+PFllYXI+MjAyMDwvWWVhcj48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</w:fldData>
        </w:fldChar>
      </w:r>
      <w:r>
        <w:instrText xml:space="preserve"> ADDIN EN.CITE </w:instrText>
      </w:r>
      <w:r>
        <w:fldChar w:fldCharType="begin">
          <w:fldData xml:space="preserve">PEVuZE5vdGU+PENpdGU+PEF1dGhvcj5Db29tYmVzPC9BdXRob3I+PFllYXI+MjAyMDwvWWVhcj48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</w:fldData>
        </w:fldChar>
      </w:r>
      <w:r>
        <w:instrText xml:space="preserve"> ADDIN EN.CITE.DATA </w:instrText>
      </w:r>
      <w:r>
        <w:fldChar w:fldCharType="end"/>
      </w:r>
      <w:r>
        <w:fldChar w:fldCharType="separate"/>
      </w:r>
      <w:r>
        <w:rPr>
          <w:noProof/>
        </w:rPr>
        <w:t>[17]</w:t>
      </w:r>
      <w:r>
        <w:fldChar w:fldCharType="end"/>
      </w:r>
      <w:r>
        <w:t xml:space="preserve"> proposed to perform a principal component analysis over a set of PRSs calculated for a range of clump &amp; threshold parameter settings and then using the first “PRS-PC” for the association testing. The main motivation behind the method is that the largest amount of variation in the computed PRSs is captured by the first PRS-PC, thus potentially improving discrimination of the phenotype tested. Thus, multi-PRS approaches combining PRSs from multiple GWAS, and approaches combining multiple PRSs from the same GWAS, have been shown to improve PRS models, where the first approach (multiple GWAS PRSs) has been particularly useful for improving PRS models in diverse populations. </w:t>
      </w:r>
    </w:p>
    <w:p w14:paraId="0B6E170E" w14:textId="77777777" w:rsidR="00B81D6C" w:rsidRDefault="00B81D6C" w:rsidP="00B81D6C"/>
    <w:p w14:paraId="19772877" w14:textId="688F4D64" w:rsidR="00B81D6C" w:rsidDel="00B60614" w:rsidRDefault="00B81D6C" w:rsidP="00B81D6C">
      <w:pPr>
        <w:rPr>
          <w:del w:id="17" w:author="Sofer, Tamar (HMFP - Cardiology)" w:date="2024-04-26T09:44:00Z"/>
        </w:rPr>
      </w:pPr>
      <w:r w:rsidRPr="28C9A253">
        <w:rPr>
          <w:rFonts w:ascii="Calibri" w:eastAsia="Calibri" w:hAnsi="Calibri" w:cs="Calibri"/>
          <w:color w:val="000000" w:themeColor="text1"/>
        </w:rPr>
        <w:t>Blood pressure</w:t>
      </w:r>
      <w:r>
        <w:rPr>
          <w:rFonts w:ascii="Calibri" w:eastAsia="Calibri" w:hAnsi="Calibri" w:cs="Calibri"/>
          <w:color w:val="000000" w:themeColor="text1"/>
        </w:rPr>
        <w:t xml:space="preserve"> (BP)</w:t>
      </w:r>
      <w:r w:rsidRPr="28C9A253">
        <w:rPr>
          <w:rFonts w:ascii="Calibri" w:eastAsia="Calibri" w:hAnsi="Calibri" w:cs="Calibri"/>
          <w:color w:val="000000" w:themeColor="text1"/>
        </w:rPr>
        <w:t xml:space="preserve"> is highly polygenic and, when </w:t>
      </w:r>
      <w:r>
        <w:rPr>
          <w:rFonts w:ascii="Calibri" w:eastAsia="Calibri" w:hAnsi="Calibri" w:cs="Calibri"/>
          <w:color w:val="000000" w:themeColor="text1"/>
        </w:rPr>
        <w:t>elevated</w:t>
      </w:r>
      <w:r w:rsidRPr="28C9A253">
        <w:rPr>
          <w:rFonts w:ascii="Calibri" w:eastAsia="Calibri" w:hAnsi="Calibri" w:cs="Calibri"/>
          <w:color w:val="000000" w:themeColor="text1"/>
        </w:rPr>
        <w:t>,</w:t>
      </w:r>
      <w:r w:rsidRPr="28C9A253">
        <w:rPr>
          <w:color w:val="000000" w:themeColor="text1"/>
        </w:rPr>
        <w:t xml:space="preserve"> </w:t>
      </w:r>
      <w:r>
        <w:t xml:space="preserve">is one of the primary risk factors for the development of several cardiovascular diseases such as coronary artery disease and stroke </w:t>
      </w:r>
      <w:r>
        <w:fldChar w:fldCharType="begin">
          <w:fldData xml:space="preserve">PEVuZE5vdGU+PENpdGU+PEF1dGhvcj5BcnZhbml0aXM8L0F1dGhvcj48WWVhcj4yMDIxPC9ZZWFy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</w:fldData>
        </w:fldChar>
      </w:r>
      <w:r>
        <w:instrText xml:space="preserve"> ADDIN EN.CITE </w:instrText>
      </w:r>
      <w:r>
        <w:fldChar w:fldCharType="begin">
          <w:fldData xml:space="preserve">PEVuZE5vdGU+PENpdGU+PEF1dGhvcj5BcnZhbml0aXM8L0F1dGhvcj48WWVhcj4yMDIxPC9ZZWFy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</w:fldData>
        </w:fldChar>
      </w:r>
      <w:r>
        <w:instrText xml:space="preserve"> ADDIN EN.CITE.DATA </w:instrText>
      </w:r>
      <w:r>
        <w:fldChar w:fldCharType="end"/>
      </w:r>
      <w:r>
        <w:fldChar w:fldCharType="separate"/>
      </w:r>
      <w:r>
        <w:rPr>
          <w:noProof/>
        </w:rPr>
        <w:t>[18, 19]</w:t>
      </w:r>
      <w:r>
        <w:fldChar w:fldCharType="end"/>
      </w:r>
      <w:r>
        <w:t xml:space="preserve">. Nearly half of the adults in the U.S have hypertension </w:t>
      </w:r>
      <w:r>
        <w:fldChar w:fldCharType="begin">
          <w:fldData xml:space="preserve">PEVuZE5vdGU+PENpdGU+PEF1dGhvcj5Uc2FvPC9BdXRob3I+PFllYXI+MjAyMzwvWWVhcj48UmVj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</w:fldData>
        </w:fldChar>
      </w:r>
      <w:r>
        <w:instrText xml:space="preserve"> ADDIN EN.CITE </w:instrText>
      </w:r>
      <w:r>
        <w:fldChar w:fldCharType="begin">
          <w:fldData xml:space="preserve">PEVuZE5vdGU+PENpdGU+PEF1dGhvcj5Uc2FvPC9BdXRob3I+PFllYXI+MjAyMzwvWWVhcj48UmVj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</w:fldData>
        </w:fldChar>
      </w:r>
      <w:r>
        <w:instrText xml:space="preserve"> ADDIN EN.CITE.DATA </w:instrText>
      </w:r>
      <w:r>
        <w:fldChar w:fldCharType="end"/>
      </w:r>
      <w:r>
        <w:fldChar w:fldCharType="separate"/>
      </w:r>
      <w:r>
        <w:rPr>
          <w:noProof/>
        </w:rPr>
        <w:t>[20]</w:t>
      </w:r>
      <w:r>
        <w:fldChar w:fldCharType="end"/>
      </w:r>
      <w:r>
        <w:t xml:space="preserve">, with higher prevalence among adults who are Black, compared to other subgroups </w:t>
      </w:r>
      <w:r>
        <w:fldChar w:fldCharType="begin">
          <w:fldData xml:space="preserve">PEVuZE5vdGU+PENpdGU+PEF1dGhvcj5NaWxsczwvQXV0aG9yPjxZZWFyPjIwMTY8L1llYXI+PFJl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</w:fldData>
        </w:fldChar>
      </w:r>
      <w:r>
        <w:instrText xml:space="preserve"> ADDIN EN.CITE </w:instrText>
      </w:r>
      <w:r>
        <w:fldChar w:fldCharType="begin">
          <w:fldData xml:space="preserve">PEVuZE5vdGU+PENpdGU+PEF1dGhvcj5NaWxsczwvQXV0aG9yPjxZZWFyPjIwMTY8L1llYXI+PFJl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</w:fldData>
        </w:fldChar>
      </w:r>
      <w:r>
        <w:instrText xml:space="preserve"> ADDIN EN.CITE.DATA </w:instrText>
      </w:r>
      <w:r>
        <w:fldChar w:fldCharType="end"/>
      </w:r>
      <w:r>
        <w:fldChar w:fldCharType="separate"/>
      </w:r>
      <w:r>
        <w:rPr>
          <w:noProof/>
        </w:rPr>
        <w:t>[21, 22]</w:t>
      </w:r>
      <w:r>
        <w:fldChar w:fldCharType="end"/>
      </w:r>
      <w:r>
        <w:t xml:space="preserve">. PRSs have been developed to predict BP phenotypes across the lifespan </w:t>
      </w:r>
      <w:r>
        <w:fldChar w:fldCharType="begin">
          <w:fldData xml:space="preserve">PEVuZE5vdGU+PENpdGU+PEF1dGhvcj5GZXJlbmNlPC9BdXRob3I+PFllYXI+MjAxNDwvWWVhcj48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</w:fldData>
        </w:fldChar>
      </w:r>
      <w:r>
        <w:instrText xml:space="preserve"> ADDIN EN.CITE </w:instrText>
      </w:r>
      <w:r>
        <w:fldChar w:fldCharType="begin">
          <w:fldData xml:space="preserve">PEVuZE5vdGU+PENpdGU+PEF1dGhvcj5GZXJlbmNlPC9BdXRob3I+PFllYXI+MjAxNDwvWWVhcj48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</w:fldData>
        </w:fldChar>
      </w:r>
      <w:r>
        <w:instrText xml:space="preserve"> ADDIN EN.CITE.DATA </w:instrText>
      </w:r>
      <w:r>
        <w:fldChar w:fldCharType="end"/>
      </w:r>
      <w:r>
        <w:fldChar w:fldCharType="separate"/>
      </w:r>
      <w:r>
        <w:rPr>
          <w:noProof/>
        </w:rPr>
        <w:t>[23-26]</w:t>
      </w:r>
      <w:r>
        <w:fldChar w:fldCharType="end"/>
      </w:r>
      <w:r>
        <w:t xml:space="preserve">. In prior work, we showed that combining multiple PRSs based on a few GWAS, from populations </w:t>
      </w:r>
      <w:del w:id="18" w:author="Byron C Jaeger" w:date="2024-05-02T13:34:00Z">
        <w:r w:rsidDel="00306CE7">
          <w:delText>of differences</w:delText>
        </w:r>
      </w:del>
      <w:ins w:id="19" w:author="Byron C Jaeger" w:date="2024-05-02T13:34:00Z">
        <w:r w:rsidR="00306CE7">
          <w:t>with differing</w:t>
        </w:r>
      </w:ins>
      <w:r>
        <w:t xml:space="preserve"> ancestral make-ups, improves</w:t>
      </w:r>
      <w:ins w:id="20" w:author="Byron C Jaeger" w:date="2024-05-02T13:35:00Z">
        <w:r w:rsidR="00306CE7">
          <w:t xml:space="preserve"> the accuracy of</w:t>
        </w:r>
      </w:ins>
      <w:r>
        <w:t xml:space="preserve"> BP PRS models</w:t>
      </w:r>
      <w:ins w:id="21" w:author="Sofer, Tamar (HMFP - Cardiology)" w:date="2024-04-26T08:30:00Z">
        <w:r>
          <w:t xml:space="preserve"> in ancestrally and race/ethnicity diverse </w:t>
        </w:r>
        <w:r>
          <w:lastRenderedPageBreak/>
          <w:t>population</w:t>
        </w:r>
      </w:ins>
      <w:ins w:id="22" w:author="Byron C Jaeger" w:date="2024-05-02T13:35:00Z">
        <w:r w:rsidR="00306CE7">
          <w:t>s</w:t>
        </w:r>
      </w:ins>
      <w:r>
        <w:t xml:space="preserve"> </w:t>
      </w:r>
      <w:r>
        <w:fldChar w:fldCharType="begin">
          <w:fldData xml:space="preserve">PEVuZE5vdGU+PENpdGU+PEF1dGhvcj5LdXJuaWFuc3lhaDwvQXV0aG9yPjxZZWFyPjIwMjM8L1ll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</w:fldData>
        </w:fldChar>
      </w:r>
      <w:r>
        <w:instrText xml:space="preserve"> ADDIN EN.CITE </w:instrText>
      </w:r>
      <w:r>
        <w:fldChar w:fldCharType="begin">
          <w:fldData xml:space="preserve">PEVuZE5vdGU+PENpdGU+PEF1dGhvcj5LdXJuaWFuc3lhaDwvQXV0aG9yPjxZZWFyPjIwMjM8L1ll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</w:fldData>
        </w:fldChar>
      </w:r>
      <w:r>
        <w:instrText xml:space="preserve"> ADDIN EN.CITE.DATA </w:instrText>
      </w:r>
      <w:r>
        <w:fldChar w:fldCharType="end"/>
      </w:r>
      <w:r>
        <w:fldChar w:fldCharType="separate"/>
      </w:r>
      <w:r>
        <w:rPr>
          <w:noProof/>
        </w:rPr>
        <w:t>[13]</w:t>
      </w:r>
      <w:r>
        <w:fldChar w:fldCharType="end"/>
      </w:r>
      <w:r>
        <w:t>. Our work also noted that PRS effect sizes and performance vary by strata defined by important clinical BP predictors, such as age groups, biological sex, and obesity. Non</w:t>
      </w:r>
      <w:ins w:id="23" w:author="Sofer, Tamar (HMFP - Cardiology)" w:date="2024-04-23T20:12:00Z">
        <w:r>
          <w:t>-</w:t>
        </w:r>
      </w:ins>
      <w:r>
        <w:t>linear ML models more naturally account for differences in relationship between variables across population subsets. Thus, BP phenotypes may especially benefit from non-linear ML models.</w:t>
      </w:r>
      <w:ins w:id="24" w:author="Sofer, Tamar (HMFP - Cardiology)" w:date="2024-04-26T09:44:00Z">
        <w:r>
          <w:rPr>
            <w:rFonts w:ascii="Calibri" w:eastAsia="Calibri" w:hAnsi="Calibri" w:cs="Calibri"/>
            <w:color w:val="D13438"/>
            <w:u w:val="single"/>
          </w:rPr>
          <w:t xml:space="preserve"> Finally, </w:t>
        </w:r>
      </w:ins>
    </w:p>
    <w:p w14:paraId="0B580F70" w14:textId="77777777" w:rsidR="00B81D6C" w:rsidRDefault="00B81D6C" w:rsidP="00B81D6C">
      <w:pPr>
        <w:rPr>
          <w:ins w:id="25" w:author="Sofer, Tamar (HMFP - Cardiology)" w:date="2024-04-26T09:41:00Z"/>
          <w:rFonts w:ascii="Calibri" w:eastAsia="Calibri" w:hAnsi="Calibri" w:cs="Calibri"/>
          <w:color w:val="D13438"/>
          <w:u w:val="single"/>
        </w:rPr>
      </w:pPr>
      <w:ins w:id="26" w:author="Sofer, Tamar (HMFP - Cardiology)" w:date="2024-04-26T09:44:00Z">
        <w:r>
          <w:rPr>
            <w:rFonts w:ascii="Calibri" w:eastAsia="Calibri" w:hAnsi="Calibri" w:cs="Calibri"/>
            <w:color w:val="D13438"/>
            <w:u w:val="single"/>
          </w:rPr>
          <w:t>a</w:t>
        </w:r>
      </w:ins>
      <w:ins w:id="27" w:author="Sofer, Tamar (HMFP - Cardiology)" w:date="2024-04-26T09:41:00Z">
        <w:r>
          <w:rPr>
            <w:rFonts w:ascii="Calibri" w:eastAsia="Calibri" w:hAnsi="Calibri" w:cs="Calibri"/>
            <w:color w:val="D13438"/>
            <w:u w:val="single"/>
          </w:rPr>
          <w:t>no</w:t>
        </w:r>
      </w:ins>
      <w:ins w:id="28" w:author="Sofer, Tamar (HMFP - Cardiology)" w:date="2024-04-26T09:42:00Z">
        <w:r>
          <w:rPr>
            <w:rFonts w:ascii="Calibri" w:eastAsia="Calibri" w:hAnsi="Calibri" w:cs="Calibri"/>
            <w:color w:val="D13438"/>
            <w:u w:val="single"/>
          </w:rPr>
          <w:t>ther</w:t>
        </w:r>
      </w:ins>
      <w:ins w:id="29" w:author="Sofer, Tamar (HMFP - Cardiology)" w:date="2024-04-26T09:41:00Z">
        <w:r>
          <w:rPr>
            <w:rFonts w:ascii="Calibri" w:eastAsia="Calibri" w:hAnsi="Calibri" w:cs="Calibri"/>
            <w:color w:val="D13438"/>
            <w:u w:val="single"/>
          </w:rPr>
          <w:t xml:space="preserve"> important motivation for the </w:t>
        </w:r>
      </w:ins>
      <w:ins w:id="30" w:author="Sofer, Tamar (HMFP - Cardiology)" w:date="2024-04-26T09:42:00Z">
        <w:r>
          <w:rPr>
            <w:rFonts w:ascii="Calibri" w:eastAsia="Calibri" w:hAnsi="Calibri" w:cs="Calibri"/>
            <w:color w:val="D13438"/>
            <w:u w:val="single"/>
          </w:rPr>
          <w:t>development</w:t>
        </w:r>
      </w:ins>
      <w:ins w:id="31" w:author="Sofer, Tamar (HMFP - Cardiology)" w:date="2024-04-26T09:41:00Z">
        <w:r>
          <w:rPr>
            <w:rFonts w:ascii="Calibri" w:eastAsia="Calibri" w:hAnsi="Calibri" w:cs="Calibri"/>
            <w:color w:val="D13438"/>
            <w:u w:val="single"/>
          </w:rPr>
          <w:t xml:space="preserve"> of non-linear </w:t>
        </w:r>
      </w:ins>
      <w:ins w:id="32" w:author="Sofer, Tamar (HMFP - Cardiology)" w:date="2024-04-26T09:42:00Z">
        <w:r>
          <w:rPr>
            <w:rFonts w:ascii="Calibri" w:eastAsia="Calibri" w:hAnsi="Calibri" w:cs="Calibri"/>
            <w:color w:val="D13438"/>
            <w:u w:val="single"/>
          </w:rPr>
          <w:t xml:space="preserve">ML models that include multiple PRSs </w:t>
        </w:r>
      </w:ins>
      <w:ins w:id="33" w:author="Sofer, Tamar (HMFP - Cardiology)" w:date="2024-04-26T09:44:00Z">
        <w:r>
          <w:rPr>
            <w:rFonts w:ascii="Calibri" w:eastAsia="Calibri" w:hAnsi="Calibri" w:cs="Calibri"/>
            <w:color w:val="D13438"/>
            <w:u w:val="single"/>
          </w:rPr>
          <w:t xml:space="preserve">is the potential for improved prediction </w:t>
        </w:r>
      </w:ins>
      <w:ins w:id="34" w:author="Sofer, Tamar (HMFP - Cardiology)" w:date="2024-04-26T09:45:00Z">
        <w:r>
          <w:rPr>
            <w:rFonts w:ascii="Calibri" w:eastAsia="Calibri" w:hAnsi="Calibri" w:cs="Calibri"/>
            <w:color w:val="D13438"/>
            <w:u w:val="single"/>
          </w:rPr>
          <w:t xml:space="preserve">accuracy </w:t>
        </w:r>
      </w:ins>
      <w:ins w:id="35" w:author="Sofer, Tamar (HMFP - Cardiology)" w:date="2024-04-26T09:51:00Z">
        <w:r>
          <w:rPr>
            <w:rFonts w:ascii="Calibri" w:eastAsia="Calibri" w:hAnsi="Calibri" w:cs="Calibri"/>
            <w:color w:val="D13438"/>
            <w:u w:val="single"/>
          </w:rPr>
          <w:t xml:space="preserve">across diverse populations, in a </w:t>
        </w:r>
        <w:commentRangeStart w:id="36"/>
        <w:r>
          <w:rPr>
            <w:rFonts w:ascii="Calibri" w:eastAsia="Calibri" w:hAnsi="Calibri" w:cs="Calibri"/>
            <w:color w:val="D13438"/>
            <w:u w:val="single"/>
          </w:rPr>
          <w:t>single</w:t>
        </w:r>
      </w:ins>
      <w:commentRangeEnd w:id="36"/>
      <w:r w:rsidR="00306CE7">
        <w:rPr>
          <w:rStyle w:val="CommentReference"/>
        </w:rPr>
        <w:commentReference w:id="36"/>
      </w:r>
      <w:ins w:id="37" w:author="Sofer, Tamar (HMFP - Cardiology)" w:date="2024-04-26T09:51:00Z">
        <w:r>
          <w:rPr>
            <w:rFonts w:ascii="Calibri" w:eastAsia="Calibri" w:hAnsi="Calibri" w:cs="Calibri"/>
            <w:color w:val="D13438"/>
            <w:u w:val="single"/>
          </w:rPr>
          <w:t xml:space="preserve"> model. </w:t>
        </w:r>
      </w:ins>
      <w:ins w:id="38" w:author="Sofer, Tamar (HMFP - Cardiology)" w:date="2024-04-26T09:55:00Z">
        <w:r>
          <w:rPr>
            <w:rFonts w:ascii="Calibri" w:eastAsia="Calibri" w:hAnsi="Calibri" w:cs="Calibri"/>
            <w:color w:val="D13438"/>
            <w:u w:val="single"/>
          </w:rPr>
          <w:t xml:space="preserve">The hope is that the </w:t>
        </w:r>
      </w:ins>
      <w:ins w:id="39" w:author="Sofer, Tamar (HMFP - Cardiology)" w:date="2024-04-26T09:57:00Z">
        <w:r>
          <w:rPr>
            <w:rFonts w:ascii="Calibri" w:eastAsia="Calibri" w:hAnsi="Calibri" w:cs="Calibri"/>
            <w:color w:val="D13438"/>
            <w:u w:val="single"/>
          </w:rPr>
          <w:t xml:space="preserve">developed </w:t>
        </w:r>
      </w:ins>
      <w:ins w:id="40" w:author="Sofer, Tamar (HMFP - Cardiology)" w:date="2024-04-26T09:55:00Z">
        <w:r>
          <w:rPr>
            <w:rFonts w:ascii="Calibri" w:eastAsia="Calibri" w:hAnsi="Calibri" w:cs="Calibri"/>
            <w:color w:val="D13438"/>
            <w:u w:val="single"/>
          </w:rPr>
          <w:t>model</w:t>
        </w:r>
      </w:ins>
      <w:ins w:id="41" w:author="Sofer, Tamar (HMFP - Cardiology)" w:date="2024-04-26T09:56:00Z">
        <w:r>
          <w:rPr>
            <w:rFonts w:ascii="Calibri" w:eastAsia="Calibri" w:hAnsi="Calibri" w:cs="Calibri"/>
            <w:color w:val="D13438"/>
            <w:u w:val="single"/>
          </w:rPr>
          <w:t xml:space="preserve"> will use</w:t>
        </w:r>
      </w:ins>
      <w:ins w:id="42" w:author="Sofer, Tamar (HMFP - Cardiology)" w:date="2024-04-26T09:55:00Z">
        <w:r>
          <w:rPr>
            <w:rFonts w:ascii="Calibri" w:eastAsia="Calibri" w:hAnsi="Calibri" w:cs="Calibri"/>
            <w:color w:val="D13438"/>
            <w:u w:val="single"/>
          </w:rPr>
          <w:t xml:space="preserve"> both clinical- and genetic ancestry-related characteristics</w:t>
        </w:r>
      </w:ins>
      <w:ins w:id="43" w:author="Sofer, Tamar (HMFP - Cardiology)" w:date="2024-04-26T09:56:00Z">
        <w:r>
          <w:rPr>
            <w:rFonts w:ascii="Calibri" w:eastAsia="Calibri" w:hAnsi="Calibri" w:cs="Calibri"/>
            <w:color w:val="D13438"/>
            <w:u w:val="single"/>
          </w:rPr>
          <w:t>, including their interaction</w:t>
        </w:r>
      </w:ins>
      <w:ins w:id="44" w:author="Sofer, Tamar (HMFP - Cardiology)" w:date="2024-04-26T09:57:00Z">
        <w:r>
          <w:rPr>
            <w:rFonts w:ascii="Calibri" w:eastAsia="Calibri" w:hAnsi="Calibri" w:cs="Calibri"/>
            <w:color w:val="D13438"/>
            <w:u w:val="single"/>
          </w:rPr>
          <w:t>,</w:t>
        </w:r>
      </w:ins>
      <w:ins w:id="45" w:author="Sofer, Tamar (HMFP - Cardiology)" w:date="2024-04-26T09:56:00Z">
        <w:r>
          <w:rPr>
            <w:rFonts w:ascii="Calibri" w:eastAsia="Calibri" w:hAnsi="Calibri" w:cs="Calibri"/>
            <w:color w:val="D13438"/>
            <w:u w:val="single"/>
          </w:rPr>
          <w:t xml:space="preserve"> </w:t>
        </w:r>
      </w:ins>
      <w:ins w:id="46" w:author="Sofer, Tamar (HMFP - Cardiology)" w:date="2024-04-26T09:57:00Z">
        <w:r>
          <w:rPr>
            <w:rFonts w:ascii="Calibri" w:eastAsia="Calibri" w:hAnsi="Calibri" w:cs="Calibri"/>
            <w:color w:val="D13438"/>
            <w:u w:val="single"/>
          </w:rPr>
          <w:t>as</w:t>
        </w:r>
      </w:ins>
      <w:ins w:id="47" w:author="Sofer, Tamar (HMFP - Cardiology)" w:date="2024-04-26T09:56:00Z">
        <w:r>
          <w:rPr>
            <w:rFonts w:ascii="Calibri" w:eastAsia="Calibri" w:hAnsi="Calibri" w:cs="Calibri"/>
            <w:color w:val="D13438"/>
            <w:u w:val="single"/>
          </w:rPr>
          <w:t xml:space="preserve"> needed. </w:t>
        </w:r>
      </w:ins>
    </w:p>
    <w:p w14:paraId="4C54E3A0" w14:textId="77777777" w:rsidR="00B81D6C" w:rsidRDefault="00B81D6C" w:rsidP="00B81D6C">
      <w:pPr>
        <w:rPr>
          <w:rFonts w:ascii="Calibri" w:eastAsia="Calibri" w:hAnsi="Calibri" w:cs="Calibri"/>
          <w:color w:val="D13438"/>
          <w:u w:val="single"/>
        </w:rPr>
      </w:pPr>
    </w:p>
    <w:p w14:paraId="6FAD43D8" w14:textId="77777777" w:rsidR="00B81D6C" w:rsidRDefault="00B81D6C" w:rsidP="00B81D6C">
      <w:r>
        <w:t xml:space="preserve">Here, we develop multi-PRS non-linear ML models and assess their association with systolic and diastolic BP. For each of the two BP outcomes, we develop an ensemble machine learning model that makes a BP prediction based on </w:t>
      </w:r>
      <w:r w:rsidRPr="00681290">
        <w:t>demographic</w:t>
      </w:r>
      <w:r>
        <w:t xml:space="preserve"> (age, sex, self-reported race/ethnic background, and study center), BMI, and PRSs. The ensemble model consists of two consecutive components – a baseline model and a genetic model. The baseline model predicts a phenotype using the set of covariates without the genetic component, and the genetic model further explains the residuals from the baseline model. We evaluate the use of a linear versus a non-linear model at both the baseline and the genetic model level and assess the improvement in performance when incorporating multiple PRSs based on several GWAS and p-value thresholds. We compare the ensemble model’s performance on the held-out test dataset stratified by self-reported race/ethnic groups. In secondary analyses, we also developed PRSs </w:t>
      </w:r>
      <w:r>
        <w:lastRenderedPageBreak/>
        <w:t>specific to linkage disequilibrium (LD) regions, referred to as local-PRSs, and evaluated the possibility of using multi-local-PRSs.</w:t>
      </w:r>
    </w:p>
    <w:p w14:paraId="6510A3B0" w14:textId="77777777" w:rsidR="00B81D6C" w:rsidRDefault="00B81D6C" w:rsidP="00B81D6C">
      <w:pPr>
        <w:pStyle w:val="Heading1"/>
      </w:pPr>
      <w:r w:rsidRPr="00556719">
        <w:t>Results</w:t>
      </w:r>
    </w:p>
    <w:p w14:paraId="4A647845" w14:textId="77777777" w:rsidR="00B81D6C" w:rsidRDefault="00B81D6C" w:rsidP="00B81D6C">
      <w:r w:rsidRPr="00E62CA7">
        <w:t>Figure 1</w:t>
      </w:r>
      <w:r>
        <w:t xml:space="preserve"> visualizes the study design and major steps in development and assessment of the ensemble model. The ensemble model included two components: a baseline and a genetic model, where we compared multiple constructions of genetic models. We used cross validation </w:t>
      </w:r>
    </w:p>
    <w:tbl>
      <w:tblPr>
        <w:tblStyle w:val="TableGrid"/>
        <w:tblpPr w:leftFromText="180" w:rightFromText="180" w:vertAnchor="text" w:horzAnchor="margin" w:tblpY="1208"/>
        <w:tblW w:w="0" w:type="auto"/>
        <w:tblLook w:val="04A0" w:firstRow="1" w:lastRow="0" w:firstColumn="1" w:lastColumn="0" w:noHBand="0" w:noVBand="1"/>
      </w:tblPr>
      <w:tblGrid>
        <w:gridCol w:w="9350"/>
      </w:tblGrid>
      <w:tr w:rsidR="00B81D6C" w14:paraId="00EE6131" w14:textId="77777777" w:rsidTr="00B81D6C">
        <w:tc>
          <w:tcPr>
            <w:tcW w:w="9350" w:type="dxa"/>
          </w:tcPr>
          <w:p w14:paraId="0B66C709" w14:textId="77777777" w:rsidR="00B81D6C" w:rsidRDefault="00B81D6C" w:rsidP="00727F93">
            <w:pPr>
              <w:pStyle w:val="Heading2"/>
            </w:pPr>
            <w:r>
              <w:t xml:space="preserve">Figure 1: Study design. </w:t>
            </w:r>
          </w:p>
        </w:tc>
      </w:tr>
      <w:tr w:rsidR="00B81D6C" w14:paraId="00E89311" w14:textId="77777777" w:rsidTr="00B81D6C">
        <w:tc>
          <w:tcPr>
            <w:tcW w:w="9350" w:type="dxa"/>
          </w:tcPr>
          <w:p w14:paraId="54133BC3" w14:textId="77777777" w:rsidR="00B81D6C" w:rsidRDefault="00B81D6C" w:rsidP="00727F93">
            <w:pPr>
              <w:jc w:val="center"/>
            </w:pPr>
            <w:r>
              <w:rPr>
                <w:noProof/>
              </w:rPr>
              <w:drawing>
                <wp:inline distT="0" distB="0" distL="0" distR="0" wp14:anchorId="75029B02" wp14:editId="00019B55">
                  <wp:extent cx="5551403" cy="3902043"/>
                  <wp:effectExtent l="0" t="0" r="0" b="0"/>
                  <wp:docPr id="2024522272" name="Picture 202452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2227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2005" cy="3916524"/>
                          </a:xfrm>
                          <a:prstGeom prst="rect">
                            <a:avLst/>
                          </a:prstGeom>
                        </pic:spPr>
                      </pic:pic>
                    </a:graphicData>
                  </a:graphic>
                </wp:inline>
              </w:drawing>
            </w:r>
          </w:p>
        </w:tc>
      </w:tr>
      <w:tr w:rsidR="00B81D6C" w14:paraId="6FAFB7D9" w14:textId="77777777" w:rsidTr="00B81D6C">
        <w:tc>
          <w:tcPr>
            <w:tcW w:w="9350" w:type="dxa"/>
          </w:tcPr>
          <w:p w14:paraId="755EAF57" w14:textId="77777777" w:rsidR="00B81D6C" w:rsidRPr="00E227FB" w:rsidRDefault="00B81D6C" w:rsidP="00727F93">
            <w:pPr>
              <w:rPr>
                <w:rFonts w:ascii="Calibri" w:hAnsi="Calibri" w:cs="Calibri"/>
                <w:sz w:val="20"/>
                <w:szCs w:val="20"/>
              </w:rPr>
            </w:pPr>
            <w:r w:rsidRPr="00E227FB">
              <w:rPr>
                <w:rFonts w:ascii="Calibri" w:hAnsi="Calibri" w:cs="Calibri"/>
                <w:sz w:val="20"/>
                <w:szCs w:val="20"/>
              </w:rPr>
              <w:t>Panel a: the proposed ensemble model framework. The ensemble is composed of two models. The baseline model, trained on covariates (</w:t>
            </w:r>
            <m:oMath>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b</m:t>
                  </m:r>
                </m:sub>
              </m:sSub>
            </m:oMath>
            <w:r w:rsidRPr="00E227FB">
              <w:rPr>
                <w:rFonts w:ascii="Calibri" w:eastAsiaTheme="minorEastAsia" w:hAnsi="Calibri" w:cs="Calibri"/>
                <w:sz w:val="20"/>
                <w:szCs w:val="20"/>
              </w:rPr>
              <w:t>)</w:t>
            </w:r>
            <w:r w:rsidRPr="00E227FB">
              <w:rPr>
                <w:rFonts w:ascii="Calibri" w:hAnsi="Calibri" w:cs="Calibri"/>
                <w:sz w:val="20"/>
                <w:szCs w:val="20"/>
              </w:rPr>
              <w:t xml:space="preserve"> only for prediction of SBP and DBP ( </w:t>
            </w:r>
            <m:oMath>
              <m:sSub>
                <m:sSubPr>
                  <m:ctrlPr>
                    <w:rPr>
                      <w:rFonts w:ascii="Cambria Math" w:hAnsi="Cambria Math" w:cs="Calibri"/>
                      <w:i/>
                      <w:sz w:val="20"/>
                      <w:szCs w:val="20"/>
                    </w:rPr>
                  </m:ctrlPr>
                </m:sSubPr>
                <m:e>
                  <m:acc>
                    <m:accPr>
                      <m:ctrlPr>
                        <w:rPr>
                          <w:rFonts w:ascii="Cambria Math" w:hAnsi="Cambria Math" w:cs="Calibri"/>
                          <w:i/>
                          <w:sz w:val="20"/>
                          <w:szCs w:val="20"/>
                        </w:rPr>
                      </m:ctrlPr>
                    </m:accPr>
                    <m:e>
                      <m:r>
                        <w:rPr>
                          <w:rFonts w:ascii="Cambria Math" w:hAnsi="Cambria Math" w:cs="Calibri"/>
                          <w:sz w:val="20"/>
                          <w:szCs w:val="20"/>
                        </w:rPr>
                        <m:t>y</m:t>
                      </m:r>
                    </m:e>
                  </m:acc>
                </m:e>
                <m:sub>
                  <m:r>
                    <w:rPr>
                      <w:rFonts w:ascii="Cambria Math" w:hAnsi="Cambria Math" w:cs="Calibri"/>
                      <w:sz w:val="20"/>
                      <w:szCs w:val="20"/>
                    </w:rPr>
                    <m:t>b</m:t>
                  </m:r>
                </m:sub>
              </m:sSub>
            </m:oMath>
            <w:r w:rsidRPr="00E227FB">
              <w:rPr>
                <w:rFonts w:ascii="Calibri" w:hAnsi="Calibri" w:cs="Calibri"/>
                <w:sz w:val="20"/>
                <w:szCs w:val="20"/>
              </w:rPr>
              <w:t xml:space="preserve">). To assess the accuracy of the baseline model we calculated the residuals (baseline residuals </w:t>
            </w:r>
            <m:oMath>
              <m:sSub>
                <m:sSubPr>
                  <m:ctrlPr>
                    <w:rPr>
                      <w:rFonts w:ascii="Cambria Math" w:eastAsiaTheme="minorEastAsia" w:hAnsi="Cambria Math" w:cs="Calibri"/>
                      <w:i/>
                      <w:sz w:val="20"/>
                      <w:szCs w:val="20"/>
                    </w:rPr>
                  </m:ctrlPr>
                </m:sSubPr>
                <m:e>
                  <m:r>
                    <w:rPr>
                      <w:rFonts w:ascii="Cambria Math" w:eastAsiaTheme="minorEastAsia" w:hAnsi="Cambria Math" w:cs="Calibri"/>
                      <w:sz w:val="20"/>
                      <w:szCs w:val="20"/>
                    </w:rPr>
                    <m:t>r</m:t>
                  </m:r>
                </m:e>
                <m:sub>
                  <m:r>
                    <w:rPr>
                      <w:rFonts w:ascii="Cambria Math" w:eastAsiaTheme="minorEastAsia" w:hAnsi="Cambria Math" w:cs="Calibri"/>
                      <w:sz w:val="20"/>
                      <w:szCs w:val="20"/>
                    </w:rPr>
                    <m:t>b</m:t>
                  </m:r>
                </m:sub>
              </m:sSub>
            </m:oMath>
            <w:r w:rsidRPr="00E227FB">
              <w:rPr>
                <w:rFonts w:ascii="Calibri" w:hAnsi="Calibri" w:cs="Calibri"/>
                <w:sz w:val="20"/>
                <w:szCs w:val="20"/>
              </w:rPr>
              <w:t xml:space="preserve">) by subtracting the predicted value of SBP/DBP from the actual value of SBP/DBP. The genetic model was trained on a subset of the covariates, and genetic components (global PRSs) for prediction of the baseline model residuals </w:t>
            </w:r>
            <m:oMath>
              <m:sSub>
                <m:sSubPr>
                  <m:ctrlPr>
                    <w:rPr>
                      <w:rFonts w:ascii="Cambria Math" w:eastAsiaTheme="minorEastAsia" w:hAnsi="Cambria Math" w:cs="Calibri"/>
                      <w:i/>
                      <w:sz w:val="20"/>
                      <w:szCs w:val="20"/>
                    </w:rPr>
                  </m:ctrlPr>
                </m:sSubPr>
                <m:e>
                  <m:r>
                    <w:rPr>
                      <w:rFonts w:ascii="Cambria Math" w:eastAsiaTheme="minorEastAsia" w:hAnsi="Cambria Math" w:cs="Calibri"/>
                      <w:sz w:val="20"/>
                      <w:szCs w:val="20"/>
                    </w:rPr>
                    <m:t>r</m:t>
                  </m:r>
                </m:e>
                <m:sub>
                  <m:r>
                    <w:rPr>
                      <w:rFonts w:ascii="Cambria Math" w:eastAsiaTheme="minorEastAsia" w:hAnsi="Cambria Math" w:cs="Calibri"/>
                      <w:sz w:val="20"/>
                      <w:szCs w:val="20"/>
                    </w:rPr>
                    <m:t>b</m:t>
                  </m:r>
                </m:sub>
              </m:sSub>
            </m:oMath>
            <w:r w:rsidRPr="00E227FB">
              <w:rPr>
                <w:rFonts w:ascii="Calibri" w:hAnsi="Calibri" w:cs="Calibri"/>
                <w:sz w:val="20"/>
                <w:szCs w:val="20"/>
              </w:rPr>
              <w:t xml:space="preserve">. We measured the accuracy of the </w:t>
            </w:r>
            <w:r w:rsidRPr="00E227FB">
              <w:rPr>
                <w:rFonts w:ascii="Calibri" w:hAnsi="Calibri" w:cs="Calibri"/>
                <w:sz w:val="20"/>
                <w:szCs w:val="20"/>
              </w:rPr>
              <w:lastRenderedPageBreak/>
              <w:t xml:space="preserve">genetic model by subtracting predicted genetic residuals </w:t>
            </w:r>
            <m:oMath>
              <m:sSub>
                <m:sSubPr>
                  <m:ctrlPr>
                    <w:rPr>
                      <w:rFonts w:ascii="Cambria Math" w:eastAsiaTheme="minorEastAsia" w:hAnsi="Cambria Math" w:cs="Calibri"/>
                      <w:i/>
                      <w:sz w:val="20"/>
                      <w:szCs w:val="20"/>
                    </w:rPr>
                  </m:ctrlPr>
                </m:sSubPr>
                <m:e>
                  <m:acc>
                    <m:accPr>
                      <m:ctrlPr>
                        <w:rPr>
                          <w:rFonts w:ascii="Cambria Math" w:eastAsiaTheme="minorEastAsia" w:hAnsi="Cambria Math" w:cs="Calibri"/>
                          <w:i/>
                          <w:sz w:val="20"/>
                          <w:szCs w:val="20"/>
                        </w:rPr>
                      </m:ctrlPr>
                    </m:accPr>
                    <m:e>
                      <m:r>
                        <w:rPr>
                          <w:rFonts w:ascii="Cambria Math" w:eastAsiaTheme="minorEastAsia" w:hAnsi="Cambria Math" w:cs="Calibri"/>
                          <w:sz w:val="20"/>
                          <w:szCs w:val="20"/>
                        </w:rPr>
                        <m:t>r</m:t>
                      </m:r>
                    </m:e>
                  </m:acc>
                </m:e>
                <m:sub>
                  <m:r>
                    <w:rPr>
                      <w:rFonts w:ascii="Cambria Math" w:eastAsiaTheme="minorEastAsia" w:hAnsi="Cambria Math" w:cs="Calibri"/>
                      <w:sz w:val="20"/>
                      <w:szCs w:val="20"/>
                    </w:rPr>
                    <m:t>g</m:t>
                  </m:r>
                </m:sub>
              </m:sSub>
            </m:oMath>
            <w:r w:rsidRPr="00E227FB">
              <w:rPr>
                <w:rFonts w:ascii="Calibri" w:hAnsi="Calibri" w:cs="Calibri"/>
                <w:sz w:val="20"/>
                <w:szCs w:val="20"/>
              </w:rPr>
              <w:t xml:space="preserve"> from baseline residuals </w:t>
            </w:r>
            <m:oMath>
              <m:sSub>
                <m:sSubPr>
                  <m:ctrlPr>
                    <w:rPr>
                      <w:rFonts w:ascii="Cambria Math" w:eastAsiaTheme="minorEastAsia" w:hAnsi="Cambria Math" w:cs="Calibri"/>
                      <w:i/>
                      <w:sz w:val="20"/>
                      <w:szCs w:val="20"/>
                    </w:rPr>
                  </m:ctrlPr>
                </m:sSubPr>
                <m:e>
                  <m:r>
                    <w:rPr>
                      <w:rFonts w:ascii="Cambria Math" w:eastAsiaTheme="minorEastAsia" w:hAnsi="Cambria Math" w:cs="Calibri"/>
                      <w:sz w:val="20"/>
                      <w:szCs w:val="20"/>
                    </w:rPr>
                    <m:t>r</m:t>
                  </m:r>
                </m:e>
                <m:sub>
                  <m:r>
                    <w:rPr>
                      <w:rFonts w:ascii="Cambria Math" w:eastAsiaTheme="minorEastAsia" w:hAnsi="Cambria Math" w:cs="Calibri"/>
                      <w:sz w:val="20"/>
                      <w:szCs w:val="20"/>
                    </w:rPr>
                    <m:t>b</m:t>
                  </m:r>
                </m:sub>
              </m:sSub>
            </m:oMath>
            <w:r w:rsidRPr="00E227FB">
              <w:rPr>
                <w:rFonts w:ascii="Calibri" w:eastAsiaTheme="minorEastAsia" w:hAnsi="Calibri" w:cs="Calibri"/>
                <w:sz w:val="20"/>
                <w:szCs w:val="20"/>
              </w:rPr>
              <w:t xml:space="preserve">. </w:t>
            </w:r>
            <w:r w:rsidRPr="00E227FB">
              <w:rPr>
                <w:rFonts w:ascii="Calibri" w:hAnsi="Calibri" w:cs="Calibri"/>
                <w:sz w:val="20"/>
                <w:szCs w:val="20"/>
              </w:rPr>
              <w:t xml:space="preserve">The overall prediction of BP by the ensemble model is the sum of the predicted baseline BP </w:t>
            </w:r>
            <m:oMath>
              <m:sSub>
                <m:sSubPr>
                  <m:ctrlPr>
                    <w:rPr>
                      <w:rFonts w:ascii="Cambria Math" w:eastAsiaTheme="minorEastAsia" w:hAnsi="Cambria Math" w:cs="Calibri"/>
                      <w:i/>
                      <w:sz w:val="20"/>
                      <w:szCs w:val="20"/>
                    </w:rPr>
                  </m:ctrlPr>
                </m:sSubPr>
                <m:e>
                  <m:acc>
                    <m:accPr>
                      <m:ctrlPr>
                        <w:rPr>
                          <w:rFonts w:ascii="Cambria Math" w:eastAsiaTheme="minorEastAsia" w:hAnsi="Cambria Math" w:cs="Calibri"/>
                          <w:i/>
                          <w:sz w:val="20"/>
                          <w:szCs w:val="20"/>
                        </w:rPr>
                      </m:ctrlPr>
                    </m:accPr>
                    <m:e>
                      <m:r>
                        <w:rPr>
                          <w:rFonts w:ascii="Cambria Math" w:eastAsiaTheme="minorEastAsia" w:hAnsi="Cambria Math" w:cs="Calibri"/>
                          <w:sz w:val="20"/>
                          <w:szCs w:val="20"/>
                        </w:rPr>
                        <m:t>y</m:t>
                      </m:r>
                    </m:e>
                  </m:acc>
                </m:e>
                <m:sub>
                  <m:r>
                    <w:rPr>
                      <w:rFonts w:ascii="Cambria Math" w:eastAsiaTheme="minorEastAsia" w:hAnsi="Cambria Math" w:cs="Calibri"/>
                      <w:sz w:val="20"/>
                      <w:szCs w:val="20"/>
                    </w:rPr>
                    <m:t>b</m:t>
                  </m:r>
                </m:sub>
              </m:sSub>
            </m:oMath>
            <w:r w:rsidRPr="00E227FB">
              <w:rPr>
                <w:rFonts w:ascii="Calibri" w:hAnsi="Calibri" w:cs="Calibri"/>
                <w:sz w:val="20"/>
                <w:szCs w:val="20"/>
              </w:rPr>
              <w:t xml:space="preserve"> (by the baseline model) and the predicted baseline residuals </w:t>
            </w:r>
            <m:oMath>
              <m:sSub>
                <m:sSubPr>
                  <m:ctrlPr>
                    <w:rPr>
                      <w:rFonts w:ascii="Cambria Math" w:eastAsiaTheme="minorEastAsia" w:hAnsi="Cambria Math" w:cs="Calibri"/>
                      <w:i/>
                      <w:sz w:val="20"/>
                      <w:szCs w:val="20"/>
                    </w:rPr>
                  </m:ctrlPr>
                </m:sSubPr>
                <m:e>
                  <m:acc>
                    <m:accPr>
                      <m:ctrlPr>
                        <w:rPr>
                          <w:rFonts w:ascii="Cambria Math" w:eastAsiaTheme="minorEastAsia" w:hAnsi="Cambria Math" w:cs="Calibri"/>
                          <w:i/>
                          <w:sz w:val="20"/>
                          <w:szCs w:val="20"/>
                        </w:rPr>
                      </m:ctrlPr>
                    </m:accPr>
                    <m:e>
                      <m:r>
                        <w:rPr>
                          <w:rFonts w:ascii="Cambria Math" w:eastAsiaTheme="minorEastAsia" w:hAnsi="Cambria Math" w:cs="Calibri"/>
                          <w:sz w:val="20"/>
                          <w:szCs w:val="20"/>
                        </w:rPr>
                        <m:t>r</m:t>
                      </m:r>
                    </m:e>
                  </m:acc>
                </m:e>
                <m:sub>
                  <m:r>
                    <w:rPr>
                      <w:rFonts w:ascii="Cambria Math" w:eastAsiaTheme="minorEastAsia" w:hAnsi="Cambria Math" w:cs="Calibri"/>
                      <w:sz w:val="20"/>
                      <w:szCs w:val="20"/>
                    </w:rPr>
                    <m:t>b</m:t>
                  </m:r>
                </m:sub>
              </m:sSub>
            </m:oMath>
            <w:r w:rsidRPr="00E227FB">
              <w:rPr>
                <w:rFonts w:ascii="Calibri" w:hAnsi="Calibri" w:cs="Calibri"/>
                <w:sz w:val="20"/>
                <w:szCs w:val="20"/>
              </w:rPr>
              <w:t xml:space="preserve"> (by the genetic model). The accuracy of the ensemble model was assessed by calculating percent variance explained (PVE) by two models jointly. Panel b: the split of the primary, TOPMed dataset, into training and testing sets followed by the 5-fold cross validation procedure where the training dataset is further split into 5 equal parts with one part designated for testing (repeated 5 times with 1/5 of the training data being designated at random for testing at each iteration). Panel c: increasing levels of genetic models’ complexity where each new model included additional PRSs. Panel d: the process of calculating local PRSs per LD-blocks (secondary analysis).</w:t>
            </w:r>
          </w:p>
          <w:p w14:paraId="4C799757" w14:textId="77777777" w:rsidR="00B81D6C" w:rsidRPr="00A71178" w:rsidRDefault="00B81D6C" w:rsidP="00727F93">
            <w:pPr>
              <w:rPr>
                <w:rFonts w:ascii="Calibri" w:hAnsi="Calibri" w:cs="Calibri"/>
              </w:rPr>
            </w:pPr>
            <w:r w:rsidRPr="00E227FB">
              <w:rPr>
                <w:rFonts w:ascii="Calibri" w:hAnsi="Calibri" w:cs="Calibri"/>
                <w:sz w:val="20"/>
                <w:szCs w:val="20"/>
              </w:rPr>
              <w:t xml:space="preserve">BBJ: </w:t>
            </w:r>
            <w:proofErr w:type="spellStart"/>
            <w:r w:rsidRPr="00E227FB">
              <w:rPr>
                <w:rFonts w:ascii="Calibri" w:hAnsi="Calibri" w:cs="Calibri"/>
                <w:sz w:val="20"/>
                <w:szCs w:val="20"/>
              </w:rPr>
              <w:t>BioBank</w:t>
            </w:r>
            <w:proofErr w:type="spellEnd"/>
            <w:r w:rsidRPr="00E227FB">
              <w:rPr>
                <w:rFonts w:ascii="Calibri" w:hAnsi="Calibri" w:cs="Calibri"/>
                <w:sz w:val="20"/>
                <w:szCs w:val="20"/>
              </w:rPr>
              <w:t xml:space="preserve"> Japan. BP: blood pressure. GWAS: genome wide association study. LD: linkage disequilibrium. Level: model complexity level. MVP: Million Veteran Program. P: p-value threshold. PRS: polygenic risk score. SNPs: single-nucleotide polymorphisms. </w:t>
            </w:r>
            <w:proofErr w:type="spellStart"/>
            <w:r w:rsidRPr="00E227FB">
              <w:rPr>
                <w:rFonts w:ascii="Calibri" w:hAnsi="Calibri" w:cs="Calibri"/>
                <w:sz w:val="20"/>
                <w:szCs w:val="20"/>
              </w:rPr>
              <w:t>TOPMed</w:t>
            </w:r>
            <w:proofErr w:type="spellEnd"/>
            <w:r w:rsidRPr="00E227FB">
              <w:rPr>
                <w:rFonts w:ascii="Calibri" w:hAnsi="Calibri" w:cs="Calibri"/>
                <w:sz w:val="20"/>
                <w:szCs w:val="20"/>
              </w:rPr>
              <w:t>: Trans-Omics for Precision Medicine project. UKBB+ICBP: UK Biobank and International Consortium for Blood Pressure</w:t>
            </w:r>
            <w:hyperlink r:id="rId14" w:history="1">
              <w:r w:rsidRPr="00E227FB">
                <w:rPr>
                  <w:rFonts w:ascii="Calibri" w:hAnsi="Calibri" w:cs="Calibri"/>
                  <w:sz w:val="20"/>
                  <w:szCs w:val="20"/>
                </w:rPr>
                <w:t>.</w:t>
              </w:r>
            </w:hyperlink>
            <w:r>
              <w:t xml:space="preserve"> </w:t>
            </w:r>
          </w:p>
        </w:tc>
      </w:tr>
    </w:tbl>
    <w:p w14:paraId="432CF877" w14:textId="77777777" w:rsidR="00B81D6C" w:rsidRDefault="00B81D6C" w:rsidP="00B81D6C">
      <w:r>
        <w:lastRenderedPageBreak/>
        <w:t xml:space="preserve"> to tune model parameters in the training dataset and evaluated the models in the independent test dataset. Models were trained using 70% of the available data from our multi-ethnic dataset and tested in the remaining 30%.</w:t>
      </w:r>
    </w:p>
    <w:p w14:paraId="2F44D801" w14:textId="77777777" w:rsidR="00B81D6C" w:rsidRPr="00F13E07" w:rsidRDefault="00B81D6C" w:rsidP="00B81D6C">
      <w:r>
        <w:rPr>
          <w:noProof/>
        </w:rPr>
        <mc:AlternateContent>
          <mc:Choice Requires="wps">
            <w:drawing>
              <wp:anchor distT="0" distB="0" distL="114300" distR="114300" simplePos="0" relativeHeight="251659264" behindDoc="0" locked="0" layoutInCell="1" allowOverlap="1" wp14:anchorId="58B0CC3E" wp14:editId="1198417E">
                <wp:simplePos x="0" y="0"/>
                <wp:positionH relativeFrom="column">
                  <wp:posOffset>-10795</wp:posOffset>
                </wp:positionH>
                <wp:positionV relativeFrom="paragraph">
                  <wp:posOffset>-5680075</wp:posOffset>
                </wp:positionV>
                <wp:extent cx="554355" cy="479425"/>
                <wp:effectExtent l="0" t="0" r="0" b="0"/>
                <wp:wrapNone/>
                <wp:docPr id="1246753332" name="Text Box 1246753332"/>
                <wp:cNvGraphicFramePr/>
                <a:graphic xmlns:a="http://schemas.openxmlformats.org/drawingml/2006/main">
                  <a:graphicData uri="http://schemas.microsoft.com/office/word/2010/wordprocessingShape">
                    <wps:wsp>
                      <wps:cNvSpPr txBox="1"/>
                      <wps:spPr>
                        <a:xfrm>
                          <a:off x="0" y="0"/>
                          <a:ext cx="554355" cy="479425"/>
                        </a:xfrm>
                        <a:prstGeom prst="rect">
                          <a:avLst/>
                        </a:prstGeom>
                        <a:noFill/>
                        <a:ln w="6350">
                          <a:noFill/>
                        </a:ln>
                      </wps:spPr>
                      <wps:txbx>
                        <w:txbxContent>
                          <w:p w14:paraId="1AB0F7D7" w14:textId="77777777" w:rsidR="00B81D6C" w:rsidRPr="00A71178" w:rsidRDefault="00B81D6C" w:rsidP="00A71178">
                            <w:pPr>
                              <w:jc w:val="center"/>
                              <w:rPr>
                                <w:b/>
                                <w:bCs/>
                                <w:sz w:val="40"/>
                                <w:szCs w:val="40"/>
                              </w:rPr>
                            </w:pPr>
                            <w:r w:rsidRPr="00A71178">
                              <w:rPr>
                                <w:b/>
                                <w:bCs/>
                                <w:sz w:val="40"/>
                                <w:szCs w:val="4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B0CC3E" id="_x0000_t202" coordsize="21600,21600" o:spt="202" path="m,l,21600r21600,l21600,xe">
                <v:stroke joinstyle="miter"/>
                <v:path gradientshapeok="t" o:connecttype="rect"/>
              </v:shapetype>
              <v:shape id="Text Box 1246753332" o:spid="_x0000_s1026" type="#_x0000_t202" style="position:absolute;margin-left:-.85pt;margin-top:-447.25pt;width:43.65pt;height: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" filled="f" stroked="f" strokeweight=".5pt">
                <v:textbox>
                  <w:txbxContent>
                    <w:p w14:paraId="1AB0F7D7" w14:textId="77777777" w:rsidR="00B81D6C" w:rsidRPr="00A71178" w:rsidRDefault="00B81D6C" w:rsidP="00A71178">
                      <w:pPr>
                        <w:jc w:val="center"/>
                        <w:rPr>
                          <w:b/>
                          <w:bCs/>
                          <w:sz w:val="40"/>
                          <w:szCs w:val="40"/>
                        </w:rPr>
                      </w:pPr>
                      <w:r w:rsidRPr="00A71178">
                        <w:rPr>
                          <w:b/>
                          <w:bCs/>
                          <w:sz w:val="40"/>
                          <w:szCs w:val="40"/>
                        </w:rPr>
                        <w:t>c</w:t>
                      </w:r>
                    </w:p>
                  </w:txbxContent>
                </v:textbox>
              </v:shape>
            </w:pict>
          </mc:Fallback>
        </mc:AlternateContent>
      </w:r>
    </w:p>
    <w:p w14:paraId="7F1F71FB" w14:textId="77777777" w:rsidR="00B81D6C" w:rsidRDefault="00B81D6C" w:rsidP="00B81D6C">
      <w:pPr>
        <w:pStyle w:val="Heading2"/>
      </w:pPr>
      <w:proofErr w:type="spellStart"/>
      <w:r>
        <w:t>TOPMed</w:t>
      </w:r>
      <w:proofErr w:type="spellEnd"/>
      <w:r>
        <w:t xml:space="preserve"> participant characteristics</w:t>
      </w:r>
    </w:p>
    <w:p w14:paraId="74649F4B" w14:textId="77777777" w:rsidR="00B81D6C" w:rsidRDefault="00B81D6C" w:rsidP="00B81D6C">
      <w:pPr>
        <w:rPr>
          <w:rFonts w:ascii="Calibri" w:hAnsi="Calibri" w:cs="Calibri"/>
          <w:color w:val="000000" w:themeColor="text1"/>
        </w:rPr>
      </w:pPr>
      <w:r w:rsidRPr="45E55E1A">
        <w:rPr>
          <w:rFonts w:ascii="Calibri" w:hAnsi="Calibri" w:cs="Calibri"/>
        </w:rPr>
        <w:t xml:space="preserve">We used </w:t>
      </w:r>
      <w:r>
        <w:rPr>
          <w:rFonts w:ascii="Calibri" w:hAnsi="Calibri" w:cs="Calibri"/>
        </w:rPr>
        <w:t xml:space="preserve">a </w:t>
      </w:r>
      <w:r w:rsidRPr="45E55E1A">
        <w:rPr>
          <w:rFonts w:ascii="Calibri" w:hAnsi="Calibri" w:cs="Calibri"/>
        </w:rPr>
        <w:t>multi-ethnic dataset</w:t>
      </w:r>
      <w:r>
        <w:t xml:space="preserve"> from the </w:t>
      </w:r>
      <w:proofErr w:type="spellStart"/>
      <w:r w:rsidRPr="45E55E1A">
        <w:rPr>
          <w:rFonts w:ascii="Calibri" w:hAnsi="Calibri"/>
        </w:rPr>
        <w:t>TOPMed</w:t>
      </w:r>
      <w:proofErr w:type="spellEnd"/>
      <w:r w:rsidRPr="45E55E1A">
        <w:rPr>
          <w:rFonts w:ascii="Calibri" w:hAnsi="Calibri"/>
        </w:rPr>
        <w:t xml:space="preserve"> consortium</w:t>
      </w:r>
      <w:r>
        <w:rPr>
          <w:rFonts w:ascii="Calibri" w:hAnsi="Calibri"/>
        </w:rPr>
        <w:t xml:space="preserve"> (freeze 8 release)</w:t>
      </w:r>
      <w:r w:rsidRPr="45E55E1A">
        <w:rPr>
          <w:rFonts w:ascii="Calibri" w:hAnsi="Calibri"/>
        </w:rPr>
        <w:t xml:space="preserve"> </w:t>
      </w:r>
      <w:r w:rsidRPr="45E55E1A">
        <w:rPr>
          <w:rFonts w:ascii="Calibri" w:hAnsi="Calibri" w:cs="Calibri"/>
        </w:rPr>
        <w:t xml:space="preserve">to train </w:t>
      </w:r>
      <w:ins w:id="48" w:author="Sofer, Tamar (HMFP - Cardiology)" w:date="2024-04-23T20:12:00Z">
        <w:r>
          <w:rPr>
            <w:rFonts w:ascii="Calibri" w:hAnsi="Calibri" w:cs="Calibri"/>
          </w:rPr>
          <w:t xml:space="preserve">non-linear </w:t>
        </w:r>
      </w:ins>
      <w:r w:rsidRPr="45E55E1A">
        <w:rPr>
          <w:rFonts w:ascii="Calibri" w:hAnsi="Calibri" w:cs="Calibri"/>
        </w:rPr>
        <w:t xml:space="preserve">ML models using PRSs for systolic and diastolic </w:t>
      </w:r>
      <w:r>
        <w:rPr>
          <w:rFonts w:ascii="Calibri" w:hAnsi="Calibri" w:cs="Calibri"/>
        </w:rPr>
        <w:t>BP</w:t>
      </w:r>
      <w:r w:rsidRPr="45E55E1A">
        <w:rPr>
          <w:rFonts w:ascii="Calibri" w:hAnsi="Calibri" w:cs="Calibri"/>
        </w:rPr>
        <w:t xml:space="preserve"> (SBP and DBP</w:t>
      </w:r>
      <w:r>
        <w:rPr>
          <w:rFonts w:ascii="Calibri" w:hAnsi="Calibri" w:cs="Calibri"/>
        </w:rPr>
        <w:t>, respectively</w:t>
      </w:r>
      <w:r w:rsidRPr="45E55E1A">
        <w:rPr>
          <w:rFonts w:ascii="Calibri" w:hAnsi="Calibri" w:cs="Calibri"/>
        </w:rPr>
        <w:t>)</w:t>
      </w:r>
      <w:r w:rsidRPr="45E55E1A">
        <w:rPr>
          <w:rFonts w:ascii="Calibri" w:hAnsi="Calibri"/>
        </w:rPr>
        <w:t xml:space="preserve">. The dataset included </w:t>
      </w:r>
      <w:r w:rsidRPr="45E55E1A">
        <w:rPr>
          <w:rFonts w:ascii="Calibri" w:hAnsi="Calibri" w:cs="Calibri"/>
          <w:color w:val="000000" w:themeColor="text1"/>
        </w:rPr>
        <w:t>62,295</w:t>
      </w:r>
      <w:r w:rsidRPr="45E55E1A">
        <w:rPr>
          <w:rFonts w:ascii="Calibri" w:hAnsi="Calibri" w:cs="Calibri"/>
        </w:rPr>
        <w:t xml:space="preserve"> unrelated </w:t>
      </w:r>
      <w:r w:rsidRPr="45E55E1A">
        <w:rPr>
          <w:rFonts w:ascii="Calibri" w:hAnsi="Calibri" w:cs="Calibri"/>
          <w:color w:val="000000" w:themeColor="text1"/>
        </w:rPr>
        <w:t>participants from fifteen U.S.- and Taiwan-based studies</w:t>
      </w:r>
      <w:r w:rsidRPr="45E55E1A">
        <w:rPr>
          <w:rFonts w:ascii="Calibri" w:hAnsi="Calibri" w:cs="Calibri"/>
        </w:rPr>
        <w:t xml:space="preserve">. </w:t>
      </w:r>
      <w:r>
        <w:rPr>
          <w:rFonts w:ascii="Calibri" w:hAnsi="Calibri" w:cs="Calibri"/>
        </w:rPr>
        <w:t xml:space="preserve">Participant characteristics are provided in Table 1. </w:t>
      </w:r>
      <w:r w:rsidRPr="45E55E1A">
        <w:rPr>
          <w:rFonts w:ascii="Calibri" w:hAnsi="Calibri" w:cs="Calibri"/>
          <w:color w:val="000000" w:themeColor="text1"/>
        </w:rPr>
        <w:t>Individuals self-identified according to categories of race and ethnicity: t</w:t>
      </w:r>
      <w:r>
        <w:t xml:space="preserve">here were </w:t>
      </w:r>
      <w:r w:rsidRPr="45E55E1A">
        <w:rPr>
          <w:color w:val="000000" w:themeColor="text1"/>
        </w:rPr>
        <w:t>14,587</w:t>
      </w:r>
      <w:r>
        <w:t xml:space="preserve"> Black participants, </w:t>
      </w:r>
      <w:r w:rsidRPr="45E55E1A">
        <w:rPr>
          <w:color w:val="000000" w:themeColor="text1"/>
        </w:rPr>
        <w:t>30,668</w:t>
      </w:r>
      <w:r>
        <w:t xml:space="preserve"> White participants</w:t>
      </w:r>
      <w:r w:rsidRPr="45E55E1A">
        <w:rPr>
          <w:color w:val="3F3F3F"/>
        </w:rPr>
        <w:t xml:space="preserve">, </w:t>
      </w:r>
      <w:r w:rsidRPr="45E55E1A">
        <w:rPr>
          <w:color w:val="000000" w:themeColor="text1"/>
        </w:rPr>
        <w:t>4</w:t>
      </w:r>
      <w:r>
        <w:rPr>
          <w:color w:val="000000" w:themeColor="text1"/>
        </w:rPr>
        <w:t>,</w:t>
      </w:r>
      <w:r w:rsidRPr="45E55E1A">
        <w:rPr>
          <w:color w:val="000000" w:themeColor="text1"/>
        </w:rPr>
        <w:t xml:space="preserve">655 </w:t>
      </w:r>
      <w:r>
        <w:t xml:space="preserve">Asian participants, </w:t>
      </w:r>
      <w:r w:rsidRPr="45E55E1A">
        <w:rPr>
          <w:color w:val="000000" w:themeColor="text1"/>
        </w:rPr>
        <w:t>11,904</w:t>
      </w:r>
      <w:r>
        <w:t xml:space="preserve"> Hispanic/Latino participants and 481 participants of “Other” or “Unknown” decent. </w:t>
      </w:r>
      <w:r w:rsidRPr="45E55E1A">
        <w:rPr>
          <w:rFonts w:ascii="Calibri" w:hAnsi="Calibri" w:cs="Calibri"/>
          <w:color w:val="000000" w:themeColor="text1"/>
        </w:rPr>
        <w:t xml:space="preserve">Descriptions of each of the contributing </w:t>
      </w:r>
      <w:proofErr w:type="spellStart"/>
      <w:r w:rsidRPr="45E55E1A">
        <w:rPr>
          <w:rFonts w:ascii="Calibri" w:hAnsi="Calibri" w:cs="Calibri"/>
          <w:color w:val="000000" w:themeColor="text1"/>
        </w:rPr>
        <w:t>TOPMed</w:t>
      </w:r>
      <w:proofErr w:type="spellEnd"/>
      <w:r w:rsidRPr="45E55E1A">
        <w:rPr>
          <w:rFonts w:ascii="Calibri" w:hAnsi="Calibri" w:cs="Calibri"/>
          <w:color w:val="000000" w:themeColor="text1"/>
        </w:rPr>
        <w:t xml:space="preserve"> studies are provided in </w:t>
      </w:r>
      <w:r w:rsidRPr="00E62CA7">
        <w:rPr>
          <w:rFonts w:ascii="Calibri" w:hAnsi="Calibri" w:cs="Calibri"/>
          <w:color w:val="000000" w:themeColor="text1"/>
        </w:rPr>
        <w:t>Supplementary Note 1.</w:t>
      </w:r>
      <w:r w:rsidRPr="45E55E1A">
        <w:rPr>
          <w:rFonts w:ascii="Calibri" w:hAnsi="Calibri" w:cs="Calibri"/>
          <w:color w:val="000000" w:themeColor="text1"/>
        </w:rPr>
        <w:t xml:space="preserve"> </w:t>
      </w:r>
    </w:p>
    <w:tbl>
      <w:tblPr>
        <w:tblStyle w:val="PlainTable2"/>
        <w:tblW w:w="9075" w:type="dxa"/>
        <w:tblLayout w:type="fixed"/>
        <w:tblLook w:val="06A0" w:firstRow="1" w:lastRow="0" w:firstColumn="1" w:lastColumn="0" w:noHBand="1" w:noVBand="1"/>
      </w:tblPr>
      <w:tblGrid>
        <w:gridCol w:w="1512"/>
        <w:gridCol w:w="1513"/>
        <w:gridCol w:w="1512"/>
        <w:gridCol w:w="1513"/>
        <w:gridCol w:w="1512"/>
        <w:gridCol w:w="1513"/>
      </w:tblGrid>
      <w:tr w:rsidR="00B81D6C" w14:paraId="61B1BEF8" w14:textId="77777777" w:rsidTr="00B81D6C">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512" w:type="dxa"/>
            <w:vAlign w:val="center"/>
          </w:tcPr>
          <w:p w14:paraId="533FFCDA" w14:textId="77777777" w:rsidR="00B81D6C" w:rsidRDefault="00B81D6C" w:rsidP="007E5A36">
            <w:pPr>
              <w:rPr>
                <w:rFonts w:eastAsiaTheme="minorEastAsia"/>
                <w:b w:val="0"/>
                <w:bCs w:val="0"/>
                <w:sz w:val="16"/>
                <w:szCs w:val="16"/>
              </w:rPr>
            </w:pPr>
            <w:r w:rsidRPr="5B01414A">
              <w:rPr>
                <w:rFonts w:eastAsiaTheme="minorEastAsia"/>
                <w:sz w:val="16"/>
                <w:szCs w:val="16"/>
              </w:rPr>
              <w:t>Characteristic</w:t>
            </w:r>
          </w:p>
        </w:tc>
        <w:tc>
          <w:tcPr>
            <w:tcW w:w="1513" w:type="dxa"/>
            <w:vAlign w:val="center"/>
          </w:tcPr>
          <w:p w14:paraId="58D413BB" w14:textId="77777777" w:rsidR="00B81D6C" w:rsidRDefault="00B81D6C" w:rsidP="009178AD">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16"/>
                <w:szCs w:val="16"/>
              </w:rPr>
            </w:pPr>
            <w:r w:rsidRPr="45E55E1A">
              <w:rPr>
                <w:rFonts w:eastAsiaTheme="minorEastAsia"/>
                <w:sz w:val="16"/>
                <w:szCs w:val="16"/>
              </w:rPr>
              <w:t>White</w:t>
            </w:r>
          </w:p>
        </w:tc>
        <w:tc>
          <w:tcPr>
            <w:tcW w:w="1512" w:type="dxa"/>
            <w:vAlign w:val="center"/>
          </w:tcPr>
          <w:p w14:paraId="5B05D349" w14:textId="77777777" w:rsidR="00B81D6C" w:rsidRDefault="00B81D6C" w:rsidP="009178AD">
            <w:pPr>
              <w:jc w:val="center"/>
              <w:cnfStyle w:val="100000000000" w:firstRow="1" w:lastRow="0" w:firstColumn="0" w:lastColumn="0" w:oddVBand="0" w:evenVBand="0" w:oddHBand="0" w:evenHBand="0" w:firstRowFirstColumn="0" w:firstRowLastColumn="0" w:lastRowFirstColumn="0" w:lastRowLastColumn="0"/>
              <w:rPr>
                <w:rFonts w:eastAsiaTheme="minorEastAsia"/>
                <w:sz w:val="16"/>
                <w:szCs w:val="16"/>
              </w:rPr>
            </w:pPr>
            <w:r w:rsidRPr="45E55E1A">
              <w:rPr>
                <w:rFonts w:eastAsiaTheme="minorEastAsia"/>
                <w:sz w:val="16"/>
                <w:szCs w:val="16"/>
              </w:rPr>
              <w:t>Black</w:t>
            </w:r>
          </w:p>
        </w:tc>
        <w:tc>
          <w:tcPr>
            <w:tcW w:w="1513" w:type="dxa"/>
            <w:vAlign w:val="center"/>
          </w:tcPr>
          <w:p w14:paraId="09877602" w14:textId="77777777" w:rsidR="00B81D6C" w:rsidRDefault="00B81D6C" w:rsidP="009178AD">
            <w:pPr>
              <w:jc w:val="center"/>
              <w:cnfStyle w:val="100000000000" w:firstRow="1" w:lastRow="0" w:firstColumn="0" w:lastColumn="0" w:oddVBand="0" w:evenVBand="0" w:oddHBand="0" w:evenHBand="0" w:firstRowFirstColumn="0" w:firstRowLastColumn="0" w:lastRowFirstColumn="0" w:lastRowLastColumn="0"/>
              <w:rPr>
                <w:rFonts w:eastAsiaTheme="minorEastAsia"/>
                <w:sz w:val="16"/>
                <w:szCs w:val="16"/>
              </w:rPr>
            </w:pPr>
            <w:r w:rsidRPr="45E55E1A">
              <w:rPr>
                <w:rFonts w:eastAsiaTheme="minorEastAsia"/>
                <w:sz w:val="16"/>
                <w:szCs w:val="16"/>
              </w:rPr>
              <w:t>Hispanic/Latino</w:t>
            </w:r>
          </w:p>
        </w:tc>
        <w:tc>
          <w:tcPr>
            <w:tcW w:w="1512" w:type="dxa"/>
            <w:vAlign w:val="center"/>
          </w:tcPr>
          <w:p w14:paraId="2CC6E014" w14:textId="77777777" w:rsidR="00B81D6C" w:rsidRDefault="00B81D6C" w:rsidP="009178AD">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16"/>
                <w:szCs w:val="16"/>
              </w:rPr>
            </w:pPr>
            <w:r w:rsidRPr="45E55E1A">
              <w:rPr>
                <w:rFonts w:eastAsiaTheme="minorEastAsia"/>
                <w:sz w:val="16"/>
                <w:szCs w:val="16"/>
              </w:rPr>
              <w:t>Asian</w:t>
            </w:r>
          </w:p>
        </w:tc>
        <w:tc>
          <w:tcPr>
            <w:tcW w:w="1513" w:type="dxa"/>
            <w:vAlign w:val="center"/>
          </w:tcPr>
          <w:p w14:paraId="648F1F54" w14:textId="77777777" w:rsidR="00B81D6C" w:rsidRDefault="00B81D6C" w:rsidP="009178AD">
            <w:pPr>
              <w:jc w:val="center"/>
              <w:cnfStyle w:val="100000000000" w:firstRow="1" w:lastRow="0" w:firstColumn="0" w:lastColumn="0" w:oddVBand="0" w:evenVBand="0" w:oddHBand="0" w:evenHBand="0" w:firstRowFirstColumn="0" w:firstRowLastColumn="0" w:lastRowFirstColumn="0" w:lastRowLastColumn="0"/>
              <w:rPr>
                <w:rFonts w:eastAsiaTheme="minorEastAsia"/>
                <w:sz w:val="16"/>
                <w:szCs w:val="16"/>
              </w:rPr>
            </w:pPr>
            <w:r w:rsidRPr="45E55E1A">
              <w:rPr>
                <w:rFonts w:eastAsiaTheme="minorEastAsia"/>
                <w:sz w:val="16"/>
                <w:szCs w:val="16"/>
              </w:rPr>
              <w:t>Other/Unknown</w:t>
            </w:r>
          </w:p>
        </w:tc>
      </w:tr>
      <w:tr w:rsidR="00B81D6C" w14:paraId="66DAABF3" w14:textId="77777777" w:rsidTr="00B81D6C">
        <w:trPr>
          <w:trHeight w:val="391"/>
        </w:trPr>
        <w:tc>
          <w:tcPr>
            <w:cnfStyle w:val="001000000000" w:firstRow="0" w:lastRow="0" w:firstColumn="1" w:lastColumn="0" w:oddVBand="0" w:evenVBand="0" w:oddHBand="0" w:evenHBand="0" w:firstRowFirstColumn="0" w:firstRowLastColumn="0" w:lastRowFirstColumn="0" w:lastRowLastColumn="0"/>
            <w:tcW w:w="1512" w:type="dxa"/>
            <w:vAlign w:val="center"/>
          </w:tcPr>
          <w:p w14:paraId="7AF807AF" w14:textId="77777777" w:rsidR="00B81D6C" w:rsidRPr="00D4494C" w:rsidRDefault="00B81D6C" w:rsidP="009178AD">
            <w:pPr>
              <w:rPr>
                <w:sz w:val="16"/>
                <w:szCs w:val="16"/>
              </w:rPr>
            </w:pPr>
            <w:r w:rsidRPr="00D4494C">
              <w:rPr>
                <w:sz w:val="16"/>
                <w:szCs w:val="16"/>
              </w:rPr>
              <w:t>N</w:t>
            </w:r>
          </w:p>
        </w:tc>
        <w:tc>
          <w:tcPr>
            <w:tcW w:w="1513" w:type="dxa"/>
            <w:vAlign w:val="center"/>
          </w:tcPr>
          <w:p w14:paraId="184BAB61"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rFonts w:eastAsiaTheme="minorEastAsia"/>
                <w:sz w:val="16"/>
                <w:szCs w:val="16"/>
              </w:rPr>
              <w:t>30,668</w:t>
            </w:r>
          </w:p>
        </w:tc>
        <w:tc>
          <w:tcPr>
            <w:tcW w:w="1512" w:type="dxa"/>
            <w:vAlign w:val="center"/>
          </w:tcPr>
          <w:p w14:paraId="29FA63CF"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rFonts w:eastAsiaTheme="minorEastAsia"/>
                <w:sz w:val="16"/>
                <w:szCs w:val="16"/>
              </w:rPr>
              <w:t>14,587</w:t>
            </w:r>
          </w:p>
        </w:tc>
        <w:tc>
          <w:tcPr>
            <w:tcW w:w="1513" w:type="dxa"/>
            <w:vAlign w:val="center"/>
          </w:tcPr>
          <w:p w14:paraId="05D3BF30"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rFonts w:eastAsiaTheme="minorEastAsia"/>
                <w:sz w:val="16"/>
                <w:szCs w:val="16"/>
              </w:rPr>
              <w:t>11,904</w:t>
            </w:r>
          </w:p>
        </w:tc>
        <w:tc>
          <w:tcPr>
            <w:tcW w:w="1512" w:type="dxa"/>
            <w:vAlign w:val="center"/>
          </w:tcPr>
          <w:p w14:paraId="275A56C0"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rFonts w:eastAsiaTheme="minorEastAsia"/>
                <w:sz w:val="16"/>
                <w:szCs w:val="16"/>
              </w:rPr>
              <w:t>4,655</w:t>
            </w:r>
          </w:p>
        </w:tc>
        <w:tc>
          <w:tcPr>
            <w:tcW w:w="1513" w:type="dxa"/>
            <w:vAlign w:val="center"/>
          </w:tcPr>
          <w:p w14:paraId="4FBED413"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rFonts w:eastAsiaTheme="minorEastAsia"/>
                <w:sz w:val="16"/>
                <w:szCs w:val="16"/>
              </w:rPr>
              <w:t>481</w:t>
            </w:r>
          </w:p>
        </w:tc>
      </w:tr>
      <w:tr w:rsidR="00B81D6C" w14:paraId="63155F6F" w14:textId="77777777" w:rsidTr="00B81D6C">
        <w:trPr>
          <w:trHeight w:val="391"/>
        </w:trPr>
        <w:tc>
          <w:tcPr>
            <w:cnfStyle w:val="001000000000" w:firstRow="0" w:lastRow="0" w:firstColumn="1" w:lastColumn="0" w:oddVBand="0" w:evenVBand="0" w:oddHBand="0" w:evenHBand="0" w:firstRowFirstColumn="0" w:firstRowLastColumn="0" w:lastRowFirstColumn="0" w:lastRowLastColumn="0"/>
            <w:tcW w:w="1512" w:type="dxa"/>
          </w:tcPr>
          <w:p w14:paraId="6E037B51" w14:textId="77777777" w:rsidR="00B81D6C" w:rsidRDefault="00B81D6C" w:rsidP="009178AD">
            <w:pPr>
              <w:rPr>
                <w:b w:val="0"/>
                <w:bCs w:val="0"/>
                <w:sz w:val="16"/>
                <w:szCs w:val="16"/>
              </w:rPr>
            </w:pPr>
            <w:r w:rsidRPr="5B01414A">
              <w:rPr>
                <w:sz w:val="16"/>
                <w:szCs w:val="16"/>
              </w:rPr>
              <w:t>Gender</w:t>
            </w:r>
            <w:r>
              <w:rPr>
                <w:sz w:val="16"/>
                <w:szCs w:val="16"/>
              </w:rPr>
              <w:t xml:space="preserve"> (N (%))</w:t>
            </w:r>
          </w:p>
        </w:tc>
        <w:tc>
          <w:tcPr>
            <w:tcW w:w="1513" w:type="dxa"/>
          </w:tcPr>
          <w:p w14:paraId="169EBDCD"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12" w:type="dxa"/>
          </w:tcPr>
          <w:p w14:paraId="62E42030"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13" w:type="dxa"/>
          </w:tcPr>
          <w:p w14:paraId="64B3AC8C"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12" w:type="dxa"/>
          </w:tcPr>
          <w:p w14:paraId="5BEF7244"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13" w:type="dxa"/>
          </w:tcPr>
          <w:p w14:paraId="0BFF7AC4"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B81D6C" w14:paraId="4379D910" w14:textId="77777777" w:rsidTr="00B81D6C">
        <w:trPr>
          <w:trHeight w:val="391"/>
        </w:trPr>
        <w:tc>
          <w:tcPr>
            <w:cnfStyle w:val="001000000000" w:firstRow="0" w:lastRow="0" w:firstColumn="1" w:lastColumn="0" w:oddVBand="0" w:evenVBand="0" w:oddHBand="0" w:evenHBand="0" w:firstRowFirstColumn="0" w:firstRowLastColumn="0" w:lastRowFirstColumn="0" w:lastRowLastColumn="0"/>
            <w:tcW w:w="1512" w:type="dxa"/>
          </w:tcPr>
          <w:p w14:paraId="45FB01F0" w14:textId="77777777" w:rsidR="00B81D6C" w:rsidRDefault="00B81D6C" w:rsidP="00A71178">
            <w:pPr>
              <w:spacing w:line="480" w:lineRule="auto"/>
              <w:jc w:val="right"/>
              <w:rPr>
                <w:b w:val="0"/>
                <w:bCs w:val="0"/>
                <w:sz w:val="16"/>
                <w:szCs w:val="16"/>
              </w:rPr>
            </w:pPr>
            <w:r w:rsidRPr="45E55E1A">
              <w:rPr>
                <w:b w:val="0"/>
                <w:bCs w:val="0"/>
                <w:sz w:val="16"/>
                <w:szCs w:val="16"/>
              </w:rPr>
              <w:lastRenderedPageBreak/>
              <w:t>Female</w:t>
            </w:r>
          </w:p>
        </w:tc>
        <w:tc>
          <w:tcPr>
            <w:tcW w:w="1513" w:type="dxa"/>
          </w:tcPr>
          <w:p w14:paraId="49861B25"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20,218 (66%)</w:t>
            </w:r>
          </w:p>
        </w:tc>
        <w:tc>
          <w:tcPr>
            <w:tcW w:w="1512" w:type="dxa"/>
          </w:tcPr>
          <w:p w14:paraId="38CC34CE"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9,165 (63%)</w:t>
            </w:r>
          </w:p>
        </w:tc>
        <w:tc>
          <w:tcPr>
            <w:tcW w:w="1513" w:type="dxa"/>
          </w:tcPr>
          <w:p w14:paraId="0D129EED"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7,108 (60%)</w:t>
            </w:r>
          </w:p>
        </w:tc>
        <w:tc>
          <w:tcPr>
            <w:tcW w:w="1512" w:type="dxa"/>
          </w:tcPr>
          <w:p w14:paraId="1E67A6A4"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2,376 (51%)</w:t>
            </w:r>
          </w:p>
        </w:tc>
        <w:tc>
          <w:tcPr>
            <w:tcW w:w="1513" w:type="dxa"/>
          </w:tcPr>
          <w:p w14:paraId="0970B26E"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198 (41%)</w:t>
            </w:r>
          </w:p>
        </w:tc>
      </w:tr>
      <w:tr w:rsidR="00B81D6C" w14:paraId="2DBA49FB" w14:textId="77777777" w:rsidTr="00B81D6C">
        <w:trPr>
          <w:trHeight w:val="391"/>
        </w:trPr>
        <w:tc>
          <w:tcPr>
            <w:cnfStyle w:val="001000000000" w:firstRow="0" w:lastRow="0" w:firstColumn="1" w:lastColumn="0" w:oddVBand="0" w:evenVBand="0" w:oddHBand="0" w:evenHBand="0" w:firstRowFirstColumn="0" w:firstRowLastColumn="0" w:lastRowFirstColumn="0" w:lastRowLastColumn="0"/>
            <w:tcW w:w="1512" w:type="dxa"/>
          </w:tcPr>
          <w:p w14:paraId="34891002" w14:textId="77777777" w:rsidR="00B81D6C" w:rsidRDefault="00B81D6C" w:rsidP="00A71178">
            <w:pPr>
              <w:jc w:val="right"/>
              <w:rPr>
                <w:b w:val="0"/>
                <w:bCs w:val="0"/>
                <w:sz w:val="16"/>
                <w:szCs w:val="16"/>
              </w:rPr>
            </w:pPr>
            <w:r w:rsidRPr="45E55E1A">
              <w:rPr>
                <w:b w:val="0"/>
                <w:bCs w:val="0"/>
                <w:sz w:val="16"/>
                <w:szCs w:val="16"/>
              </w:rPr>
              <w:t>Male</w:t>
            </w:r>
          </w:p>
        </w:tc>
        <w:tc>
          <w:tcPr>
            <w:tcW w:w="1513" w:type="dxa"/>
          </w:tcPr>
          <w:p w14:paraId="0937E45D"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10,450 (34%)</w:t>
            </w:r>
          </w:p>
        </w:tc>
        <w:tc>
          <w:tcPr>
            <w:tcW w:w="1512" w:type="dxa"/>
          </w:tcPr>
          <w:p w14:paraId="404069C6"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5,422 (37%)</w:t>
            </w:r>
          </w:p>
        </w:tc>
        <w:tc>
          <w:tcPr>
            <w:tcW w:w="1513" w:type="dxa"/>
          </w:tcPr>
          <w:p w14:paraId="0226AE4B"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4,796 (40%)</w:t>
            </w:r>
          </w:p>
        </w:tc>
        <w:tc>
          <w:tcPr>
            <w:tcW w:w="1512" w:type="dxa"/>
          </w:tcPr>
          <w:p w14:paraId="20F9332A"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2,279(49%)</w:t>
            </w:r>
          </w:p>
        </w:tc>
        <w:tc>
          <w:tcPr>
            <w:tcW w:w="1513" w:type="dxa"/>
          </w:tcPr>
          <w:p w14:paraId="132C836B"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283 (59%)</w:t>
            </w:r>
          </w:p>
        </w:tc>
      </w:tr>
      <w:tr w:rsidR="00B81D6C" w14:paraId="60CA0B51" w14:textId="77777777" w:rsidTr="00B81D6C">
        <w:trPr>
          <w:trHeight w:val="391"/>
        </w:trPr>
        <w:tc>
          <w:tcPr>
            <w:cnfStyle w:val="001000000000" w:firstRow="0" w:lastRow="0" w:firstColumn="1" w:lastColumn="0" w:oddVBand="0" w:evenVBand="0" w:oddHBand="0" w:evenHBand="0" w:firstRowFirstColumn="0" w:firstRowLastColumn="0" w:lastRowFirstColumn="0" w:lastRowLastColumn="0"/>
            <w:tcW w:w="1512" w:type="dxa"/>
          </w:tcPr>
          <w:p w14:paraId="5EB4FF2B" w14:textId="77777777" w:rsidR="00B81D6C" w:rsidRDefault="00B81D6C" w:rsidP="009178AD">
            <w:pPr>
              <w:rPr>
                <w:b w:val="0"/>
                <w:bCs w:val="0"/>
                <w:sz w:val="16"/>
                <w:szCs w:val="16"/>
              </w:rPr>
            </w:pPr>
            <w:r w:rsidRPr="5B01414A">
              <w:rPr>
                <w:sz w:val="16"/>
                <w:szCs w:val="16"/>
              </w:rPr>
              <w:t>Age</w:t>
            </w:r>
            <w:r>
              <w:rPr>
                <w:sz w:val="16"/>
                <w:szCs w:val="16"/>
              </w:rPr>
              <w:t>, years (</w:t>
            </w:r>
            <w:r w:rsidRPr="3790E096">
              <w:rPr>
                <w:sz w:val="16"/>
                <w:szCs w:val="16"/>
              </w:rPr>
              <w:t>Median</w:t>
            </w:r>
            <w:r>
              <w:rPr>
                <w:sz w:val="16"/>
                <w:szCs w:val="16"/>
              </w:rPr>
              <w:t xml:space="preserve">, </w:t>
            </w:r>
            <w:r w:rsidRPr="3790E096">
              <w:rPr>
                <w:sz w:val="16"/>
                <w:szCs w:val="16"/>
              </w:rPr>
              <w:t>IQR)</w:t>
            </w:r>
            <w:r>
              <w:rPr>
                <w:sz w:val="16"/>
                <w:szCs w:val="16"/>
              </w:rPr>
              <w:t>)</w:t>
            </w:r>
          </w:p>
        </w:tc>
        <w:tc>
          <w:tcPr>
            <w:tcW w:w="1513" w:type="dxa"/>
          </w:tcPr>
          <w:p w14:paraId="60ADFE6B"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60 (50, 69)</w:t>
            </w:r>
          </w:p>
        </w:tc>
        <w:tc>
          <w:tcPr>
            <w:tcW w:w="1512" w:type="dxa"/>
          </w:tcPr>
          <w:p w14:paraId="0E063AFF"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55 (47, 64)</w:t>
            </w:r>
          </w:p>
        </w:tc>
        <w:tc>
          <w:tcPr>
            <w:tcW w:w="1513" w:type="dxa"/>
          </w:tcPr>
          <w:p w14:paraId="2012003C"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52 (43, 61)</w:t>
            </w:r>
          </w:p>
        </w:tc>
        <w:tc>
          <w:tcPr>
            <w:tcW w:w="1512" w:type="dxa"/>
          </w:tcPr>
          <w:p w14:paraId="6D9FCF17"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48 (40, 57)</w:t>
            </w:r>
          </w:p>
        </w:tc>
        <w:tc>
          <w:tcPr>
            <w:tcW w:w="1513" w:type="dxa"/>
          </w:tcPr>
          <w:p w14:paraId="26D8A8A2"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59 (50, 67)</w:t>
            </w:r>
          </w:p>
        </w:tc>
      </w:tr>
      <w:tr w:rsidR="00B81D6C" w14:paraId="5CD9C2F5" w14:textId="77777777" w:rsidTr="00B81D6C">
        <w:trPr>
          <w:trHeight w:val="391"/>
        </w:trPr>
        <w:tc>
          <w:tcPr>
            <w:cnfStyle w:val="001000000000" w:firstRow="0" w:lastRow="0" w:firstColumn="1" w:lastColumn="0" w:oddVBand="0" w:evenVBand="0" w:oddHBand="0" w:evenHBand="0" w:firstRowFirstColumn="0" w:firstRowLastColumn="0" w:lastRowFirstColumn="0" w:lastRowLastColumn="0"/>
            <w:tcW w:w="1512" w:type="dxa"/>
          </w:tcPr>
          <w:p w14:paraId="422112AB" w14:textId="77777777" w:rsidR="00B81D6C" w:rsidRDefault="00B81D6C" w:rsidP="009178AD">
            <w:pPr>
              <w:rPr>
                <w:b w:val="0"/>
                <w:bCs w:val="0"/>
                <w:sz w:val="16"/>
                <w:szCs w:val="16"/>
              </w:rPr>
            </w:pPr>
            <w:r w:rsidRPr="5B01414A">
              <w:rPr>
                <w:sz w:val="16"/>
                <w:szCs w:val="16"/>
              </w:rPr>
              <w:t>SBP</w:t>
            </w:r>
            <w:r>
              <w:rPr>
                <w:sz w:val="16"/>
                <w:szCs w:val="16"/>
              </w:rPr>
              <w:t>, mmHg</w:t>
            </w:r>
            <w:r>
              <w:rPr>
                <w:sz w:val="16"/>
                <w:szCs w:val="16"/>
                <w:vertAlign w:val="superscript"/>
              </w:rPr>
              <w:t xml:space="preserve"> </w:t>
            </w:r>
            <w:r>
              <w:rPr>
                <w:sz w:val="16"/>
                <w:szCs w:val="16"/>
              </w:rPr>
              <w:t>(</w:t>
            </w:r>
            <w:r w:rsidRPr="3790E096">
              <w:rPr>
                <w:sz w:val="16"/>
                <w:szCs w:val="16"/>
              </w:rPr>
              <w:t>Median</w:t>
            </w:r>
            <w:r>
              <w:rPr>
                <w:sz w:val="16"/>
                <w:szCs w:val="16"/>
              </w:rPr>
              <w:t xml:space="preserve">, </w:t>
            </w:r>
            <w:r w:rsidRPr="3790E096">
              <w:rPr>
                <w:sz w:val="16"/>
                <w:szCs w:val="16"/>
              </w:rPr>
              <w:t>IQR)</w:t>
            </w:r>
            <w:r>
              <w:rPr>
                <w:sz w:val="16"/>
                <w:szCs w:val="16"/>
              </w:rPr>
              <w:t>)</w:t>
            </w:r>
          </w:p>
        </w:tc>
        <w:tc>
          <w:tcPr>
            <w:tcW w:w="1513" w:type="dxa"/>
          </w:tcPr>
          <w:p w14:paraId="09D607B6"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126 (113, 142)</w:t>
            </w:r>
          </w:p>
        </w:tc>
        <w:tc>
          <w:tcPr>
            <w:tcW w:w="1512" w:type="dxa"/>
          </w:tcPr>
          <w:p w14:paraId="72F27F92"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133 (119, 150)</w:t>
            </w:r>
          </w:p>
        </w:tc>
        <w:tc>
          <w:tcPr>
            <w:tcW w:w="1513" w:type="dxa"/>
          </w:tcPr>
          <w:p w14:paraId="5C14F58E"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126 (113, 144)</w:t>
            </w:r>
          </w:p>
        </w:tc>
        <w:tc>
          <w:tcPr>
            <w:tcW w:w="1512" w:type="dxa"/>
          </w:tcPr>
          <w:p w14:paraId="2B1D299F"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122 (110, 138)</w:t>
            </w:r>
          </w:p>
        </w:tc>
        <w:tc>
          <w:tcPr>
            <w:tcW w:w="1513" w:type="dxa"/>
          </w:tcPr>
          <w:p w14:paraId="18D274DB"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134 (116, 152)</w:t>
            </w:r>
          </w:p>
        </w:tc>
      </w:tr>
      <w:tr w:rsidR="00B81D6C" w14:paraId="0BA4898B" w14:textId="77777777" w:rsidTr="00B81D6C">
        <w:trPr>
          <w:trHeight w:val="391"/>
        </w:trPr>
        <w:tc>
          <w:tcPr>
            <w:cnfStyle w:val="001000000000" w:firstRow="0" w:lastRow="0" w:firstColumn="1" w:lastColumn="0" w:oddVBand="0" w:evenVBand="0" w:oddHBand="0" w:evenHBand="0" w:firstRowFirstColumn="0" w:firstRowLastColumn="0" w:lastRowFirstColumn="0" w:lastRowLastColumn="0"/>
            <w:tcW w:w="1512" w:type="dxa"/>
          </w:tcPr>
          <w:p w14:paraId="29192332" w14:textId="77777777" w:rsidR="00B81D6C" w:rsidRDefault="00B81D6C" w:rsidP="009178AD">
            <w:pPr>
              <w:rPr>
                <w:b w:val="0"/>
                <w:bCs w:val="0"/>
                <w:sz w:val="16"/>
                <w:szCs w:val="16"/>
              </w:rPr>
            </w:pPr>
            <w:r w:rsidRPr="5B01414A">
              <w:rPr>
                <w:sz w:val="16"/>
                <w:szCs w:val="16"/>
              </w:rPr>
              <w:t>DBP</w:t>
            </w:r>
            <w:r>
              <w:rPr>
                <w:sz w:val="16"/>
                <w:szCs w:val="16"/>
              </w:rPr>
              <w:t xml:space="preserve">, </w:t>
            </w:r>
            <w:proofErr w:type="gramStart"/>
            <w:r>
              <w:rPr>
                <w:sz w:val="16"/>
                <w:szCs w:val="16"/>
              </w:rPr>
              <w:t>mmHg</w:t>
            </w:r>
            <w:r w:rsidRPr="00A71178" w:rsidDel="00431DDE">
              <w:rPr>
                <w:sz w:val="16"/>
                <w:szCs w:val="16"/>
                <w:vertAlign w:val="superscript"/>
              </w:rPr>
              <w:t xml:space="preserve"> </w:t>
            </w:r>
            <w:r>
              <w:rPr>
                <w:sz w:val="16"/>
                <w:szCs w:val="16"/>
                <w:vertAlign w:val="superscript"/>
              </w:rPr>
              <w:t xml:space="preserve"> </w:t>
            </w:r>
            <w:r>
              <w:rPr>
                <w:sz w:val="16"/>
                <w:szCs w:val="16"/>
              </w:rPr>
              <w:t>(</w:t>
            </w:r>
            <w:proofErr w:type="gramEnd"/>
            <w:r w:rsidRPr="3790E096">
              <w:rPr>
                <w:sz w:val="16"/>
                <w:szCs w:val="16"/>
              </w:rPr>
              <w:t>Median</w:t>
            </w:r>
            <w:r>
              <w:rPr>
                <w:sz w:val="16"/>
                <w:szCs w:val="16"/>
              </w:rPr>
              <w:t xml:space="preserve">, </w:t>
            </w:r>
            <w:r w:rsidRPr="3790E096">
              <w:rPr>
                <w:sz w:val="16"/>
                <w:szCs w:val="16"/>
              </w:rPr>
              <w:t>IQR)</w:t>
            </w:r>
            <w:r>
              <w:rPr>
                <w:sz w:val="16"/>
                <w:szCs w:val="16"/>
              </w:rPr>
              <w:t>)</w:t>
            </w:r>
          </w:p>
        </w:tc>
        <w:tc>
          <w:tcPr>
            <w:tcW w:w="1513" w:type="dxa"/>
          </w:tcPr>
          <w:p w14:paraId="4468081C"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75 (68,83)</w:t>
            </w:r>
          </w:p>
        </w:tc>
        <w:tc>
          <w:tcPr>
            <w:tcW w:w="1512" w:type="dxa"/>
          </w:tcPr>
          <w:p w14:paraId="660BF6EE"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80 (72, 89)</w:t>
            </w:r>
          </w:p>
        </w:tc>
        <w:tc>
          <w:tcPr>
            <w:tcW w:w="1513" w:type="dxa"/>
          </w:tcPr>
          <w:p w14:paraId="740D03B7"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76 (68, 84)</w:t>
            </w:r>
          </w:p>
        </w:tc>
        <w:tc>
          <w:tcPr>
            <w:tcW w:w="1512" w:type="dxa"/>
          </w:tcPr>
          <w:p w14:paraId="32547BF7"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75 (68, 85)</w:t>
            </w:r>
          </w:p>
        </w:tc>
        <w:tc>
          <w:tcPr>
            <w:tcW w:w="1513" w:type="dxa"/>
          </w:tcPr>
          <w:p w14:paraId="6E248F90"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76 (66, 86)</w:t>
            </w:r>
          </w:p>
        </w:tc>
      </w:tr>
      <w:tr w:rsidR="00B81D6C" w14:paraId="64E84428" w14:textId="77777777" w:rsidTr="00B81D6C">
        <w:trPr>
          <w:trHeight w:val="391"/>
        </w:trPr>
        <w:tc>
          <w:tcPr>
            <w:cnfStyle w:val="001000000000" w:firstRow="0" w:lastRow="0" w:firstColumn="1" w:lastColumn="0" w:oddVBand="0" w:evenVBand="0" w:oddHBand="0" w:evenHBand="0" w:firstRowFirstColumn="0" w:firstRowLastColumn="0" w:lastRowFirstColumn="0" w:lastRowLastColumn="0"/>
            <w:tcW w:w="1512" w:type="dxa"/>
          </w:tcPr>
          <w:p w14:paraId="423D4122" w14:textId="77777777" w:rsidR="00B81D6C" w:rsidRDefault="00B81D6C" w:rsidP="009178AD">
            <w:pPr>
              <w:rPr>
                <w:b w:val="0"/>
                <w:bCs w:val="0"/>
                <w:sz w:val="16"/>
                <w:szCs w:val="16"/>
              </w:rPr>
            </w:pPr>
            <w:r w:rsidRPr="5B01414A">
              <w:rPr>
                <w:sz w:val="16"/>
                <w:szCs w:val="16"/>
              </w:rPr>
              <w:t>BMI</w:t>
            </w:r>
            <w:r>
              <w:rPr>
                <w:sz w:val="16"/>
                <w:szCs w:val="16"/>
              </w:rPr>
              <w:t>, kg/m</w:t>
            </w:r>
            <w:r w:rsidRPr="00514836">
              <w:rPr>
                <w:sz w:val="16"/>
                <w:szCs w:val="16"/>
                <w:vertAlign w:val="superscript"/>
              </w:rPr>
              <w:t>2</w:t>
            </w:r>
            <w:r>
              <w:rPr>
                <w:sz w:val="16"/>
                <w:szCs w:val="16"/>
                <w:vertAlign w:val="superscript"/>
              </w:rPr>
              <w:t xml:space="preserve"> </w:t>
            </w:r>
            <w:r>
              <w:rPr>
                <w:sz w:val="16"/>
                <w:szCs w:val="16"/>
              </w:rPr>
              <w:t>(</w:t>
            </w:r>
            <w:r w:rsidRPr="3790E096">
              <w:rPr>
                <w:sz w:val="16"/>
                <w:szCs w:val="16"/>
              </w:rPr>
              <w:t>Median</w:t>
            </w:r>
            <w:r>
              <w:rPr>
                <w:sz w:val="16"/>
                <w:szCs w:val="16"/>
              </w:rPr>
              <w:t xml:space="preserve">, </w:t>
            </w:r>
            <w:r w:rsidRPr="3790E096">
              <w:rPr>
                <w:sz w:val="16"/>
                <w:szCs w:val="16"/>
              </w:rPr>
              <w:t>IQR)</w:t>
            </w:r>
            <w:r>
              <w:rPr>
                <w:sz w:val="16"/>
                <w:szCs w:val="16"/>
              </w:rPr>
              <w:t>)</w:t>
            </w:r>
          </w:p>
        </w:tc>
        <w:tc>
          <w:tcPr>
            <w:tcW w:w="1513" w:type="dxa"/>
          </w:tcPr>
          <w:p w14:paraId="42F89290"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26.4 (23.5, 30.0)</w:t>
            </w:r>
          </w:p>
        </w:tc>
        <w:tc>
          <w:tcPr>
            <w:tcW w:w="1512" w:type="dxa"/>
          </w:tcPr>
          <w:p w14:paraId="551B76A7"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29.0 (25.1, 34.0)</w:t>
            </w:r>
          </w:p>
        </w:tc>
        <w:tc>
          <w:tcPr>
            <w:tcW w:w="1513" w:type="dxa"/>
          </w:tcPr>
          <w:p w14:paraId="19A3C46E"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29.0 (26.0, 33.0)</w:t>
            </w:r>
          </w:p>
        </w:tc>
        <w:tc>
          <w:tcPr>
            <w:tcW w:w="1512" w:type="dxa"/>
          </w:tcPr>
          <w:p w14:paraId="3AB368AF"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23.9 (21.8, 26.2)</w:t>
            </w:r>
          </w:p>
        </w:tc>
        <w:tc>
          <w:tcPr>
            <w:tcW w:w="1513" w:type="dxa"/>
          </w:tcPr>
          <w:p w14:paraId="0FC3C84F"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27.3 (24.3, 31.5)</w:t>
            </w:r>
          </w:p>
        </w:tc>
      </w:tr>
      <w:tr w:rsidR="00B81D6C" w14:paraId="72AA4BA4" w14:textId="77777777" w:rsidTr="00B81D6C">
        <w:trPr>
          <w:trHeight w:val="391"/>
        </w:trPr>
        <w:tc>
          <w:tcPr>
            <w:cnfStyle w:val="001000000000" w:firstRow="0" w:lastRow="0" w:firstColumn="1" w:lastColumn="0" w:oddVBand="0" w:evenVBand="0" w:oddHBand="0" w:evenHBand="0" w:firstRowFirstColumn="0" w:firstRowLastColumn="0" w:lastRowFirstColumn="0" w:lastRowLastColumn="0"/>
            <w:tcW w:w="1512" w:type="dxa"/>
          </w:tcPr>
          <w:p w14:paraId="3D8B9AFB" w14:textId="77777777" w:rsidR="00B81D6C" w:rsidRDefault="00B81D6C" w:rsidP="009178AD">
            <w:pPr>
              <w:rPr>
                <w:b w:val="0"/>
                <w:bCs w:val="0"/>
                <w:sz w:val="16"/>
                <w:szCs w:val="16"/>
              </w:rPr>
            </w:pPr>
            <w:r w:rsidRPr="5B01414A">
              <w:rPr>
                <w:sz w:val="16"/>
                <w:szCs w:val="16"/>
              </w:rPr>
              <w:t>Hypertensi</w:t>
            </w:r>
            <w:r>
              <w:rPr>
                <w:sz w:val="16"/>
                <w:szCs w:val="16"/>
              </w:rPr>
              <w:t>ve (N (%))</w:t>
            </w:r>
          </w:p>
        </w:tc>
        <w:tc>
          <w:tcPr>
            <w:tcW w:w="1513" w:type="dxa"/>
          </w:tcPr>
          <w:p w14:paraId="2FC570F7"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17,274 (5</w:t>
            </w:r>
            <w:r>
              <w:rPr>
                <w:sz w:val="16"/>
                <w:szCs w:val="16"/>
              </w:rPr>
              <w:t>6</w:t>
            </w:r>
            <w:r w:rsidRPr="5B01414A">
              <w:rPr>
                <w:sz w:val="16"/>
                <w:szCs w:val="16"/>
              </w:rPr>
              <w:t>%)</w:t>
            </w:r>
          </w:p>
        </w:tc>
        <w:tc>
          <w:tcPr>
            <w:tcW w:w="1512" w:type="dxa"/>
          </w:tcPr>
          <w:p w14:paraId="448B8F25"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10,103 (69%)</w:t>
            </w:r>
          </w:p>
        </w:tc>
        <w:tc>
          <w:tcPr>
            <w:tcW w:w="1513" w:type="dxa"/>
          </w:tcPr>
          <w:p w14:paraId="38FF48FF"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6,733 (57%)</w:t>
            </w:r>
          </w:p>
        </w:tc>
        <w:tc>
          <w:tcPr>
            <w:tcW w:w="1512" w:type="dxa"/>
          </w:tcPr>
          <w:p w14:paraId="34A02E36"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2,381 (51%)</w:t>
            </w:r>
          </w:p>
        </w:tc>
        <w:tc>
          <w:tcPr>
            <w:tcW w:w="1513" w:type="dxa"/>
          </w:tcPr>
          <w:p w14:paraId="0019A3B7" w14:textId="77777777" w:rsidR="00B81D6C" w:rsidRDefault="00B81D6C" w:rsidP="009178AD">
            <w:pPr>
              <w:jc w:val="center"/>
              <w:cnfStyle w:val="000000000000" w:firstRow="0" w:lastRow="0" w:firstColumn="0" w:lastColumn="0" w:oddVBand="0" w:evenVBand="0" w:oddHBand="0" w:evenHBand="0" w:firstRowFirstColumn="0" w:firstRowLastColumn="0" w:lastRowFirstColumn="0" w:lastRowLastColumn="0"/>
              <w:rPr>
                <w:sz w:val="16"/>
                <w:szCs w:val="16"/>
              </w:rPr>
            </w:pPr>
            <w:r w:rsidRPr="5B01414A">
              <w:rPr>
                <w:sz w:val="16"/>
                <w:szCs w:val="16"/>
              </w:rPr>
              <w:t>323 (67%)</w:t>
            </w:r>
          </w:p>
        </w:tc>
      </w:tr>
    </w:tbl>
    <w:p w14:paraId="0A24BA35" w14:textId="77777777" w:rsidR="00B81D6C" w:rsidRPr="00514836" w:rsidRDefault="00B81D6C" w:rsidP="00B81D6C">
      <w:pPr>
        <w:spacing w:line="240" w:lineRule="auto"/>
        <w:rPr>
          <w:sz w:val="20"/>
          <w:szCs w:val="20"/>
        </w:rPr>
      </w:pPr>
      <w:r w:rsidRPr="00514836">
        <w:rPr>
          <w:rFonts w:ascii="Calibri" w:hAnsi="Calibri" w:cs="Calibri"/>
          <w:color w:val="000000" w:themeColor="text1"/>
          <w:sz w:val="20"/>
          <w:szCs w:val="20"/>
        </w:rPr>
        <w:t>Table 1:</w:t>
      </w:r>
      <w:r w:rsidRPr="00514836">
        <w:rPr>
          <w:sz w:val="20"/>
          <w:szCs w:val="20"/>
        </w:rPr>
        <w:t xml:space="preserve"> </w:t>
      </w:r>
      <w:proofErr w:type="spellStart"/>
      <w:r w:rsidRPr="00514836">
        <w:rPr>
          <w:sz w:val="20"/>
          <w:szCs w:val="20"/>
        </w:rPr>
        <w:t>TOPMed</w:t>
      </w:r>
      <w:proofErr w:type="spellEnd"/>
      <w:r w:rsidRPr="00514836">
        <w:rPr>
          <w:sz w:val="20"/>
          <w:szCs w:val="20"/>
        </w:rPr>
        <w:t xml:space="preserve"> dataset (training and testing sets combined) characteristics aggregated over the studies, stratified by race/ethnic background. Hypertension was defined as SBP</w:t>
      </w:r>
      <m:oMath>
        <m:r>
          <w:rPr>
            <w:rFonts w:ascii="Cambria Math" w:hAnsi="Cambria Math"/>
            <w:sz w:val="20"/>
            <w:szCs w:val="20"/>
          </w:rPr>
          <m:t>≥</m:t>
        </m:r>
      </m:oMath>
      <w:r w:rsidRPr="00514836">
        <w:rPr>
          <w:rFonts w:eastAsiaTheme="minorEastAsia"/>
          <w:sz w:val="20"/>
          <w:szCs w:val="20"/>
        </w:rPr>
        <w:t>130, DBP</w:t>
      </w:r>
      <m:oMath>
        <m:r>
          <w:rPr>
            <w:rFonts w:ascii="Cambria Math" w:eastAsiaTheme="minorEastAsia" w:hAnsi="Cambria Math"/>
            <w:sz w:val="20"/>
            <w:szCs w:val="20"/>
          </w:rPr>
          <m:t>≥80</m:t>
        </m:r>
      </m:oMath>
      <w:r w:rsidRPr="00514836">
        <w:rPr>
          <w:rFonts w:eastAsiaTheme="minorEastAsia"/>
          <w:sz w:val="20"/>
          <w:szCs w:val="20"/>
        </w:rPr>
        <w:t>, or use of antihypertensive medications.</w:t>
      </w:r>
      <w:r>
        <w:rPr>
          <w:rFonts w:eastAsiaTheme="minorEastAsia"/>
          <w:sz w:val="20"/>
          <w:szCs w:val="20"/>
        </w:rPr>
        <w:t xml:space="preserve"> IQR: interquartile range. </w:t>
      </w:r>
    </w:p>
    <w:tbl>
      <w:tblPr>
        <w:tblStyle w:val="TableGrid"/>
        <w:tblpPr w:leftFromText="180" w:rightFromText="180" w:vertAnchor="text" w:horzAnchor="margin" w:tblpY="3995"/>
        <w:tblW w:w="10233" w:type="dxa"/>
        <w:tblLook w:val="06A0" w:firstRow="1" w:lastRow="0" w:firstColumn="1" w:lastColumn="0" w:noHBand="1" w:noVBand="1"/>
      </w:tblPr>
      <w:tblGrid>
        <w:gridCol w:w="10233"/>
      </w:tblGrid>
      <w:tr w:rsidR="00633BB8" w14:paraId="7B3BBC82" w14:textId="77777777" w:rsidTr="00633BB8">
        <w:trPr>
          <w:trHeight w:val="301"/>
        </w:trPr>
        <w:tc>
          <w:tcPr>
            <w:tcW w:w="10233" w:type="dxa"/>
          </w:tcPr>
          <w:p w14:paraId="7DD8A4EB" w14:textId="77777777" w:rsidR="00633BB8" w:rsidRPr="00887687" w:rsidRDefault="00633BB8" w:rsidP="00633BB8">
            <w:pPr>
              <w:pStyle w:val="Heading2"/>
              <w:rPr>
                <w:moveTo w:id="49" w:author="Sofer, Tamar (HMFP - Cardiology)" w:date="2024-04-29T14:50:00Z"/>
              </w:rPr>
            </w:pPr>
            <w:moveToRangeStart w:id="50" w:author="Sofer, Tamar (HMFP - Cardiology)" w:date="2024-04-29T14:50:00Z" w:name="move165294674"/>
            <w:moveTo w:id="51" w:author="Sofer, Tamar (HMFP - Cardiology)" w:date="2024-04-29T14:50:00Z">
              <w:r>
                <w:t>Figure 2: Estimated phenotypic PVE of baseline models fitted using non-linear ML and linear models.</w:t>
              </w:r>
            </w:moveTo>
          </w:p>
        </w:tc>
      </w:tr>
      <w:tr w:rsidR="00633BB8" w14:paraId="6976C657" w14:textId="77777777" w:rsidTr="00633BB8">
        <w:trPr>
          <w:trHeight w:val="301"/>
        </w:trPr>
        <w:tc>
          <w:tcPr>
            <w:tcW w:w="10233" w:type="dxa"/>
          </w:tcPr>
          <w:p w14:paraId="3DBBD212" w14:textId="77777777" w:rsidR="00633BB8" w:rsidRDefault="00633BB8" w:rsidP="00633BB8">
            <w:pPr>
              <w:jc w:val="center"/>
              <w:rPr>
                <w:moveTo w:id="52" w:author="Sofer, Tamar (HMFP - Cardiology)" w:date="2024-04-29T14:50:00Z"/>
              </w:rPr>
            </w:pPr>
            <w:moveTo w:id="53" w:author="Sofer, Tamar (HMFP - Cardiology)" w:date="2024-04-29T14:50:00Z">
              <w:r>
                <w:rPr>
                  <w:noProof/>
                </w:rPr>
                <w:drawing>
                  <wp:inline distT="0" distB="0" distL="0" distR="0" wp14:anchorId="3923281A" wp14:editId="14C651ED">
                    <wp:extent cx="3903407" cy="2370402"/>
                    <wp:effectExtent l="0" t="0" r="0" b="5080"/>
                    <wp:docPr id="492883297" name="Picture 49288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118" name="Picture 16391951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3929" cy="2382864"/>
                            </a:xfrm>
                            <a:prstGeom prst="rect">
                              <a:avLst/>
                            </a:prstGeom>
                          </pic:spPr>
                        </pic:pic>
                      </a:graphicData>
                    </a:graphic>
                  </wp:inline>
                </w:drawing>
              </w:r>
            </w:moveTo>
          </w:p>
        </w:tc>
      </w:tr>
      <w:tr w:rsidR="00633BB8" w14:paraId="08EAF770" w14:textId="77777777" w:rsidTr="00633BB8">
        <w:trPr>
          <w:trHeight w:val="301"/>
        </w:trPr>
        <w:tc>
          <w:tcPr>
            <w:tcW w:w="10233" w:type="dxa"/>
          </w:tcPr>
          <w:p w14:paraId="0CA3F497" w14:textId="77777777" w:rsidR="00633BB8" w:rsidRPr="00E227FB" w:rsidRDefault="00633BB8" w:rsidP="00633BB8">
            <w:pPr>
              <w:rPr>
                <w:moveTo w:id="54" w:author="Sofer, Tamar (HMFP - Cardiology)" w:date="2024-04-29T14:50:00Z"/>
                <w:sz w:val="20"/>
                <w:szCs w:val="20"/>
              </w:rPr>
            </w:pPr>
            <w:moveTo w:id="55" w:author="Sofer, Tamar (HMFP - Cardiology)" w:date="2024-04-29T14:50:00Z">
              <w:r w:rsidRPr="00E227FB">
                <w:rPr>
                  <w:sz w:val="20"/>
                  <w:szCs w:val="20"/>
                </w:rPr>
                <w:t xml:space="preserve">Estimated PVEs in the </w:t>
              </w:r>
              <w:proofErr w:type="spellStart"/>
              <w:r w:rsidRPr="00E227FB">
                <w:rPr>
                  <w:sz w:val="20"/>
                  <w:szCs w:val="20"/>
                </w:rPr>
                <w:t>TOPMed</w:t>
              </w:r>
              <w:proofErr w:type="spellEnd"/>
              <w:r w:rsidRPr="00E227FB">
                <w:rPr>
                  <w:sz w:val="20"/>
                  <w:szCs w:val="20"/>
                </w:rPr>
                <w:t xml:space="preserve"> test dataset for baseline model performance for prediction of SBP and DBP in the overall test dataset and stratified by self-reported race/ethnicity (White N = 10,877, Hispanic/Latino N = 3,831, Black N = 3,657, Asian N = 403 for DBP; White N = 10,823, Hispanic/Latino N = 3,877, Black N = 3,674, Asian N = 374 for SBP). The visualized </w:t>
              </w:r>
              <w:r w:rsidRPr="00E227FB">
                <w:rPr>
                  <w:sz w:val="20"/>
                  <w:szCs w:val="20"/>
                </w:rPr>
                <w:lastRenderedPageBreak/>
                <w:t>95% confidence intervals were computed as the 2.5% and 97.5% percentiles of the bootstrap distribution of the PVEs estimated over the test dataset.</w:t>
              </w:r>
              <w:r w:rsidRPr="00E227FB">
                <w:rPr>
                  <w:sz w:val="20"/>
                  <w:szCs w:val="20"/>
                </w:rPr>
                <w:br/>
                <w:t xml:space="preserve">PVE: Percent variance explained. </w:t>
              </w:r>
              <w:proofErr w:type="spellStart"/>
              <w:r w:rsidRPr="00E227FB">
                <w:rPr>
                  <w:sz w:val="20"/>
                  <w:szCs w:val="20"/>
                </w:rPr>
                <w:t>TOPMed</w:t>
              </w:r>
              <w:proofErr w:type="spellEnd"/>
              <w:r w:rsidRPr="00E227FB">
                <w:rPr>
                  <w:sz w:val="20"/>
                  <w:szCs w:val="20"/>
                </w:rPr>
                <w:t>: Trans-Omics in Precision Medicine project. SBP: systolic blood pressure. DBP: diastolic blood pressure.</w:t>
              </w:r>
            </w:moveTo>
          </w:p>
        </w:tc>
      </w:tr>
      <w:moveToRangeEnd w:id="50"/>
    </w:tbl>
    <w:p w14:paraId="3E084C76" w14:textId="77777777" w:rsidR="00B81D6C" w:rsidRDefault="00B81D6C" w:rsidP="00B81D6C"/>
    <w:tbl>
      <w:tblPr>
        <w:tblStyle w:val="TableGrid"/>
        <w:tblpPr w:leftFromText="180" w:rightFromText="180" w:vertAnchor="text" w:horzAnchor="margin" w:tblpY="6525"/>
        <w:tblW w:w="10233" w:type="dxa"/>
        <w:tblLook w:val="06A0" w:firstRow="1" w:lastRow="0" w:firstColumn="1" w:lastColumn="0" w:noHBand="1" w:noVBand="1"/>
      </w:tblPr>
      <w:tblGrid>
        <w:gridCol w:w="10233"/>
      </w:tblGrid>
      <w:tr w:rsidR="00B81D6C" w:rsidDel="00633BB8" w14:paraId="02F888FF" w14:textId="01A14F92" w:rsidTr="00B81D6C">
        <w:trPr>
          <w:trHeight w:val="301"/>
        </w:trPr>
        <w:tc>
          <w:tcPr>
            <w:tcW w:w="10233" w:type="dxa"/>
          </w:tcPr>
          <w:p w14:paraId="5F6A1019" w14:textId="136AC201" w:rsidR="00B81D6C" w:rsidRPr="00887687" w:rsidDel="00633BB8" w:rsidRDefault="00B81D6C" w:rsidP="00CB5D95">
            <w:pPr>
              <w:pStyle w:val="Heading2"/>
              <w:rPr>
                <w:moveFrom w:id="56" w:author="Sofer, Tamar (HMFP - Cardiology)" w:date="2024-04-29T14:50:00Z"/>
              </w:rPr>
            </w:pPr>
            <w:moveFromRangeStart w:id="57" w:author="Sofer, Tamar (HMFP - Cardiology)" w:date="2024-04-29T14:50:00Z" w:name="move165294674"/>
            <w:moveFrom w:id="58" w:author="Sofer, Tamar (HMFP - Cardiology)" w:date="2024-04-29T14:50:00Z">
              <w:r w:rsidDel="00633BB8">
                <w:t>Figure 2: Estimated phenotypic PVE of baseline models fitted using non-linear ML and linear models.</w:t>
              </w:r>
            </w:moveFrom>
          </w:p>
        </w:tc>
      </w:tr>
      <w:tr w:rsidR="00B81D6C" w:rsidDel="00633BB8" w14:paraId="52223360" w14:textId="20D8E18B" w:rsidTr="00B81D6C">
        <w:trPr>
          <w:trHeight w:val="301"/>
        </w:trPr>
        <w:tc>
          <w:tcPr>
            <w:tcW w:w="10233" w:type="dxa"/>
          </w:tcPr>
          <w:p w14:paraId="13AC400F" w14:textId="66E6019D" w:rsidR="00B81D6C" w:rsidDel="00633BB8" w:rsidRDefault="00B81D6C" w:rsidP="00CB5D95">
            <w:pPr>
              <w:jc w:val="center"/>
              <w:rPr>
                <w:moveFrom w:id="59" w:author="Sofer, Tamar (HMFP - Cardiology)" w:date="2024-04-29T14:50:00Z"/>
              </w:rPr>
            </w:pPr>
            <w:moveFrom w:id="60" w:author="Sofer, Tamar (HMFP - Cardiology)" w:date="2024-04-29T14:50:00Z">
              <w:r w:rsidDel="00633BB8">
                <w:rPr>
                  <w:noProof/>
                </w:rPr>
                <w:drawing>
                  <wp:inline distT="0" distB="0" distL="0" distR="0" wp14:anchorId="19152D62" wp14:editId="5C7ABB54">
                    <wp:extent cx="3903407" cy="2370402"/>
                    <wp:effectExtent l="0" t="0" r="0" b="5080"/>
                    <wp:docPr id="1740012999" name="Picture 174001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118" name="Picture 16391951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3929" cy="2382864"/>
                            </a:xfrm>
                            <a:prstGeom prst="rect">
                              <a:avLst/>
                            </a:prstGeom>
                          </pic:spPr>
                        </pic:pic>
                      </a:graphicData>
                    </a:graphic>
                  </wp:inline>
                </w:drawing>
              </w:r>
            </w:moveFrom>
          </w:p>
        </w:tc>
      </w:tr>
      <w:tr w:rsidR="00B81D6C" w:rsidDel="00633BB8" w14:paraId="4B337599" w14:textId="24BCE637" w:rsidTr="00B81D6C">
        <w:trPr>
          <w:trHeight w:val="301"/>
        </w:trPr>
        <w:tc>
          <w:tcPr>
            <w:tcW w:w="10233" w:type="dxa"/>
          </w:tcPr>
          <w:p w14:paraId="0519D600" w14:textId="7045117D" w:rsidR="00B81D6C" w:rsidRPr="00E227FB" w:rsidDel="00633BB8" w:rsidRDefault="00B81D6C" w:rsidP="00CB5D95">
            <w:pPr>
              <w:rPr>
                <w:moveFrom w:id="61" w:author="Sofer, Tamar (HMFP - Cardiology)" w:date="2024-04-29T14:50:00Z"/>
                <w:sz w:val="20"/>
                <w:szCs w:val="20"/>
              </w:rPr>
            </w:pPr>
            <w:moveFrom w:id="62" w:author="Sofer, Tamar (HMFP - Cardiology)" w:date="2024-04-29T14:50:00Z">
              <w:r w:rsidRPr="00E227FB" w:rsidDel="00633BB8">
                <w:rPr>
                  <w:sz w:val="20"/>
                  <w:szCs w:val="20"/>
                </w:rPr>
                <w:lastRenderedPageBreak/>
                <w:t>Estimated PVEs in the TOPMed test dataset for baseline model performance for prediction of SBP and DBP in the overall test dataset and stratified by self-reported race/ethnicity (White N = 10,877, Hispanic/Latino N = 3,831, Black N = 3,657, Asian N = 403 for DBP; White N = 10,823, Hispanic/Latino N = 3,877, Black N = 3,674, Asian N = 374 for SBP). The visualized 95% confidence intervals were computed as the 2.5% and 97.5% percentiles of the bootstrap distribution of the PVEs estimated over the test dataset.</w:t>
              </w:r>
              <w:r w:rsidRPr="00E227FB" w:rsidDel="00633BB8">
                <w:rPr>
                  <w:sz w:val="20"/>
                  <w:szCs w:val="20"/>
                </w:rPr>
                <w:br/>
                <w:t>PVE: Percent variance explained. TOPMed: Trans-Omics in Precision Medicine project. SBP: systolic blood pressure. DBP: diastolic blood pressure.</w:t>
              </w:r>
            </w:moveFrom>
          </w:p>
        </w:tc>
      </w:tr>
    </w:tbl>
    <w:moveFromRangeEnd w:id="57"/>
    <w:p w14:paraId="10333FE2" w14:textId="77777777" w:rsidR="00B81D6C" w:rsidRDefault="00B81D6C" w:rsidP="00B81D6C">
      <w:pPr>
        <w:rPr>
          <w:rFonts w:ascii="Calibri" w:hAnsi="Calibri" w:cs="Calibri"/>
        </w:rPr>
      </w:pPr>
      <w:r w:rsidRPr="45E55E1A">
        <w:rPr>
          <w:rFonts w:ascii="Calibri" w:hAnsi="Calibri" w:cs="Calibri"/>
        </w:rPr>
        <w:t xml:space="preserve"> The </w:t>
      </w:r>
      <w:proofErr w:type="spellStart"/>
      <w:r w:rsidRPr="45E55E1A">
        <w:rPr>
          <w:rFonts w:ascii="Calibri" w:hAnsi="Calibri" w:cs="Calibri"/>
        </w:rPr>
        <w:t>TOPMed</w:t>
      </w:r>
      <w:proofErr w:type="spellEnd"/>
      <w:r w:rsidRPr="45E55E1A">
        <w:rPr>
          <w:rFonts w:ascii="Calibri" w:hAnsi="Calibri" w:cs="Calibri"/>
        </w:rPr>
        <w:t xml:space="preserve"> dataset was </w:t>
      </w:r>
      <w:r>
        <w:rPr>
          <w:rFonts w:ascii="Calibri" w:hAnsi="Calibri" w:cs="Calibri"/>
        </w:rPr>
        <w:t xml:space="preserve">randomly </w:t>
      </w:r>
      <w:r w:rsidRPr="45E55E1A">
        <w:rPr>
          <w:rFonts w:ascii="Calibri" w:hAnsi="Calibri" w:cs="Calibri"/>
        </w:rPr>
        <w:t xml:space="preserve">split into a training dataset (70% of the individuals) in which 5-fold cross-validation was used to choose tuning parameters for models, and a </w:t>
      </w:r>
      <w:r>
        <w:rPr>
          <w:rFonts w:ascii="Calibri" w:hAnsi="Calibri" w:cs="Calibri"/>
        </w:rPr>
        <w:t xml:space="preserve">held-out </w:t>
      </w:r>
      <w:r w:rsidRPr="45E55E1A">
        <w:rPr>
          <w:rFonts w:ascii="Calibri" w:hAnsi="Calibri" w:cs="Calibri"/>
        </w:rPr>
        <w:t>test dataset (30% of the individuals)</w:t>
      </w:r>
      <w:r>
        <w:rPr>
          <w:rFonts w:ascii="Calibri" w:hAnsi="Calibri" w:cs="Calibri"/>
        </w:rPr>
        <w:t xml:space="preserve"> in which the trained models’ predictions were evaluated</w:t>
      </w:r>
      <w:r w:rsidRPr="45E55E1A">
        <w:rPr>
          <w:rFonts w:ascii="Calibri" w:hAnsi="Calibri" w:cs="Calibri"/>
        </w:rPr>
        <w:t xml:space="preserve">. </w:t>
      </w:r>
      <w:r w:rsidRPr="00E62CA7">
        <w:rPr>
          <w:rFonts w:ascii="Calibri" w:hAnsi="Calibri" w:cs="Calibri"/>
        </w:rPr>
        <w:t>Supplementary Table 1</w:t>
      </w:r>
      <w:r w:rsidRPr="45E55E1A">
        <w:rPr>
          <w:rFonts w:ascii="Calibri" w:hAnsi="Calibri" w:cs="Calibri"/>
        </w:rPr>
        <w:t xml:space="preserve"> characterizes the training </w:t>
      </w:r>
      <w:proofErr w:type="spellStart"/>
      <w:r w:rsidRPr="45E55E1A">
        <w:rPr>
          <w:rFonts w:ascii="Calibri" w:hAnsi="Calibri" w:cs="Calibri"/>
        </w:rPr>
        <w:t>TOPMed</w:t>
      </w:r>
      <w:proofErr w:type="spellEnd"/>
      <w:r w:rsidRPr="45E55E1A">
        <w:rPr>
          <w:rFonts w:ascii="Calibri" w:hAnsi="Calibri" w:cs="Calibri"/>
        </w:rPr>
        <w:t xml:space="preserve"> dataset. Characteristics of the held-out test </w:t>
      </w:r>
      <w:proofErr w:type="spellStart"/>
      <w:r w:rsidRPr="45E55E1A">
        <w:rPr>
          <w:rFonts w:ascii="Calibri" w:hAnsi="Calibri" w:cs="Calibri"/>
        </w:rPr>
        <w:t>TOPMed</w:t>
      </w:r>
      <w:proofErr w:type="spellEnd"/>
      <w:r w:rsidRPr="45E55E1A">
        <w:rPr>
          <w:rFonts w:ascii="Calibri" w:hAnsi="Calibri" w:cs="Calibri"/>
        </w:rPr>
        <w:t xml:space="preserve"> dataset are provide in </w:t>
      </w:r>
      <w:r w:rsidRPr="00E62CA7">
        <w:rPr>
          <w:rFonts w:ascii="Calibri" w:hAnsi="Calibri" w:cs="Calibri"/>
        </w:rPr>
        <w:t>Supplementary Table 2</w:t>
      </w:r>
      <w:r w:rsidRPr="00AE728A">
        <w:rPr>
          <w:rFonts w:ascii="Calibri" w:hAnsi="Calibri" w:cs="Calibri"/>
        </w:rPr>
        <w:t>.</w:t>
      </w:r>
      <w:r w:rsidRPr="45E55E1A">
        <w:rPr>
          <w:rFonts w:ascii="Calibri" w:hAnsi="Calibri" w:cs="Calibri"/>
        </w:rPr>
        <w:t xml:space="preserve"> Characteristics broken down by specific </w:t>
      </w:r>
      <w:proofErr w:type="spellStart"/>
      <w:r w:rsidRPr="45E55E1A">
        <w:rPr>
          <w:rFonts w:ascii="Calibri" w:hAnsi="Calibri" w:cs="Calibri"/>
        </w:rPr>
        <w:t>TOPMed</w:t>
      </w:r>
      <w:proofErr w:type="spellEnd"/>
      <w:r w:rsidRPr="45E55E1A">
        <w:rPr>
          <w:rFonts w:ascii="Calibri" w:hAnsi="Calibri" w:cs="Calibri"/>
        </w:rPr>
        <w:t xml:space="preserve"> studies are provided in </w:t>
      </w:r>
      <w:r w:rsidRPr="00E62CA7">
        <w:rPr>
          <w:rFonts w:ascii="Calibri" w:hAnsi="Calibri" w:cs="Calibri"/>
        </w:rPr>
        <w:t>Supplementary Table 3.</w:t>
      </w:r>
      <w:r w:rsidRPr="45E55E1A">
        <w:rPr>
          <w:rFonts w:ascii="Calibri" w:hAnsi="Calibri" w:cs="Calibri"/>
        </w:rPr>
        <w:t xml:space="preserve"> In brief, due to the random split to the training and test datasets, both datasets have similar characteristics, including about 49% self-reported White, 23% Black, 19% Hispanic/Latino, 7% Asian individuals and &lt;1% of Other or Unknown race/ethnicity. The mean age is </w:t>
      </w:r>
      <w:r>
        <w:rPr>
          <w:rFonts w:ascii="Calibri" w:hAnsi="Calibri" w:cs="Calibri"/>
        </w:rPr>
        <w:t xml:space="preserve">approximately </w:t>
      </w:r>
      <w:r w:rsidRPr="45E55E1A">
        <w:rPr>
          <w:rFonts w:ascii="Calibri" w:hAnsi="Calibri" w:cs="Calibri"/>
        </w:rPr>
        <w:t>55</w:t>
      </w:r>
      <w:r>
        <w:rPr>
          <w:rFonts w:ascii="Calibri" w:hAnsi="Calibri" w:cs="Calibri"/>
        </w:rPr>
        <w:t xml:space="preserve"> years</w:t>
      </w:r>
      <w:r w:rsidRPr="45E55E1A">
        <w:rPr>
          <w:rFonts w:ascii="Calibri" w:hAnsi="Calibri" w:cs="Calibri"/>
        </w:rPr>
        <w:t>, 63% of the participants are female, and 59% are hypertensive, with hypertension being more common in self-reported Black individuals and least common in self-reported Asian individuals.</w:t>
      </w:r>
    </w:p>
    <w:p w14:paraId="192677A7" w14:textId="77777777" w:rsidR="00B81D6C" w:rsidRDefault="00B81D6C" w:rsidP="00B81D6C">
      <w:pPr>
        <w:rPr>
          <w:rFonts w:ascii="Calibri" w:hAnsi="Calibri" w:cs="Calibri"/>
        </w:rPr>
      </w:pPr>
    </w:p>
    <w:p w14:paraId="73C8FE22" w14:textId="77777777" w:rsidR="00B81D6C" w:rsidRDefault="00B81D6C" w:rsidP="00B81D6C">
      <w:pPr>
        <w:pStyle w:val="Heading2"/>
      </w:pPr>
      <w:r>
        <w:t>Non-linear ML models improve modelling of covariate effects compared to linear models</w:t>
      </w:r>
    </w:p>
    <w:p w14:paraId="00CA4E99" w14:textId="5F3039D8" w:rsidR="00B81D6C" w:rsidRDefault="00B81D6C" w:rsidP="00B81D6C">
      <w:r>
        <w:t xml:space="preserve">For each BP outcome, we trained ensemble models using the </w:t>
      </w:r>
      <w:proofErr w:type="spellStart"/>
      <w:r>
        <w:t>TOPMed</w:t>
      </w:r>
      <w:proofErr w:type="spellEnd"/>
      <w:r>
        <w:t xml:space="preserve"> training dataset. The first model in the ensemble, referred to as the baseline model, included the covariates age, sex, BMI, race/ethnic background, and study center, where the latter is a dataset-specific variable. Figure 2 visualizes the phenotypic independent test dataset PVE obtained from the baseline model when fitted using a non-linear ML model (a gradient boosting trees model fitted using </w:t>
      </w:r>
      <w:r>
        <w:lastRenderedPageBreak/>
        <w:t xml:space="preserve">the </w:t>
      </w:r>
      <w:proofErr w:type="spellStart"/>
      <w:r>
        <w:t>XGBoost</w:t>
      </w:r>
      <w:proofErr w:type="spellEnd"/>
      <w:r>
        <w:t xml:space="preserve"> package) and using a linear model (see Supplementary Table 4 for baseline model complete results). The </w:t>
      </w:r>
      <w:ins w:id="63" w:author="Sofer, Tamar (HMFP - Cardiology)" w:date="2024-04-23T20:12:00Z">
        <w:r>
          <w:t xml:space="preserve">non-linear </w:t>
        </w:r>
      </w:ins>
      <w:r>
        <w:t xml:space="preserve">ML model had higher PVE for both SBP and DBP, and when evaluated over the complete dataset and by groups defined by self-reported race/ethnic background. Therefore, we proceeded with ensemble models with non-linear ML baseline model. Complete results, including from cross-validated PVE in the training datasets, are provided in Supplementary Table 5. </w:t>
      </w:r>
      <w:r w:rsidRPr="00E227FB">
        <w:t>Surprisingly, w</w:t>
      </w:r>
      <w:r>
        <w:t>e observed slightly lower performance in models trained using global SBP/DBP PRSs developed using Bayesian approach, PRS-</w:t>
      </w:r>
      <w:proofErr w:type="spellStart"/>
      <w:r>
        <w:t>CSx</w:t>
      </w:r>
      <w:proofErr w:type="spellEnd"/>
      <w:r>
        <w:t xml:space="preserve"> (complete results are reported in the Supplementary Table 6). The hyperparameters for the </w:t>
      </w:r>
      <w:proofErr w:type="spellStart"/>
      <w:r>
        <w:t>XGBoost</w:t>
      </w:r>
      <w:proofErr w:type="spellEnd"/>
      <w:r>
        <w:t xml:space="preserve"> model and their values selected after tuning are listed in Supplementary Table 7. For the baseline </w:t>
      </w:r>
      <w:ins w:id="64" w:author="Sofer, Tamar (HMFP - Cardiology)" w:date="2024-04-23T20:12:00Z">
        <w:r>
          <w:t xml:space="preserve">non-linear </w:t>
        </w:r>
      </w:ins>
      <w:r>
        <w:t xml:space="preserve">ML model, the phenotypic PVE was higher for SBP prediction (30% PVE in the race/ethnicity combined dataset) than for DBP (17.4% phenotypic PVE), as reported in other PRS studies of the two phenotypes. When tested on the testing set stratified by race/ethnicity, the PVE was highest in the group of Black individuals, for both SBP and DBP (33.4% and 22.4%, respectively). PVE was lowest in the group of Asian individuals (19.7% and 11.9% for SBP and DBP, respectively). </w:t>
      </w:r>
    </w:p>
    <w:p w14:paraId="6C35FACD" w14:textId="77777777" w:rsidR="00B81D6C" w:rsidRDefault="00B81D6C" w:rsidP="00B81D6C"/>
    <w:p w14:paraId="6DE385A7" w14:textId="77777777" w:rsidR="00B81D6C" w:rsidRDefault="00B81D6C" w:rsidP="00B81D6C">
      <w:r>
        <w:t xml:space="preserve">In </w:t>
      </w:r>
      <w:r w:rsidRPr="00E62CA7">
        <w:t>Supplementary Figure 1</w:t>
      </w:r>
      <w:r w:rsidRPr="00E108E8">
        <w:t>,</w:t>
      </w:r>
      <w:r>
        <w:t xml:space="preserve"> we also report results from a secondary analysis comparing baseline models with and without inclusion of genetic PCs, demonstrating that PCs inclusion does not improve the baseline model PVE</w:t>
      </w:r>
      <w:ins w:id="65" w:author="Sofer, Tamar (HMFP - Cardiology)" w:date="2024-04-23T20:17:00Z">
        <w:r>
          <w:t>.</w:t>
        </w:r>
      </w:ins>
      <w:ins w:id="66" w:author="Sofer, Tamar (HMFP - Cardiology)" w:date="2024-04-26T10:00:00Z">
        <w:r>
          <w:t xml:space="preserve"> </w:t>
        </w:r>
      </w:ins>
      <w:del w:id="67" w:author="Sofer, Tamar (HMFP - Cardiology)" w:date="2024-04-23T20:17:00Z">
        <w:r w:rsidDel="00D028C4">
          <w:delText>, p</w:delText>
        </w:r>
      </w:del>
      <w:del w:id="68" w:author="Sofer, Tamar (HMFP - Cardiology)" w:date="2024-04-23T20:20:00Z">
        <w:r w:rsidDel="00670162">
          <w:delText xml:space="preserve">erhaps </w:delText>
        </w:r>
      </w:del>
      <w:del w:id="69" w:author="Sofer, Tamar (HMFP - Cardiology)" w:date="2024-04-26T10:00:00Z">
        <w:r w:rsidDel="003A5DBB">
          <w:delText xml:space="preserve">because the PRSs </w:delText>
        </w:r>
      </w:del>
      <w:del w:id="70" w:author="Sofer, Tamar (HMFP - Cardiology)" w:date="2024-04-23T20:18:00Z">
        <w:r w:rsidDel="00F14EB9">
          <w:delText xml:space="preserve">already </w:delText>
        </w:r>
      </w:del>
      <w:del w:id="71" w:author="Sofer, Tamar (HMFP - Cardiology)" w:date="2024-04-26T10:00:00Z">
        <w:r w:rsidDel="003A5DBB">
          <w:delText>capture BP</w:delText>
        </w:r>
      </w:del>
      <w:del w:id="72" w:author="Sofer, Tamar (HMFP - Cardiology)" w:date="2024-04-23T20:18:00Z">
        <w:r w:rsidDel="00D028C4">
          <w:delText xml:space="preserve">-related information </w:delText>
        </w:r>
      </w:del>
      <w:del w:id="73" w:author="Sofer, Tamar (HMFP - Cardiology)" w:date="2024-04-23T20:17:00Z">
        <w:r w:rsidDel="00D028C4">
          <w:delText xml:space="preserve">that </w:delText>
        </w:r>
      </w:del>
      <w:del w:id="74" w:author="Sofer, Tamar (HMFP - Cardiology)" w:date="2024-04-23T20:18:00Z">
        <w:r w:rsidDel="00D028C4">
          <w:delText xml:space="preserve">related to population structure and that </w:delText>
        </w:r>
        <w:r w:rsidDel="00F81ACC">
          <w:delText>is</w:delText>
        </w:r>
        <w:r w:rsidDel="003B0C30">
          <w:delText xml:space="preserve"> </w:delText>
        </w:r>
      </w:del>
      <w:del w:id="75" w:author="Sofer, Tamar (HMFP - Cardiology)" w:date="2024-04-26T10:00:00Z">
        <w:r w:rsidDel="003A5DBB">
          <w:delText xml:space="preserve">typically captured by genetic PCs.  </w:delText>
        </w:r>
      </w:del>
      <w:r>
        <w:t xml:space="preserve">Thus, and given that use of PCs challenges the transferability of prediction models between datasets, we did not include them.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0"/>
      </w:tblGrid>
      <w:tr w:rsidR="00B81D6C" w14:paraId="183E1D31" w14:textId="77777777" w:rsidTr="00B81D6C">
        <w:trPr>
          <w:trHeight w:val="300"/>
        </w:trPr>
        <w:tc>
          <w:tcPr>
            <w:tcW w:w="9350" w:type="dxa"/>
          </w:tcPr>
          <w:p w14:paraId="4C8B54B9" w14:textId="77777777" w:rsidR="00B81D6C" w:rsidRDefault="00B81D6C" w:rsidP="00A66D7C">
            <w:pPr>
              <w:pStyle w:val="Heading2"/>
              <w:rPr>
                <w:noProof/>
              </w:rPr>
            </w:pPr>
            <w:r w:rsidRPr="45E55E1A">
              <w:rPr>
                <w:noProof/>
              </w:rPr>
              <w:lastRenderedPageBreak/>
              <w:t xml:space="preserve">Figure </w:t>
            </w:r>
            <w:r>
              <w:rPr>
                <w:noProof/>
              </w:rPr>
              <w:t>3</w:t>
            </w:r>
            <w:r w:rsidRPr="45E55E1A">
              <w:rPr>
                <w:noProof/>
              </w:rPr>
              <w:t xml:space="preserve">: Comparison of genetic </w:t>
            </w:r>
            <w:r>
              <w:rPr>
                <w:noProof/>
              </w:rPr>
              <w:t xml:space="preserve">and ensemble </w:t>
            </w:r>
            <w:r w:rsidRPr="45E55E1A">
              <w:rPr>
                <w:noProof/>
              </w:rPr>
              <w:t>model performance in TOPMed test dataset</w:t>
            </w:r>
            <w:r>
              <w:rPr>
                <w:noProof/>
              </w:rPr>
              <w:t xml:space="preserve">. </w:t>
            </w:r>
          </w:p>
        </w:tc>
      </w:tr>
      <w:tr w:rsidR="00B81D6C" w14:paraId="761A6C54" w14:textId="77777777" w:rsidTr="00B81D6C">
        <w:trPr>
          <w:trHeight w:val="300"/>
        </w:trPr>
        <w:tc>
          <w:tcPr>
            <w:tcW w:w="9350" w:type="dxa"/>
          </w:tcPr>
          <w:p w14:paraId="21F2AE6E" w14:textId="77777777" w:rsidR="00B81D6C" w:rsidRDefault="00B81D6C" w:rsidP="635A345D">
            <w:pPr>
              <w:jc w:val="center"/>
            </w:pPr>
            <w:r>
              <w:rPr>
                <w:noProof/>
              </w:rPr>
              <w:drawing>
                <wp:inline distT="0" distB="0" distL="0" distR="0" wp14:anchorId="6B715E3A" wp14:editId="7738D9AB">
                  <wp:extent cx="3249975" cy="2855881"/>
                  <wp:effectExtent l="0" t="0" r="1270" b="1905"/>
                  <wp:docPr id="464443065" name="Picture 46444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43065" name="Picture 4644430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6740" cy="2905763"/>
                          </a:xfrm>
                          <a:prstGeom prst="rect">
                            <a:avLst/>
                          </a:prstGeom>
                        </pic:spPr>
                      </pic:pic>
                    </a:graphicData>
                  </a:graphic>
                </wp:inline>
              </w:drawing>
            </w:r>
          </w:p>
        </w:tc>
      </w:tr>
      <w:tr w:rsidR="00B81D6C" w14:paraId="4EAD8984" w14:textId="77777777" w:rsidTr="00B81D6C">
        <w:trPr>
          <w:trHeight w:val="300"/>
        </w:trPr>
        <w:tc>
          <w:tcPr>
            <w:tcW w:w="9350" w:type="dxa"/>
          </w:tcPr>
          <w:p w14:paraId="6EBABF75" w14:textId="77777777" w:rsidR="00B81D6C" w:rsidRPr="00E227FB" w:rsidRDefault="00B81D6C" w:rsidP="00F00376">
            <w:pPr>
              <w:rPr>
                <w:sz w:val="20"/>
                <w:szCs w:val="20"/>
              </w:rPr>
            </w:pPr>
            <w:r w:rsidRPr="00E227FB">
              <w:rPr>
                <w:sz w:val="20"/>
                <w:szCs w:val="20"/>
              </w:rPr>
              <w:t xml:space="preserve">Panel a: Estimated PVEs in the </w:t>
            </w:r>
            <w:proofErr w:type="spellStart"/>
            <w:r w:rsidRPr="00E227FB">
              <w:rPr>
                <w:sz w:val="20"/>
                <w:szCs w:val="20"/>
              </w:rPr>
              <w:t>TOPMed</w:t>
            </w:r>
            <w:proofErr w:type="spellEnd"/>
            <w:r w:rsidRPr="00E227FB">
              <w:rPr>
                <w:sz w:val="20"/>
                <w:szCs w:val="20"/>
              </w:rPr>
              <w:t xml:space="preserve"> test dataset obtained by genetic models incorporating one or more PRSs according to the three complexity levels. Level 1: a single PRS based on the UKB+ICBP GWAS. Level 2: PRSs based on the UKB+ICBP GWAS based on seven p-value thresholds. Level 3: 21 PRSs, 7 PRSs based on each of the UKB+ICBP, MVP, and BBJ GWAS. PVE is reported for predicting residuals from the baseline model, where the baseline model was a non-linear ML model and only used non-genetic covariates. Panel b: Estimated PVEs in the </w:t>
            </w:r>
            <w:proofErr w:type="spellStart"/>
            <w:r w:rsidRPr="00E227FB">
              <w:rPr>
                <w:sz w:val="20"/>
                <w:szCs w:val="20"/>
              </w:rPr>
              <w:t>TOPMed</w:t>
            </w:r>
            <w:proofErr w:type="spellEnd"/>
            <w:r w:rsidRPr="00E227FB">
              <w:rPr>
                <w:sz w:val="20"/>
                <w:szCs w:val="20"/>
              </w:rPr>
              <w:t xml:space="preserve"> test dataset for ensemble model at the raw phenotypic level. PVEs are reported for models of SBP and DBP, in the overall test dataset and stratified by self-reported race/ethnicity (White N = 10,877, Hispanic/Latino N = 3,831, Black N = 3,657, Asian N = 403 for DBP; White N = 10,823, Hispanic/Latino N = 3,877, Black N = 3,674, Asian N = 374 for SBP). The visualized 95% confidence intervals were computed as the 2.5% and 97.5% percentiles of the bootstrap distribution of the PVEs estimated over the test dataset.</w:t>
            </w:r>
          </w:p>
          <w:p w14:paraId="0D4FEFC1" w14:textId="77777777" w:rsidR="00B81D6C" w:rsidRDefault="00B81D6C" w:rsidP="00F00376">
            <w:r w:rsidRPr="00E227FB">
              <w:rPr>
                <w:sz w:val="20"/>
                <w:szCs w:val="20"/>
              </w:rPr>
              <w:t xml:space="preserve">PVE: Percent variance explained. </w:t>
            </w:r>
            <w:proofErr w:type="spellStart"/>
            <w:r w:rsidRPr="00E227FB">
              <w:rPr>
                <w:sz w:val="20"/>
                <w:szCs w:val="20"/>
              </w:rPr>
              <w:t>TOPMed</w:t>
            </w:r>
            <w:proofErr w:type="spellEnd"/>
            <w:r w:rsidRPr="00E227FB">
              <w:rPr>
                <w:sz w:val="20"/>
                <w:szCs w:val="20"/>
              </w:rPr>
              <w:t>: Trans-Omics in Precision Medicine project. SBP: systolic blood pressure. DBP: diastolic blood pressure. PRS: polygenic risk score.</w:t>
            </w:r>
          </w:p>
        </w:tc>
      </w:tr>
    </w:tbl>
    <w:p w14:paraId="728174F3" w14:textId="77777777" w:rsidR="00B81D6C" w:rsidRPr="002B79AC" w:rsidRDefault="00B81D6C" w:rsidP="00B81D6C"/>
    <w:p w14:paraId="6B7092F9" w14:textId="77777777" w:rsidR="00B81D6C" w:rsidRDefault="00B81D6C" w:rsidP="00B81D6C">
      <w:pPr>
        <w:pStyle w:val="Heading2"/>
      </w:pPr>
      <w:r>
        <w:t>Using multiple PRSs from the same and from multiple GWASs improves model performance in Asian, Black, and Hispanic participants</w:t>
      </w:r>
    </w:p>
    <w:p w14:paraId="58C34EAB" w14:textId="77777777" w:rsidR="00B81D6C" w:rsidRPr="000006AF" w:rsidRDefault="00B81D6C" w:rsidP="00B81D6C">
      <w:pPr>
        <w:rPr>
          <w:color w:val="000000" w:themeColor="text1"/>
          <w:rPrChange w:id="76" w:author="Sofer, Tamar (HMFP - Cardiology)" w:date="2024-04-23T20:24:00Z">
            <w:rPr/>
          </w:rPrChange>
        </w:rPr>
      </w:pPr>
      <w:r>
        <w:t>The second part of the ensemble model is the genetic model, which included covariates that can be used across datasets, including age, sex, BMI, self-reported race/ethnic background, and PRS measures. The ensemble model used</w:t>
      </w:r>
      <w:ins w:id="77" w:author="Sofer, Tamar (HMFP - Cardiology)" w:date="2024-04-24T14:37:00Z">
        <w:r>
          <w:t xml:space="preserve"> non-linear ML</w:t>
        </w:r>
      </w:ins>
      <w:r>
        <w:t xml:space="preserve"> baseline model (because it performed better than linear regression), and genetic models fitted using either non-linear ML or using conventional linear regression. Further, genetic models were of increasing complexity where </w:t>
      </w:r>
      <w:r>
        <w:lastRenderedPageBreak/>
        <w:t xml:space="preserve">we included one or </w:t>
      </w:r>
      <w:r w:rsidRPr="45E55E1A">
        <w:rPr>
          <w:color w:val="000000" w:themeColor="text1"/>
        </w:rPr>
        <w:t xml:space="preserve">more PRSs according to the following logic: </w:t>
      </w:r>
      <w:r>
        <w:rPr>
          <w:color w:val="000000" w:themeColor="text1"/>
        </w:rPr>
        <w:t xml:space="preserve">model complexity 1 included a single PRS based on the clump &amp; threshold methodology using p-value threshold of </w:t>
      </w:r>
      <w:ins w:id="78" w:author="Sofer, Tamar (HMFP - Cardiology)" w:date="2024-04-24T07:17:00Z">
        <w:r>
          <w:rPr>
            <w:color w:val="000000" w:themeColor="text1"/>
          </w:rPr>
          <w:t>10</w:t>
        </w:r>
        <w:r w:rsidRPr="00A44537">
          <w:rPr>
            <w:color w:val="000000" w:themeColor="text1"/>
            <w:vertAlign w:val="superscript"/>
            <w:rPrChange w:id="79" w:author="Sofer, Tamar (HMFP - Cardiology)" w:date="2024-04-24T07:17:00Z">
              <w:rPr>
                <w:color w:val="000000" w:themeColor="text1"/>
              </w:rPr>
            </w:rPrChange>
          </w:rPr>
          <w:t>-2</w:t>
        </w:r>
      </w:ins>
      <w:del w:id="80" w:author="Sofer, Tamar (HMFP - Cardiology)" w:date="2024-04-24T07:17:00Z">
        <w:r w:rsidDel="00A44537">
          <w:rPr>
            <w:color w:val="000000" w:themeColor="text1"/>
          </w:rPr>
          <w:delText>0.01</w:delText>
        </w:r>
      </w:del>
      <w:r>
        <w:rPr>
          <w:color w:val="000000" w:themeColor="text1"/>
        </w:rPr>
        <w:t xml:space="preserve"> and using summary statistics from the BP GWAS of the UK Biobank and the International Consortium of Blood Pressure (UKBB+ICBP), which yielded the most powerful single-GWAS PRSs in the a past paper developing BP PRSs </w:t>
      </w:r>
      <w:r>
        <w:rPr>
          <w:color w:val="000000" w:themeColor="text1"/>
        </w:rPr>
        <w:fldChar w:fldCharType="begin">
          <w:fldData xml:space="preserve">PEVuZE5vdGU+PENpdGU+PEF1dGhvcj5LdXJuaWFuc3lhaDwvQXV0aG9yPjxZZWFyPjIwMjM8L1ll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</w:fldData>
        </w:fldChar>
      </w:r>
      <w:r>
        <w:rPr>
          <w:color w:val="000000" w:themeColor="text1"/>
        </w:rPr>
        <w:instrText xml:space="preserve"> ADDIN EN.CITE </w:instrText>
      </w:r>
      <w:r>
        <w:rPr>
          <w:color w:val="000000" w:themeColor="text1"/>
        </w:rPr>
        <w:fldChar w:fldCharType="begin">
          <w:fldData xml:space="preserve">PEVuZE5vdGU+PENpdGU+PEF1dGhvcj5LdXJuaWFuc3lhaDwvQXV0aG9yPjxZZWFyPjIwMjM8L1ll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[27]</w:t>
      </w:r>
      <w:r>
        <w:rPr>
          <w:color w:val="000000" w:themeColor="text1"/>
        </w:rPr>
        <w:fldChar w:fldCharType="end"/>
      </w:r>
      <w:r>
        <w:rPr>
          <w:color w:val="000000" w:themeColor="text1"/>
        </w:rPr>
        <w:t>.</w:t>
      </w:r>
      <w:ins w:id="81" w:author="Sofer, Tamar (HMFP - Cardiology)" w:date="2024-04-26T10:04:00Z">
        <w:r>
          <w:rPr>
            <w:color w:val="000000" w:themeColor="text1"/>
          </w:rPr>
          <w:t xml:space="preserve"> </w:t>
        </w:r>
      </w:ins>
      <w:ins w:id="82" w:author="Sofer, Tamar (HMFP - Cardiology)" w:date="2024-04-26T10:07:00Z">
        <w:r>
          <w:rPr>
            <w:color w:val="000000" w:themeColor="text1"/>
          </w:rPr>
          <w:t xml:space="preserve">An analysis </w:t>
        </w:r>
      </w:ins>
      <w:ins w:id="83" w:author="Sofer, Tamar (HMFP - Cardiology)" w:date="2024-04-26T10:43:00Z">
        <w:r>
          <w:rPr>
            <w:color w:val="000000" w:themeColor="text1"/>
          </w:rPr>
          <w:t>using</w:t>
        </w:r>
      </w:ins>
      <w:ins w:id="84" w:author="Sofer, Tamar (HMFP - Cardiology)" w:date="2024-04-26T10:07:00Z">
        <w:r>
          <w:rPr>
            <w:color w:val="000000" w:themeColor="text1"/>
          </w:rPr>
          <w:t xml:space="preserve"> the </w:t>
        </w:r>
        <w:proofErr w:type="spellStart"/>
        <w:r>
          <w:rPr>
            <w:color w:val="000000" w:themeColor="text1"/>
          </w:rPr>
          <w:t>TOPMed</w:t>
        </w:r>
        <w:proofErr w:type="spellEnd"/>
        <w:r>
          <w:rPr>
            <w:color w:val="000000" w:themeColor="text1"/>
          </w:rPr>
          <w:t xml:space="preserve"> training datasets, comparing the inclusion </w:t>
        </w:r>
      </w:ins>
      <w:ins w:id="85" w:author="Sofer, Tamar (HMFP - Cardiology)" w:date="2024-04-26T10:12:00Z">
        <w:r>
          <w:rPr>
            <w:color w:val="000000" w:themeColor="text1"/>
          </w:rPr>
          <w:t xml:space="preserve">of </w:t>
        </w:r>
      </w:ins>
      <w:ins w:id="86" w:author="Sofer, Tamar (HMFP - Cardiology)" w:date="2024-04-26T10:11:00Z">
        <w:r>
          <w:rPr>
            <w:color w:val="000000" w:themeColor="text1"/>
          </w:rPr>
          <w:t>only a single</w:t>
        </w:r>
      </w:ins>
      <w:ins w:id="87" w:author="Sofer, Tamar (HMFP - Cardiology)" w:date="2024-04-26T10:07:00Z">
        <w:r>
          <w:rPr>
            <w:color w:val="000000" w:themeColor="text1"/>
          </w:rPr>
          <w:t xml:space="preserve"> PRS in the genetic model, further </w:t>
        </w:r>
      </w:ins>
      <w:ins w:id="88" w:author="Sofer, Tamar (HMFP - Cardiology)" w:date="2024-04-26T10:12:00Z">
        <w:r>
          <w:rPr>
            <w:color w:val="000000" w:themeColor="text1"/>
          </w:rPr>
          <w:t xml:space="preserve">suggested that this PRS </w:t>
        </w:r>
      </w:ins>
      <w:ins w:id="89" w:author="Sofer, Tamar (HMFP - Cardiology)" w:date="2024-04-26T10:13:00Z">
        <w:r>
          <w:rPr>
            <w:color w:val="000000" w:themeColor="text1"/>
          </w:rPr>
          <w:t>yields the highest PVE</w:t>
        </w:r>
      </w:ins>
      <w:ins w:id="90" w:author="Sofer, Tamar (HMFP - Cardiology)" w:date="2024-04-26T10:24:00Z">
        <w:r>
          <w:rPr>
            <w:color w:val="000000" w:themeColor="text1"/>
          </w:rPr>
          <w:t xml:space="preserve"> in models that use </w:t>
        </w:r>
      </w:ins>
      <w:ins w:id="91" w:author="Sofer, Tamar (HMFP - Cardiology)" w:date="2024-04-26T10:25:00Z">
        <w:r>
          <w:rPr>
            <w:color w:val="000000" w:themeColor="text1"/>
          </w:rPr>
          <w:t>all individuals and just a single one of the UKB-ICBP based PRSs</w:t>
        </w:r>
      </w:ins>
      <w:ins w:id="92" w:author="Sofer, Tamar (HMFP - Cardiology)" w:date="2024-04-26T10:26:00Z">
        <w:r>
          <w:rPr>
            <w:color w:val="000000" w:themeColor="text1"/>
          </w:rPr>
          <w:t>, however</w:t>
        </w:r>
      </w:ins>
      <w:ins w:id="93" w:author="Sofer, Tamar (HMFP - Cardiology)" w:date="2024-04-26T10:27:00Z">
        <w:r>
          <w:rPr>
            <w:color w:val="000000" w:themeColor="text1"/>
          </w:rPr>
          <w:t xml:space="preserve">, notably, the training dataset optimal PRS threshold differed by </w:t>
        </w:r>
      </w:ins>
      <w:ins w:id="94" w:author="Sofer, Tamar (HMFP - Cardiology)" w:date="2024-04-26T10:38:00Z">
        <w:r>
          <w:rPr>
            <w:color w:val="000000" w:themeColor="text1"/>
          </w:rPr>
          <w:t xml:space="preserve">race/ethnic </w:t>
        </w:r>
      </w:ins>
      <w:ins w:id="95" w:author="Sofer, Tamar (HMFP - Cardiology)" w:date="2024-04-26T10:27:00Z">
        <w:r>
          <w:rPr>
            <w:color w:val="000000" w:themeColor="text1"/>
          </w:rPr>
          <w:t xml:space="preserve">group </w:t>
        </w:r>
      </w:ins>
      <w:ins w:id="96" w:author="Sofer, Tamar (HMFP - Cardiology)" w:date="2024-04-26T10:13:00Z">
        <w:r>
          <w:rPr>
            <w:color w:val="000000" w:themeColor="text1"/>
          </w:rPr>
          <w:t xml:space="preserve">(Supplementary Table </w:t>
        </w:r>
      </w:ins>
      <w:ins w:id="97" w:author="Sofer, Tamar (HMFP - Cardiology)" w:date="2024-04-26T10:14:00Z">
        <w:r>
          <w:rPr>
            <w:color w:val="000000" w:themeColor="text1"/>
          </w:rPr>
          <w:t>8</w:t>
        </w:r>
      </w:ins>
      <w:ins w:id="98" w:author="Sofer, Tamar (HMFP - Cardiology)" w:date="2024-04-26T10:25:00Z">
        <w:r>
          <w:rPr>
            <w:color w:val="000000" w:themeColor="text1"/>
          </w:rPr>
          <w:t xml:space="preserve"> </w:t>
        </w:r>
      </w:ins>
      <w:ins w:id="99" w:author="Sofer, Tamar (HMFP - Cardiology)" w:date="2024-04-26T10:26:00Z">
        <w:r>
          <w:rPr>
            <w:color w:val="000000" w:themeColor="text1"/>
          </w:rPr>
          <w:t>summarizes</w:t>
        </w:r>
      </w:ins>
      <w:ins w:id="100" w:author="Sofer, Tamar (HMFP - Cardiology)" w:date="2024-04-26T10:25:00Z">
        <w:r>
          <w:rPr>
            <w:color w:val="000000" w:themeColor="text1"/>
          </w:rPr>
          <w:t xml:space="preserve"> the clump &amp; threshold p-value threshold that </w:t>
        </w:r>
      </w:ins>
      <w:ins w:id="101" w:author="Sofer, Tamar (HMFP - Cardiology)" w:date="2024-04-26T10:26:00Z">
        <w:r>
          <w:rPr>
            <w:color w:val="000000" w:themeColor="text1"/>
          </w:rPr>
          <w:t>yielded the highest PRS for each group, and Supplementary Table 9 provides the PVE values for each PRS and group</w:t>
        </w:r>
      </w:ins>
      <w:ins w:id="102" w:author="Sofer, Tamar (HMFP - Cardiology)" w:date="2024-04-26T10:25:00Z">
        <w:r>
          <w:rPr>
            <w:color w:val="000000" w:themeColor="text1"/>
          </w:rPr>
          <w:t>)</w:t>
        </w:r>
      </w:ins>
      <w:ins w:id="103" w:author="Sofer, Tamar (HMFP - Cardiology)" w:date="2024-04-26T10:26:00Z">
        <w:r>
          <w:rPr>
            <w:color w:val="000000" w:themeColor="text1"/>
          </w:rPr>
          <w:t>.</w:t>
        </w:r>
      </w:ins>
      <w:r>
        <w:rPr>
          <w:color w:val="000000" w:themeColor="text1"/>
        </w:rPr>
        <w:t xml:space="preserve"> Model complexity 2 included 7 PRSs based on the clump &amp; threshold methodology each using a different p-value threshold for SNP inclusion, and using the same UKBB+ICBP GWAS. Model complexity 3 included 21 PRSs, 7 PRSs from each of the UKBB+ICBP, Million Veteran Program (MVP), and Biobank Japan (BBJ)</w:t>
      </w:r>
      <w:ins w:id="104" w:author="Sofer, Tamar (HMFP - Cardiology)" w:date="2024-04-23T20:24:00Z">
        <w:r>
          <w:rPr>
            <w:color w:val="000000" w:themeColor="text1"/>
          </w:rPr>
          <w:t>.</w:t>
        </w:r>
      </w:ins>
      <w:ins w:id="105" w:author="Sofer, Tamar (HMFP - Cardiology)" w:date="2024-04-23T20:21:00Z">
        <w:r>
          <w:rPr>
            <w:color w:val="000000" w:themeColor="text1"/>
          </w:rPr>
          <w:t xml:space="preserve"> </w:t>
        </w:r>
      </w:ins>
      <w:ins w:id="106" w:author="Sofer, Tamar (HMFP - Cardiology)" w:date="2024-04-23T20:24:00Z">
        <w:r w:rsidRPr="000006AF">
          <w:rPr>
            <w:color w:val="000000" w:themeColor="text1"/>
            <w:rPrChange w:id="107" w:author="Sofer, Tamar (HMFP - Cardiology)" w:date="2024-04-23T20:24:00Z">
              <w:rPr>
                <w:b/>
                <w:bCs/>
                <w:color w:val="2F5496" w:themeColor="accent1" w:themeShade="BF"/>
              </w:rPr>
            </w:rPrChange>
          </w:rPr>
          <w:t xml:space="preserve">PRSs based on all GWAS were constructed using the same clump &amp; threshold approach with the same p-value thresholds </w:t>
        </w:r>
        <w:r>
          <w:rPr>
            <w:color w:val="000000" w:themeColor="text1"/>
          </w:rPr>
          <w:t xml:space="preserve">used </w:t>
        </w:r>
        <w:r w:rsidRPr="000006AF">
          <w:rPr>
            <w:color w:val="000000" w:themeColor="text1"/>
            <w:rPrChange w:id="108" w:author="Sofer, Tamar (HMFP - Cardiology)" w:date="2024-04-23T20:24:00Z">
              <w:rPr>
                <w:b/>
                <w:bCs/>
                <w:color w:val="2F5496" w:themeColor="accent1" w:themeShade="BF"/>
              </w:rPr>
            </w:rPrChange>
          </w:rPr>
          <w:t>in model complexity 2</w:t>
        </w:r>
      </w:ins>
      <w:ins w:id="109" w:author="Sofer, Tamar (HMFP - Cardiology)" w:date="2024-04-23T20:22:00Z">
        <w:r w:rsidRPr="000006AF">
          <w:rPr>
            <w:color w:val="000000" w:themeColor="text1"/>
          </w:rPr>
          <w:t>.</w:t>
        </w:r>
      </w:ins>
      <w:del w:id="110" w:author="Sofer, Tamar (HMFP - Cardiology)" w:date="2024-04-23T20:21:00Z">
        <w:r w:rsidRPr="000006AF" w:rsidDel="00FE281D">
          <w:rPr>
            <w:color w:val="000000" w:themeColor="text1"/>
          </w:rPr>
          <w:delText>.</w:delText>
        </w:r>
      </w:del>
    </w:p>
    <w:p w14:paraId="57ADEBD5" w14:textId="77777777" w:rsidR="00B81D6C" w:rsidRDefault="00B81D6C" w:rsidP="00B81D6C"/>
    <w:p w14:paraId="463D31EE" w14:textId="77777777" w:rsidR="00B81D6C" w:rsidRDefault="00B81D6C" w:rsidP="00B81D6C">
      <w:r>
        <w:t xml:space="preserve">Supplementary Table 5 reports the complete performance results as attained PVEs from the genetic models (PVEs of predicting residuals from the baseline model) and ensemble models (PVEs of predicting the raw trait) estimated in cross validation on the training dataset, and from the independent test dataset. Genetic models fitted using the non-linear ML approach tended to have similar or better performance than genetic model fitted using linear regression (see </w:t>
      </w:r>
      <w:r>
        <w:lastRenderedPageBreak/>
        <w:t>Supplementary Figure 2). Two exceptions were linear model performed better a</w:t>
      </w:r>
      <w:ins w:id="111" w:author="Sofer, Tamar (HMFP - Cardiology)" w:date="2024-04-23T20:25:00Z">
        <w:r>
          <w:t>t</w:t>
        </w:r>
      </w:ins>
      <w:del w:id="112" w:author="Sofer, Tamar (HMFP - Cardiology)" w:date="2024-04-23T20:25:00Z">
        <w:r w:rsidDel="008B71B3">
          <w:delText>re</w:delText>
        </w:r>
      </w:del>
      <w:r>
        <w:t xml:space="preserve"> prediction of DBP in Black individuals (2.2% PVE by model complexity level 3 linear regression compared with 1.7% PVE of the ML model) and prediction of SBP in Hispanic/Latino individuals (5.7% versus 4.6% in linear regression versus ML level 3 models). We therefore here focus on the genetic models (</w:t>
      </w:r>
      <w:ins w:id="113" w:author="Sofer, Tamar (HMFP - Cardiology)" w:date="2024-04-23T20:13:00Z">
        <w:r>
          <w:t xml:space="preserve">non-linear </w:t>
        </w:r>
      </w:ins>
      <w:r>
        <w:t xml:space="preserve">ML fitted using </w:t>
      </w:r>
      <w:proofErr w:type="spellStart"/>
      <w:r>
        <w:t>XGBoost</w:t>
      </w:r>
      <w:proofErr w:type="spellEnd"/>
      <w:r>
        <w:t xml:space="preserve">). </w:t>
      </w:r>
    </w:p>
    <w:p w14:paraId="34B1525A" w14:textId="77777777" w:rsidR="00B81D6C" w:rsidRDefault="00B81D6C" w:rsidP="00B81D6C"/>
    <w:p w14:paraId="11B106D6" w14:textId="77777777" w:rsidR="00B81D6C" w:rsidRDefault="00B81D6C" w:rsidP="00B81D6C">
      <w:r>
        <w:t xml:space="preserve">Figure 3 visualizes the genetic model performance, measured by PVEs in prediction of residuals from the baseline model, and the ensemble model performance, measured by PVEs at the phenotypic level.  Genetic model performance improved with the addition of PRSs, with improvement being large for the non-White groups, and low and almost not existing, for the group of self-reported White individuals. This is likely because the self-reported White individuals are mostly of European genetic ancestry, closely matching the genetic ancestry of the population participating in the UKBB+ICBP GWAS. Concretely, genetic model performance in the White group were 7.7%, 7.6%, and 7.8% for the three increasing complexity levels for SBP, and 7.3%, 6.7%, and 7.2% for DBP. In other individuals the improvement was strongly apparent. In Hispanic/Latino individuals and prediction of SBP, the PVEs were 0.9%, 2%, and 4.6%, and for DBP they were 1.5%, 2.7%, and 5%. In the Asian group the SBP PVEs were 1.6%, 2.4%, and 3.8%, and for DBP they were 0.9%, 2.9%, and 3.4%. Finally, Black individuals had the lowest genetic model performance with PVEs by complexity for SBP being 0.7%, 1.1%, and 2.6%, and for DBP 0.8%, 0.3%, and 1.7%. Therefore, including PRSs based on non-European GWAS summary statistics substantially contributed to the model performance in non-White individuals but only to a small extent, and only for </w:t>
      </w:r>
      <w:ins w:id="114" w:author="Sofer, Tamar (HMFP - Cardiology)" w:date="2024-04-24T07:12:00Z">
        <w:r>
          <w:t>S</w:t>
        </w:r>
      </w:ins>
      <w:del w:id="115" w:author="Sofer, Tamar (HMFP - Cardiology)" w:date="2024-04-24T07:12:00Z">
        <w:r w:rsidDel="00D60722">
          <w:delText>D</w:delText>
        </w:r>
      </w:del>
      <w:r>
        <w:t xml:space="preserve">BP, for White individuals. </w:t>
      </w:r>
    </w:p>
    <w:p w14:paraId="4F6005CD" w14:textId="77777777" w:rsidR="00B81D6C" w:rsidRDefault="00B81D6C" w:rsidP="00B81D6C"/>
    <w:p w14:paraId="31CB5CF2" w14:textId="2A7FA4A9" w:rsidR="00B81D6C" w:rsidRDefault="00B81D6C" w:rsidP="00B81D6C">
      <w:r>
        <w:t xml:space="preserve">At the phenotypic, ensemble-model level, the improvement in PVE achieved by increasing the complexity of the genetic models is less impressive, because the covariates explained the lion’s share of the phenotypic variance. Interestingly, while the genetic model had the highest level of PVE in the group of White individuals, the ensemble model, as a whole, had the highest PVE in the group of Black individuals. This was true for both SBP and DBP, and is already seen when using model complexity level 2 (multiple PRSs based only on the UKB+ICBP GWAS). </w:t>
      </w:r>
      <w:r w:rsidRPr="00E62CA7">
        <w:t xml:space="preserve">Supplementary Table </w:t>
      </w:r>
      <w:r>
        <w:t>6</w:t>
      </w:r>
      <w:r w:rsidRPr="00E73CC9">
        <w:t xml:space="preserve"> </w:t>
      </w:r>
      <w:r>
        <w:t xml:space="preserve">provides the tuning parameters selected by the cross validation for each of the models. </w:t>
      </w:r>
      <w:ins w:id="116" w:author="Sofer, Tamar (HMFP - Cardiology)" w:date="2024-04-29T15:03:00Z">
        <w:r w:rsidR="00BF34BE">
          <w:t xml:space="preserve">Supplementary Table </w:t>
        </w:r>
      </w:ins>
      <w:ins w:id="117" w:author="Sofer, Tamar (HMFP - Cardiology)" w:date="2024-04-29T15:11:00Z">
        <w:r w:rsidR="00712856">
          <w:t xml:space="preserve">10 reports timing and RAM use comparison between the models. </w:t>
        </w:r>
      </w:ins>
      <w:ins w:id="118" w:author="Sofer, Tamar (HMFP - Cardiology)" w:date="2024-04-29T15:12:00Z">
        <w:r w:rsidR="00E04F46">
          <w:t>Level 3 n</w:t>
        </w:r>
      </w:ins>
      <w:ins w:id="119" w:author="Sofer, Tamar (HMFP - Cardiology)" w:date="2024-04-29T15:11:00Z">
        <w:r w:rsidR="00E04F46">
          <w:t xml:space="preserve">on-linear models fitted using </w:t>
        </w:r>
        <w:proofErr w:type="spellStart"/>
        <w:r w:rsidR="00E04F46">
          <w:t>XGBoost</w:t>
        </w:r>
      </w:ins>
      <w:proofErr w:type="spellEnd"/>
      <w:ins w:id="120" w:author="Sofer, Tamar (HMFP - Cardiology)" w:date="2024-04-29T15:12:00Z">
        <w:r w:rsidR="00E04F46">
          <w:t xml:space="preserve"> required the most time and m</w:t>
        </w:r>
      </w:ins>
      <w:ins w:id="121" w:author="Sofer, Tamar (HMFP - Cardiology)" w:date="2024-04-29T15:23:00Z">
        <w:r w:rsidR="006C6CFB">
          <w:t>e</w:t>
        </w:r>
      </w:ins>
      <w:ins w:id="122" w:author="Sofer, Tamar (HMFP - Cardiology)" w:date="2024-04-29T15:12:00Z">
        <w:r w:rsidR="00E04F46">
          <w:t xml:space="preserve">mory, as expected, </w:t>
        </w:r>
      </w:ins>
      <w:ins w:id="123" w:author="Sofer, Tamar (HMFP - Cardiology)" w:date="2024-04-29T15:13:00Z">
        <w:r w:rsidR="00F02903">
          <w:t>with 97</w:t>
        </w:r>
      </w:ins>
      <w:ins w:id="124" w:author="Sofer, Tamar (HMFP - Cardiology)" w:date="2024-04-29T15:14:00Z">
        <w:r w:rsidR="00F05E7D">
          <w:t>9</w:t>
        </w:r>
      </w:ins>
      <w:ins w:id="125" w:author="Sofer, Tamar (HMFP - Cardiology)" w:date="2024-04-29T15:13:00Z">
        <w:r w:rsidR="00F02903">
          <w:t xml:space="preserve"> mebibyte</w:t>
        </w:r>
      </w:ins>
      <w:ins w:id="126" w:author="Sofer, Tamar (HMFP - Cardiology)" w:date="2024-04-29T15:14:00Z">
        <w:r w:rsidR="00F05E7D">
          <w:t xml:space="preserve">s and </w:t>
        </w:r>
        <w:r w:rsidR="00D10CB0">
          <w:t>close to</w:t>
        </w:r>
        <w:r w:rsidR="00F05E7D">
          <w:t xml:space="preserve"> 11 minutes</w:t>
        </w:r>
      </w:ins>
      <w:ins w:id="127" w:author="Sofer, Tamar (HMFP - Cardiology)" w:date="2024-04-29T15:15:00Z">
        <w:r w:rsidR="00130E7E">
          <w:t xml:space="preserve"> (n</w:t>
        </w:r>
      </w:ins>
      <m:oMath>
        <m:r>
          <w:ins w:id="128" w:author="Sofer, Tamar (HMFP - Cardiology)" w:date="2024-04-29T15:16:00Z">
            <w:rPr>
              <w:rFonts w:ascii="Cambria Math" w:hAnsi="Cambria Math"/>
            </w:rPr>
            <m:t>≈</m:t>
          </w:ins>
        </m:r>
      </m:oMath>
      <w:ins w:id="129" w:author="Sofer, Tamar (HMFP - Cardiology)" w:date="2024-04-29T15:16:00Z">
        <w:r w:rsidR="002778D9">
          <w:rPr>
            <w:rFonts w:eastAsiaTheme="minorEastAsia"/>
          </w:rPr>
          <w:t>45K individuals)</w:t>
        </w:r>
      </w:ins>
      <w:ins w:id="130" w:author="Sofer, Tamar (HMFP - Cardiology)" w:date="2024-04-29T15:14:00Z">
        <w:r w:rsidR="00F05E7D">
          <w:t xml:space="preserve">. </w:t>
        </w:r>
        <w:r w:rsidR="00914264">
          <w:t>Predictions from fitted models took less than a second for all models</w:t>
        </w:r>
      </w:ins>
      <w:ins w:id="131" w:author="Sofer, Tamar (HMFP - Cardiology)" w:date="2024-04-29T15:15:00Z">
        <w:r w:rsidR="00914264">
          <w:t xml:space="preserve">, and </w:t>
        </w:r>
      </w:ins>
      <w:ins w:id="132" w:author="Sofer, Tamar (HMFP - Cardiology)" w:date="2024-04-29T15:20:00Z">
        <w:r w:rsidR="00F83CE4">
          <w:t xml:space="preserve">used </w:t>
        </w:r>
      </w:ins>
      <w:ins w:id="133" w:author="Sofer, Tamar (HMFP - Cardiology)" w:date="2024-04-29T15:15:00Z">
        <w:r w:rsidR="00914264">
          <w:t>up to 400 mebibytes</w:t>
        </w:r>
      </w:ins>
      <w:ins w:id="134" w:author="Sofer, Tamar (HMFP - Cardiology)" w:date="2024-04-29T15:16:00Z">
        <w:r w:rsidR="008A17D9">
          <w:t xml:space="preserve"> (n</w:t>
        </w:r>
      </w:ins>
      <m:oMath>
        <m:r>
          <w:ins w:id="135" w:author="Sofer, Tamar (HMFP - Cardiology)" w:date="2024-04-29T15:16:00Z">
            <w:rPr>
              <w:rFonts w:ascii="Cambria Math" w:hAnsi="Cambria Math"/>
            </w:rPr>
            <m:t>≈</m:t>
          </w:ins>
        </m:r>
      </m:oMath>
      <w:ins w:id="136" w:author="Sofer, Tamar (HMFP - Cardiology)" w:date="2024-04-29T15:19:00Z">
        <w:r w:rsidR="008A17D9">
          <w:rPr>
            <w:rFonts w:eastAsiaTheme="minorEastAsia"/>
          </w:rPr>
          <w:t>18</w:t>
        </w:r>
      </w:ins>
      <w:ins w:id="137" w:author="Sofer, Tamar (HMFP - Cardiology)" w:date="2024-04-29T15:20:00Z">
        <w:r w:rsidR="008A17D9">
          <w:rPr>
            <w:rFonts w:eastAsiaTheme="minorEastAsia"/>
          </w:rPr>
          <w:t>.5K)</w:t>
        </w:r>
      </w:ins>
      <w:ins w:id="138" w:author="Sofer, Tamar (HMFP - Cardiology)" w:date="2024-04-29T15:15:00Z">
        <w:r w:rsidR="00914264">
          <w:t xml:space="preserve">. </w:t>
        </w:r>
      </w:ins>
    </w:p>
    <w:p w14:paraId="61B970BA" w14:textId="77777777" w:rsidR="00B81D6C" w:rsidRDefault="00B81D6C" w:rsidP="00B81D6C"/>
    <w:p w14:paraId="22266DFB" w14:textId="77777777" w:rsidR="00B81D6C" w:rsidRDefault="00B81D6C" w:rsidP="00B81D6C">
      <w:pPr>
        <w:pStyle w:val="Heading2"/>
      </w:pPr>
      <w:r>
        <w:t>Secondary analysis: using local PRSs in the genetic model</w:t>
      </w:r>
    </w:p>
    <w:p w14:paraId="37560AEE" w14:textId="5A1FDFCF" w:rsidR="00B81D6C" w:rsidRDefault="00B81D6C" w:rsidP="00B81D6C">
      <w:pPr>
        <w:rPr>
          <w:highlight w:val="yellow"/>
        </w:rPr>
      </w:pPr>
      <w:r>
        <w:t>In secondary analysis, we developed a new model that included local PRSs (Figure 4a), constructed based on the UKBB+ICBP GWAS, with each local PRS being based on summary statistics restricted to an LD region, with regions defined according to European populations. These PRSs used the clump &amp; threshold methodology with p-value threshold &lt;</w:t>
      </w:r>
      <w:del w:id="139" w:author="Sofer, Tamar (HMFP - Cardiology)" w:date="2024-04-24T07:17:00Z">
        <w:r w:rsidDel="001F0B08">
          <w:delText>0.01</w:delText>
        </w:r>
      </w:del>
      <w:ins w:id="140" w:author="Sofer, Tamar (HMFP - Cardiology)" w:date="2024-04-24T07:17:00Z">
        <w:r>
          <w:t>10</w:t>
        </w:r>
        <w:r w:rsidRPr="001F0B08">
          <w:rPr>
            <w:vertAlign w:val="superscript"/>
            <w:rPrChange w:id="141" w:author="Sofer, Tamar (HMFP - Cardiology)" w:date="2024-04-24T07:17:00Z">
              <w:rPr/>
            </w:rPrChange>
          </w:rPr>
          <w:t>-2</w:t>
        </w:r>
      </w:ins>
      <w:r>
        <w:t>. Because gradient boosting trees models tend to overfit to the training dataset when many features are included</w:t>
      </w:r>
      <w:ins w:id="142" w:author="Sofer, Tamar (HMFP - Cardiology)" w:date="2024-04-24T14:34:00Z">
        <w:r>
          <w:t xml:space="preserve">, due to higher model complexity (see for instance the </w:t>
        </w:r>
        <w:proofErr w:type="spellStart"/>
        <w:r>
          <w:t>XGBoost</w:t>
        </w:r>
        <w:proofErr w:type="spellEnd"/>
        <w:r>
          <w:t xml:space="preserve"> </w:t>
        </w:r>
      </w:ins>
      <w:ins w:id="143" w:author="Sofer, Tamar (HMFP - Cardiology)" w:date="2024-04-24T14:35:00Z">
        <w:r>
          <w:t xml:space="preserve">tutorial </w:t>
        </w:r>
        <w:r w:rsidRPr="00F31151">
          <w:t>https://xgboost.readthedocs.io/en/latest/index.html</w:t>
        </w:r>
      </w:ins>
      <w:ins w:id="144" w:author="Sofer, Tamar (HMFP - Cardiology)" w:date="2024-04-24T14:34:00Z">
        <w:r>
          <w:t>)</w:t>
        </w:r>
      </w:ins>
      <w:r>
        <w:t xml:space="preserve">, we extended the development of the </w:t>
      </w:r>
      <w:r>
        <w:lastRenderedPageBreak/>
        <w:t xml:space="preserve">ensemble model to include a feature selection step using LASSO penalized regression, as described in </w:t>
      </w:r>
      <w:r w:rsidRPr="00E62CA7">
        <w:t>Figure 4</w:t>
      </w:r>
      <w:r>
        <w:t>a</w:t>
      </w:r>
      <w:r w:rsidRPr="00E62CA7">
        <w:t>.</w:t>
      </w:r>
      <w:r w:rsidRPr="00E0063D">
        <w:rPr>
          <w:noProof/>
        </w:rPr>
        <w:t xml:space="preserve"> </w:t>
      </w:r>
    </w:p>
    <w:p w14:paraId="7AEE10A4" w14:textId="77777777" w:rsidR="00B81D6C" w:rsidRPr="00B04949" w:rsidRDefault="00B81D6C" w:rsidP="00B81D6C"/>
    <w:tbl>
      <w:tblPr>
        <w:tblStyle w:val="TableGrid"/>
        <w:tblW w:w="0" w:type="auto"/>
        <w:tblLook w:val="04A0" w:firstRow="1" w:lastRow="0" w:firstColumn="1" w:lastColumn="0" w:noHBand="0" w:noVBand="1"/>
      </w:tblPr>
      <w:tblGrid>
        <w:gridCol w:w="9350"/>
      </w:tblGrid>
      <w:tr w:rsidR="00B81D6C" w14:paraId="440CEE01" w14:textId="77777777" w:rsidTr="00B81D6C">
        <w:tc>
          <w:tcPr>
            <w:tcW w:w="9350" w:type="dxa"/>
          </w:tcPr>
          <w:p w14:paraId="1A016F06" w14:textId="77777777" w:rsidR="00B81D6C" w:rsidRDefault="00B81D6C" w:rsidP="00A71178">
            <w:pPr>
              <w:pStyle w:val="Heading2"/>
            </w:pPr>
            <w:r>
              <w:lastRenderedPageBreak/>
              <w:t>Figure 4: Integration of LASSO feature selection tool into the ensemble model workflow</w:t>
            </w:r>
          </w:p>
        </w:tc>
      </w:tr>
      <w:tr w:rsidR="00B81D6C" w14:paraId="6D26BE87" w14:textId="77777777" w:rsidTr="00B81D6C">
        <w:tc>
          <w:tcPr>
            <w:tcW w:w="9350" w:type="dxa"/>
          </w:tcPr>
          <w:p w14:paraId="3F137860" w14:textId="4FA6B012" w:rsidR="00B81D6C" w:rsidRDefault="00B81D6C" w:rsidP="009F6271">
            <w:pPr>
              <w:jc w:val="center"/>
              <w:rPr>
                <w:ins w:id="145" w:author="Hrytsenko, Yana (BIDMC - Sofer-Med Cardiovascular)" w:date="2024-04-29T14:40:00Z"/>
              </w:rPr>
            </w:pPr>
            <w:del w:id="146" w:author="Hrytsenko, Yana (BIDMC - Sofer-Med Cardiovascular)" w:date="2024-04-29T14:40:00Z">
              <w:r w:rsidDel="00C95469">
                <w:rPr>
                  <w:noProof/>
                </w:rPr>
                <w:drawing>
                  <wp:inline distT="0" distB="0" distL="0" distR="0" wp14:anchorId="5B036609" wp14:editId="48BD8332">
                    <wp:extent cx="6874828" cy="4481900"/>
                    <wp:effectExtent l="2540" t="0" r="0" b="0"/>
                    <wp:docPr id="944239996" name="Picture 94423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39996" name="Picture 944239996"/>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6899618" cy="4498061"/>
                            </a:xfrm>
                            <a:prstGeom prst="rect">
                              <a:avLst/>
                            </a:prstGeom>
                          </pic:spPr>
                        </pic:pic>
                      </a:graphicData>
                    </a:graphic>
                  </wp:inline>
                </w:drawing>
              </w:r>
            </w:del>
          </w:p>
          <w:p w14:paraId="637D2D99" w14:textId="38BE1D05" w:rsidR="00C95469" w:rsidRDefault="00C95469" w:rsidP="009F6271">
            <w:pPr>
              <w:jc w:val="center"/>
            </w:pPr>
            <w:ins w:id="147" w:author="Hrytsenko, Yana (BIDMC - Sofer-Med Cardiovascular)" w:date="2024-04-29T14:40:00Z">
              <w:r>
                <w:rPr>
                  <w:noProof/>
                </w:rPr>
                <w:lastRenderedPageBreak/>
                <w:drawing>
                  <wp:inline distT="0" distB="0" distL="0" distR="0" wp14:anchorId="706C1936" wp14:editId="437E997D">
                    <wp:extent cx="5104563" cy="7898178"/>
                    <wp:effectExtent l="0" t="0" r="1270" b="1270"/>
                    <wp:docPr id="134688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87222" name="Picture 1346887222"/>
                            <pic:cNvPicPr/>
                          </pic:nvPicPr>
                          <pic:blipFill>
                            <a:blip r:embed="rId18">
                              <a:extLst>
                                <a:ext uri="{28A0092B-C50C-407E-A947-70E740481C1C}">
                                  <a14:useLocalDpi xmlns:a14="http://schemas.microsoft.com/office/drawing/2010/main" val="0"/>
                                </a:ext>
                              </a:extLst>
                            </a:blip>
                            <a:stretch>
                              <a:fillRect/>
                            </a:stretch>
                          </pic:blipFill>
                          <pic:spPr>
                            <a:xfrm>
                              <a:off x="0" y="0"/>
                              <a:ext cx="5110363" cy="7907153"/>
                            </a:xfrm>
                            <a:prstGeom prst="rect">
                              <a:avLst/>
                            </a:prstGeom>
                          </pic:spPr>
                        </pic:pic>
                      </a:graphicData>
                    </a:graphic>
                  </wp:inline>
                </w:drawing>
              </w:r>
            </w:ins>
          </w:p>
          <w:p w14:paraId="68FDD6CF" w14:textId="77777777" w:rsidR="00B81D6C" w:rsidRDefault="00B81D6C" w:rsidP="00E227FB">
            <w:pPr>
              <w:jc w:val="right"/>
            </w:pPr>
          </w:p>
        </w:tc>
      </w:tr>
      <w:tr w:rsidR="00B81D6C" w14:paraId="4C1F074E" w14:textId="77777777" w:rsidTr="00B81D6C">
        <w:tc>
          <w:tcPr>
            <w:tcW w:w="9350" w:type="dxa"/>
          </w:tcPr>
          <w:p w14:paraId="02684080" w14:textId="77777777" w:rsidR="00B81D6C" w:rsidRPr="00E227FB" w:rsidRDefault="00B81D6C" w:rsidP="003C7054">
            <w:pPr>
              <w:rPr>
                <w:sz w:val="20"/>
                <w:szCs w:val="20"/>
              </w:rPr>
            </w:pPr>
            <w:r w:rsidRPr="00E227FB">
              <w:rPr>
                <w:sz w:val="20"/>
                <w:szCs w:val="20"/>
              </w:rPr>
              <w:lastRenderedPageBreak/>
              <w:t>Panel a: The workflow of the ensemble model with the integration of the LASSO variable selection tool. To include local PRSs in the ensemble model while attempting to avoid overfitting, we added a LASSO selection step to the ensemble model development. As visualized, the residuals of the baseline model were used as the outcome in LASSO penalized regression with the local PRSs as features. LASSO substantially reduced the number of local PRSs (to 827 for SBP and 224 for DBP). The local PRSs selected by LASSO were then used as an input into the genetic model for prediction of the baseline residuals (</w:t>
            </w:r>
            <m:oMath>
              <m:sSub>
                <m:sSubPr>
                  <m:ctrlPr>
                    <w:rPr>
                      <w:rFonts w:ascii="Cambria Math" w:eastAsiaTheme="minorEastAsia" w:hAnsi="Cambria Math"/>
                      <w:i/>
                      <w:sz w:val="20"/>
                      <w:szCs w:val="20"/>
                    </w:rPr>
                  </m:ctrlPr>
                </m:sSubPr>
                <m:e>
                  <m:acc>
                    <m:accPr>
                      <m:ctrlPr>
                        <w:rPr>
                          <w:rFonts w:ascii="Cambria Math" w:eastAsiaTheme="minorEastAsia" w:hAnsi="Cambria Math"/>
                          <w:i/>
                          <w:sz w:val="20"/>
                          <w:szCs w:val="20"/>
                        </w:rPr>
                      </m:ctrlPr>
                    </m:accPr>
                    <m:e>
                      <m:r>
                        <w:rPr>
                          <w:rFonts w:ascii="Cambria Math" w:eastAsiaTheme="minorEastAsia" w:hAnsi="Cambria Math"/>
                          <w:sz w:val="20"/>
                          <w:szCs w:val="20"/>
                        </w:rPr>
                        <m:t>r</m:t>
                      </m:r>
                    </m:e>
                  </m:acc>
                </m:e>
                <m:sub>
                  <m:r>
                    <w:rPr>
                      <w:rFonts w:ascii="Cambria Math" w:eastAsiaTheme="minorEastAsia" w:hAnsi="Cambria Math"/>
                      <w:sz w:val="20"/>
                      <w:szCs w:val="20"/>
                    </w:rPr>
                    <m:t>b</m:t>
                  </m:r>
                </m:sub>
              </m:sSub>
            </m:oMath>
            <w:r w:rsidRPr="00E227FB">
              <w:rPr>
                <w:sz w:val="20"/>
                <w:szCs w:val="20"/>
              </w:rPr>
              <w:t>). Panel b: Genomic locations of local PRSs, calculated over predefined LD-regions, selected by LASSO for SBP and DBP. Panel c: Comparison between the estimated PVE in the TOPMed test dataset for ensemble model Level 3 using global PRSs and the ensemble model using Linear regression and local PRSs. PVEs are reported for models of SBP and DBP, in the overall test dataset and stratified by self-reported race/ethnicity (White N = 10,877, Hispanic/Latino N = 3,831, Black N = 3,657, Asian N = 403 for DBP; White N = 10,823, Hispanic/Latino N = 3,877, Black N = 3,674, Asian N = 374 for SBP). The visualized 95% confidence intervals were computed as the 2.5% and 97.5% percentiles of the bootstrap distribution of the PVEs estimated over the test dataset.</w:t>
            </w:r>
            <w:r w:rsidRPr="00E227FB">
              <w:rPr>
                <w:noProof/>
                <w:sz w:val="20"/>
                <w:szCs w:val="20"/>
              </w:rPr>
              <w:t xml:space="preserve"> </w:t>
            </w:r>
          </w:p>
          <w:p w14:paraId="747F20ED" w14:textId="77777777" w:rsidR="00B81D6C" w:rsidRPr="00E227FB" w:rsidRDefault="00B81D6C" w:rsidP="003C7054">
            <w:pPr>
              <w:rPr>
                <w:sz w:val="20"/>
                <w:szCs w:val="20"/>
              </w:rPr>
            </w:pPr>
            <w:r w:rsidRPr="00E227FB">
              <w:rPr>
                <w:sz w:val="20"/>
                <w:szCs w:val="20"/>
              </w:rPr>
              <w:t>BP: blood pressure. DBP: diastolic blood pressure. LASSO: least absolute shrinkage and selection operator. PRS: polygenic risk score. SBP: systolic blood pressure.</w:t>
            </w:r>
          </w:p>
        </w:tc>
      </w:tr>
    </w:tbl>
    <w:p w14:paraId="5D68189F" w14:textId="77777777" w:rsidR="00B81D6C" w:rsidRPr="007000FF" w:rsidRDefault="00B81D6C" w:rsidP="00B81D6C"/>
    <w:p w14:paraId="7D856B11" w14:textId="1A84A5C2" w:rsidR="00B81D6C" w:rsidRDefault="00B81D6C" w:rsidP="00B81D6C">
      <w:r>
        <w:t xml:space="preserve">As before, we considered either non-linear ML or linear regression genetic models (using the LASSO-selected local PRSs). For comparison, we additionally used an ensemble model that used the fitted LASSO model itself as the genetic model. Note that the difference between the ensemble model with linear regression and with LASSO genetic model is that the linear regression model re-evaluated the coefficients of the local PRSs, while the ensemble model with the LASSO genetic model used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eastAsiaTheme="minorEastAsia"/>
        </w:rPr>
        <w:t>-</w:t>
      </w:r>
      <w:r>
        <w:t xml:space="preserve">penalized coefficients from the LASSO operation.  We evaluated the SBP and DBP local PRS ensemble models’ PVE. LASSO selected a subset of local PRSs which are most salient in model’s prediction (i.e., with the lowest cost function). Specifically, out of 1,670 local PRSs for SBP LASSO selected 827, and it selected 224 of the 1,669 local PRSs for DBP. As shown in Figure 4b, the selected local PRSs for SBP and DBP are concentrated in the same genomic regions, and, more generally, selected local PRSs are clustered in specific regions. </w:t>
      </w:r>
      <w:commentRangeStart w:id="148"/>
      <w:ins w:id="149" w:author="Sofer, Tamar (HMFP - Cardiology)" w:date="2024-04-30T15:35:00Z">
        <w:r w:rsidR="007F2434">
          <w:rPr>
            <w:noProof/>
          </w:rPr>
          <w:t>As reported in Supplementary Table 10, the LASSO model took XX minutes</w:t>
        </w:r>
      </w:ins>
      <w:ins w:id="150" w:author="Sofer, Tamar (HMFP - Cardiology)" w:date="2024-04-30T15:38:00Z">
        <w:r w:rsidR="00C65550">
          <w:rPr>
            <w:noProof/>
          </w:rPr>
          <w:t xml:space="preserve"> and XX meb</w:t>
        </w:r>
        <w:r w:rsidR="00BE1192">
          <w:rPr>
            <w:noProof/>
          </w:rPr>
          <w:t>iby</w:t>
        </w:r>
        <w:r w:rsidR="00C65550">
          <w:rPr>
            <w:noProof/>
          </w:rPr>
          <w:t>tes</w:t>
        </w:r>
      </w:ins>
      <w:ins w:id="151" w:author="Sofer, Tamar (HMFP - Cardiology)" w:date="2024-04-30T15:35:00Z">
        <w:r w:rsidR="007F2434">
          <w:rPr>
            <w:noProof/>
          </w:rPr>
          <w:t xml:space="preserve"> to tune and fit</w:t>
        </w:r>
      </w:ins>
      <w:ins w:id="152" w:author="Sofer, Tamar (HMFP - Cardiology)" w:date="2024-04-30T15:37:00Z">
        <w:r w:rsidR="007F2434">
          <w:rPr>
            <w:noProof/>
          </w:rPr>
          <w:t xml:space="preserve">, and the subsequent </w:t>
        </w:r>
      </w:ins>
      <w:ins w:id="153" w:author="Sofer, Tamar (HMFP - Cardiology)" w:date="2024-04-30T15:38:00Z">
        <w:r w:rsidR="008C351B">
          <w:rPr>
            <w:noProof/>
          </w:rPr>
          <w:t xml:space="preserve">non-linear ML model </w:t>
        </w:r>
        <w:r w:rsidR="00857191">
          <w:rPr>
            <w:noProof/>
          </w:rPr>
          <w:t>tunning and fitting took o</w:t>
        </w:r>
      </w:ins>
      <w:ins w:id="154" w:author="Sofer, Tamar (HMFP - Cardiology)" w:date="2024-04-30T15:39:00Z">
        <w:r w:rsidR="00857191">
          <w:rPr>
            <w:noProof/>
          </w:rPr>
          <w:t>ver 7 hours</w:t>
        </w:r>
        <w:r w:rsidR="003044C4">
          <w:rPr>
            <w:noProof/>
          </w:rPr>
          <w:t xml:space="preserve"> and 1265 mebibytes of RAM.</w:t>
        </w:r>
        <w:commentRangeEnd w:id="148"/>
        <w:r w:rsidR="00137AAE">
          <w:rPr>
            <w:rStyle w:val="CommentReference"/>
          </w:rPr>
          <w:commentReference w:id="148"/>
        </w:r>
      </w:ins>
    </w:p>
    <w:p w14:paraId="02696D2E" w14:textId="77777777" w:rsidR="00B81D6C" w:rsidRDefault="00B81D6C" w:rsidP="00B81D6C"/>
    <w:p w14:paraId="218E36E2" w14:textId="39417B4A" w:rsidR="00B81D6C" w:rsidRDefault="00B81D6C" w:rsidP="00B81D6C">
      <w:r>
        <w:t>Supplementary Figure 3 provides the PVE of the genetic and ensemble models implemented with the three models (non-linear ML, linear regression, and LASSO). Across self-reported race/ethnic groups the results varied and there is no one method that is always superior to others. Notably, non-linear ML genetic model is almost never the best model. Figure 4c compares the performance of the global PRS model (level 3) with the local PRS model that used a linear regression genetic model (because it tended to perform better than other genetic model specifications). The local PRS genetic model sometimes performed equally well compared to the global PRS model, despite using less information (local compared to genome-wide PRS).</w:t>
      </w:r>
      <w:ins w:id="155" w:author="Sofer, Tamar (HMFP - Cardiology)" w:date="2024-04-29T15:53:00Z">
        <w:r w:rsidR="005B5DDA">
          <w:t xml:space="preserve"> </w:t>
        </w:r>
      </w:ins>
      <w:ins w:id="156" w:author="Sofer, Tamar (HMFP - Cardiology)" w:date="2024-04-29T15:55:00Z">
        <w:r w:rsidR="005B5DDA">
          <w:t xml:space="preserve">Potential reasons </w:t>
        </w:r>
        <w:del w:id="157" w:author="Byron C Jaeger" w:date="2024-05-02T13:52:00Z">
          <w:r w:rsidR="005B5DDA" w:rsidDel="00EC4906">
            <w:delText>could be that the</w:delText>
          </w:r>
        </w:del>
      </w:ins>
      <w:ins w:id="158" w:author="Byron C Jaeger" w:date="2024-05-02T13:52:00Z">
        <w:r w:rsidR="00EC4906">
          <w:t>include</w:t>
        </w:r>
      </w:ins>
      <w:ins w:id="159" w:author="Sofer, Tamar (HMFP - Cardiology)" w:date="2024-04-29T15:55:00Z">
        <w:r w:rsidR="005B5DDA">
          <w:t xml:space="preserve"> local PRS model</w:t>
        </w:r>
      </w:ins>
      <w:ins w:id="160" w:author="Sofer, Tamar (HMFP - Cardiology)" w:date="2024-04-29T15:56:00Z">
        <w:r w:rsidR="003C72D3">
          <w:t>s</w:t>
        </w:r>
      </w:ins>
      <w:ins w:id="161" w:author="Sofer, Tamar (HMFP - Cardiology)" w:date="2024-04-29T15:55:00Z">
        <w:r w:rsidR="005B5DDA">
          <w:t xml:space="preserve"> </w:t>
        </w:r>
        <w:del w:id="162" w:author="Byron C Jaeger" w:date="2024-05-02T13:52:00Z">
          <w:r w:rsidR="005B5DDA" w:rsidDel="00EC4906">
            <w:delText xml:space="preserve">allow for </w:delText>
          </w:r>
        </w:del>
        <w:r w:rsidR="005B5DDA">
          <w:t>separately account</w:t>
        </w:r>
      </w:ins>
      <w:ins w:id="163" w:author="Sofer, Tamar (HMFP - Cardiology)" w:date="2024-04-29T15:56:00Z">
        <w:r w:rsidR="005B5DDA">
          <w:t>ing</w:t>
        </w:r>
      </w:ins>
      <w:ins w:id="164" w:author="Sofer, Tamar (HMFP - Cardiology)" w:date="2024-04-29T15:55:00Z">
        <w:r w:rsidR="005B5DDA">
          <w:t xml:space="preserve"> for the contributions of different </w:t>
        </w:r>
      </w:ins>
      <w:ins w:id="165" w:author="Sofer, Tamar (HMFP - Cardiology)" w:date="2024-04-29T15:56:00Z">
        <w:r w:rsidR="005B5DDA">
          <w:t xml:space="preserve">genomic </w:t>
        </w:r>
        <w:r w:rsidR="00553A9C">
          <w:t xml:space="preserve">LD </w:t>
        </w:r>
        <w:r w:rsidR="005B5DDA">
          <w:t>regions</w:t>
        </w:r>
        <w:r w:rsidR="00553A9C">
          <w:t xml:space="preserve">. </w:t>
        </w:r>
      </w:ins>
      <w:ins w:id="166" w:author="Sofer, Tamar (HMFP - Cardiology)" w:date="2024-04-29T15:57:00Z">
        <w:r w:rsidR="00F2588A">
          <w:t xml:space="preserve">Some </w:t>
        </w:r>
      </w:ins>
      <w:ins w:id="167" w:author="Sofer, Tamar (HMFP - Cardiology)" w:date="2024-04-29T15:56:00Z">
        <w:r w:rsidR="00553A9C">
          <w:t xml:space="preserve">regions may </w:t>
        </w:r>
        <w:r w:rsidR="0048487A">
          <w:t>be more</w:t>
        </w:r>
      </w:ins>
      <w:ins w:id="168" w:author="Sofer, Tamar (HMFP - Cardiology)" w:date="2024-04-29T15:57:00Z">
        <w:r w:rsidR="00F2588A">
          <w:t xml:space="preserve"> or less</w:t>
        </w:r>
      </w:ins>
      <w:ins w:id="169" w:author="Sofer, Tamar (HMFP - Cardiology)" w:date="2024-04-29T15:56:00Z">
        <w:r w:rsidR="0048487A">
          <w:t xml:space="preserve"> importa</w:t>
        </w:r>
      </w:ins>
      <w:ins w:id="170" w:author="Sofer, Tamar (HMFP - Cardiology)" w:date="2024-04-29T15:57:00Z">
        <w:r w:rsidR="0048487A">
          <w:t xml:space="preserve">nt </w:t>
        </w:r>
        <w:r w:rsidR="00F2588A">
          <w:t xml:space="preserve">than others </w:t>
        </w:r>
        <w:r w:rsidR="0048487A">
          <w:t xml:space="preserve">in some individuals, based on genetics and/or covariate characteristics, </w:t>
        </w:r>
      </w:ins>
      <w:ins w:id="171" w:author="Sofer, Tamar (HMFP - Cardiology)" w:date="2024-04-29T15:58:00Z">
        <w:r w:rsidR="0032113C">
          <w:t>so the flexibility of the local models may be useful especially in</w:t>
        </w:r>
        <w:r w:rsidR="00455959">
          <w:t xml:space="preserve"> datasets including individuals </w:t>
        </w:r>
        <w:del w:id="172" w:author="Byron C Jaeger" w:date="2024-05-02T13:53:00Z">
          <w:r w:rsidR="00455959" w:rsidDel="00EC4906">
            <w:delText>representing</w:delText>
          </w:r>
        </w:del>
      </w:ins>
      <w:ins w:id="173" w:author="Byron C Jaeger" w:date="2024-05-02T13:53:00Z">
        <w:r w:rsidR="00EC4906">
          <w:t>with</w:t>
        </w:r>
      </w:ins>
      <w:ins w:id="174" w:author="Sofer, Tamar (HMFP - Cardiology)" w:date="2024-04-29T15:58:00Z">
        <w:r w:rsidR="00455959">
          <w:t xml:space="preserve"> diverse genetic backgrounds, lifestyles, and environmental exposures. </w:t>
        </w:r>
      </w:ins>
    </w:p>
    <w:p w14:paraId="67DC4648" w14:textId="77777777" w:rsidR="00B81D6C" w:rsidRDefault="00B81D6C" w:rsidP="00B81D6C"/>
    <w:p w14:paraId="08812242" w14:textId="68DB2B5D" w:rsidR="00B81D6C" w:rsidRDefault="00B81D6C" w:rsidP="00B81D6C">
      <w:r>
        <w:t>As the local PRSs are based on the UKBB+ICBP GWAS and were generated using the 10</w:t>
      </w:r>
      <w:r w:rsidRPr="00A71178">
        <w:rPr>
          <w:vertAlign w:val="superscript"/>
        </w:rPr>
        <w:t>-2</w:t>
      </w:r>
      <w:r w:rsidRPr="00A71178">
        <w:t xml:space="preserve"> p-value threshold</w:t>
      </w:r>
      <w:r>
        <w:t>, it is interesting to compare the genetic model that used them</w:t>
      </w:r>
      <w:ins w:id="175" w:author="Sofer, Tamar (HMFP - Cardiology)" w:date="2024-04-24T07:24:00Z">
        <w:r>
          <w:t xml:space="preserve"> (</w:t>
        </w:r>
      </w:ins>
      <w:ins w:id="176" w:author="Sofer, Tamar (HMFP - Cardiology)" w:date="2024-04-24T07:55:00Z">
        <w:r>
          <w:t xml:space="preserve">results in </w:t>
        </w:r>
      </w:ins>
      <w:ins w:id="177" w:author="Sofer, Tamar (HMFP - Cardiology)" w:date="2024-04-24T07:24:00Z">
        <w:r>
          <w:t xml:space="preserve">Supplementary Figure </w:t>
        </w:r>
      </w:ins>
      <w:ins w:id="178" w:author="Sofer, Tamar (HMFP - Cardiology)" w:date="2024-04-24T07:51:00Z">
        <w:r>
          <w:t>3</w:t>
        </w:r>
      </w:ins>
      <w:ins w:id="179" w:author="Sofer, Tamar (HMFP - Cardiology)" w:date="2024-04-24T07:24:00Z">
        <w:r>
          <w:t>)</w:t>
        </w:r>
      </w:ins>
      <w:r>
        <w:t xml:space="preserve"> to the genetic model with a single UKBB+ICBP PRS (model complexity level 1</w:t>
      </w:r>
      <w:ins w:id="180" w:author="Sofer, Tamar (HMFP - Cardiology)" w:date="2024-04-24T07:24:00Z">
        <w:r>
          <w:t xml:space="preserve">; </w:t>
        </w:r>
      </w:ins>
      <w:ins w:id="181" w:author="Sofer, Tamar (HMFP - Cardiology)" w:date="2024-04-24T07:55:00Z">
        <w:r>
          <w:t xml:space="preserve">results in </w:t>
        </w:r>
      </w:ins>
      <w:ins w:id="182" w:author="Sofer, Tamar (HMFP - Cardiology)" w:date="2024-04-24T07:50:00Z">
        <w:r>
          <w:t xml:space="preserve">Supplementary </w:t>
        </w:r>
      </w:ins>
      <w:ins w:id="183" w:author="Sofer, Tamar (HMFP - Cardiology)" w:date="2024-04-24T07:24:00Z">
        <w:r>
          <w:t xml:space="preserve">Figure </w:t>
        </w:r>
      </w:ins>
      <w:ins w:id="184" w:author="Sofer, Tamar (HMFP - Cardiology)" w:date="2024-04-24T07:50:00Z">
        <w:r>
          <w:t>2</w:t>
        </w:r>
      </w:ins>
      <w:r>
        <w:t xml:space="preserve">). Considering the combined </w:t>
      </w:r>
      <w:proofErr w:type="spellStart"/>
      <w:r>
        <w:t>TOPMed</w:t>
      </w:r>
      <w:proofErr w:type="spellEnd"/>
      <w:r>
        <w:t xml:space="preserve"> test dataset, for SBP, the genetic model using linear regression and local PRSs has better PVE </w:t>
      </w:r>
      <w:ins w:id="185" w:author="Sofer, Tamar (HMFP - Cardiology)" w:date="2024-04-24T07:49:00Z">
        <w:r>
          <w:t xml:space="preserve">(4.8%) </w:t>
        </w:r>
      </w:ins>
      <w:r>
        <w:t xml:space="preserve">compared </w:t>
      </w:r>
      <w:r>
        <w:lastRenderedPageBreak/>
        <w:t>to the linear regression genetic model with one global PRS</w:t>
      </w:r>
      <w:del w:id="186" w:author="Sofer, Tamar (HMFP - Cardiology)" w:date="2024-04-24T07:49:00Z">
        <w:r w:rsidDel="007402E0">
          <w:delText>,</w:delText>
        </w:r>
      </w:del>
      <w:r>
        <w:t xml:space="preserve"> (PVE=</w:t>
      </w:r>
      <w:del w:id="187" w:author="Sofer, Tamar (HMFP - Cardiology)" w:date="2024-04-24T07:51:00Z">
        <w:r w:rsidDel="00AE2266">
          <w:delText>4.8% versus</w:delText>
        </w:r>
      </w:del>
      <w:r>
        <w:t xml:space="preserve"> 4.4%). However, this was not true for DBP (linear regression local PRS model PVE =2.6% versus 4.4% for global, single PRS linear regression). The</w:t>
      </w:r>
      <w:ins w:id="188" w:author="Sofer, Tamar (HMFP - Cardiology)" w:date="2024-04-23T20:13:00Z">
        <w:r>
          <w:t xml:space="preserve"> non-linear</w:t>
        </w:r>
      </w:ins>
      <w:r>
        <w:t xml:space="preserve"> ML global PRS model with complexity level 1 performed the same (for SBP) or better (DBP) than linear regression local PRS models. Surprisingly, when focusing on Hispanic/Latino individuals, local PRS models performed substantially better than global PRS complexity level 1 models</w:t>
      </w:r>
      <w:r w:rsidRPr="0062360E">
        <w:t>: genetic local PRS model PVEs ranged from 1.6% to 5.</w:t>
      </w:r>
      <w:r w:rsidRPr="00E227FB">
        <w:t>7</w:t>
      </w:r>
      <w:r w:rsidRPr="0062360E">
        <w:t>% (across methods and BP traits),</w:t>
      </w:r>
      <w:r>
        <w:t xml:space="preserve"> while global PRS level 1 model PVEs were at most 1.5%</w:t>
      </w:r>
      <w:ins w:id="189" w:author="Sofer, Tamar (HMFP - Cardiology)" w:date="2024-04-24T07:57:00Z">
        <w:r>
          <w:t xml:space="preserve"> (see Supplementary Figure 2)</w:t>
        </w:r>
      </w:ins>
      <w:r>
        <w:t xml:space="preserve">. </w:t>
      </w:r>
      <w:r w:rsidRPr="00984098">
        <w:t xml:space="preserve">Supplementary Table </w:t>
      </w:r>
      <w:ins w:id="190" w:author="Sofer, Tamar (HMFP - Cardiology)" w:date="2024-04-26T15:44:00Z">
        <w:r w:rsidR="006127DF">
          <w:t>1</w:t>
        </w:r>
      </w:ins>
      <w:ins w:id="191" w:author="Sofer, Tamar (HMFP - Cardiology)" w:date="2024-04-30T15:26:00Z">
        <w:r w:rsidR="00BC5C4E">
          <w:t>1</w:t>
        </w:r>
      </w:ins>
      <w:del w:id="192" w:author="Sofer, Tamar (HMFP - Cardiology)" w:date="2024-04-26T15:44:00Z">
        <w:r w:rsidDel="006127DF">
          <w:delText>8</w:delText>
        </w:r>
      </w:del>
      <w:r>
        <w:t xml:space="preserve"> reports complete p</w:t>
      </w:r>
      <w:r w:rsidRPr="006E1C8A">
        <w:t xml:space="preserve">erformance results (attained PVEs) from the genetic models (PVEs of predicting residuals from the baseline model) and ensemble models (PVEs of predicting the raw trait) estimated in cross validation on the training dataset, and from the independent test dataset using local PRS in </w:t>
      </w:r>
      <w:proofErr w:type="spellStart"/>
      <w:r w:rsidRPr="006E1C8A">
        <w:t>TOPMed</w:t>
      </w:r>
      <w:proofErr w:type="spellEnd"/>
      <w:r w:rsidRPr="006E1C8A">
        <w:t xml:space="preserve"> dataset</w:t>
      </w:r>
      <w:r>
        <w:t>.</w:t>
      </w:r>
    </w:p>
    <w:p w14:paraId="5D0BF93E" w14:textId="77777777" w:rsidR="00B81D6C" w:rsidRDefault="00B81D6C" w:rsidP="00B81D6C">
      <w:pPr>
        <w:pStyle w:val="Heading2"/>
      </w:pPr>
      <w:r>
        <w:lastRenderedPageBreak/>
        <w:t xml:space="preserve">Challenges of model generalization to clinical data </w:t>
      </w:r>
    </w:p>
    <w:tbl>
      <w:tblPr>
        <w:tblStyle w:val="TableGrid"/>
        <w:tblW w:w="0" w:type="auto"/>
        <w:tblLook w:val="04A0" w:firstRow="1" w:lastRow="0" w:firstColumn="1" w:lastColumn="0" w:noHBand="0" w:noVBand="1"/>
      </w:tblPr>
      <w:tblGrid>
        <w:gridCol w:w="9350"/>
      </w:tblGrid>
      <w:tr w:rsidR="00B81D6C" w14:paraId="6B9EC994" w14:textId="77777777" w:rsidTr="00B81D6C">
        <w:tc>
          <w:tcPr>
            <w:tcW w:w="9350" w:type="dxa"/>
          </w:tcPr>
          <w:p w14:paraId="2F65B35D" w14:textId="77777777" w:rsidR="00B81D6C" w:rsidRDefault="00B81D6C" w:rsidP="00A71178">
            <w:pPr>
              <w:pStyle w:val="Heading2"/>
            </w:pPr>
            <w:r>
              <w:t xml:space="preserve">Figure 5: Application of the model trained on the </w:t>
            </w:r>
            <w:proofErr w:type="spellStart"/>
            <w:r>
              <w:t>TOPMed</w:t>
            </w:r>
            <w:proofErr w:type="spellEnd"/>
            <w:r>
              <w:t xml:space="preserve"> dataset to the MGB Biobank data.</w:t>
            </w:r>
          </w:p>
        </w:tc>
      </w:tr>
      <w:tr w:rsidR="00B81D6C" w14:paraId="5F1198C6" w14:textId="77777777" w:rsidTr="00B81D6C">
        <w:tc>
          <w:tcPr>
            <w:tcW w:w="9350" w:type="dxa"/>
          </w:tcPr>
          <w:p w14:paraId="45A827F4" w14:textId="77777777" w:rsidR="00B81D6C" w:rsidRDefault="00B81D6C" w:rsidP="00A71178">
            <w:pPr>
              <w:jc w:val="center"/>
            </w:pPr>
            <w:r>
              <w:rPr>
                <w:noProof/>
              </w:rPr>
              <w:drawing>
                <wp:inline distT="0" distB="0" distL="0" distR="0" wp14:anchorId="20FD7038" wp14:editId="30CB2D7B">
                  <wp:extent cx="4841105" cy="5105400"/>
                  <wp:effectExtent l="0" t="0" r="0" b="0"/>
                  <wp:docPr id="1377291630" name="Picture 137729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91630" name="Picture 13772916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1105" cy="5105400"/>
                          </a:xfrm>
                          <a:prstGeom prst="rect">
                            <a:avLst/>
                          </a:prstGeom>
                        </pic:spPr>
                      </pic:pic>
                    </a:graphicData>
                  </a:graphic>
                </wp:inline>
              </w:drawing>
            </w:r>
          </w:p>
        </w:tc>
      </w:tr>
      <w:tr w:rsidR="00B81D6C" w14:paraId="77CC07EC" w14:textId="77777777" w:rsidTr="00B81D6C">
        <w:tc>
          <w:tcPr>
            <w:tcW w:w="9350" w:type="dxa"/>
          </w:tcPr>
          <w:p w14:paraId="411EDBAA" w14:textId="77777777" w:rsidR="00B81D6C" w:rsidRPr="00E227FB" w:rsidRDefault="00B81D6C" w:rsidP="00F378EB">
            <w:pPr>
              <w:rPr>
                <w:sz w:val="20"/>
                <w:szCs w:val="20"/>
              </w:rPr>
            </w:pPr>
            <w:r w:rsidRPr="00E227FB">
              <w:rPr>
                <w:sz w:val="20"/>
                <w:szCs w:val="20"/>
              </w:rPr>
              <w:t xml:space="preserve">Panel a: The figure visualizes the workflow of the Ensemble model with the baseline being trained on the MGB Biobank dataset and application of the genetic models, trained on the </w:t>
            </w:r>
            <w:proofErr w:type="spellStart"/>
            <w:r w:rsidRPr="00E227FB">
              <w:rPr>
                <w:sz w:val="20"/>
                <w:szCs w:val="20"/>
              </w:rPr>
              <w:t>TOPMed</w:t>
            </w:r>
            <w:proofErr w:type="spellEnd"/>
            <w:r w:rsidRPr="00E227FB">
              <w:rPr>
                <w:sz w:val="20"/>
                <w:szCs w:val="20"/>
              </w:rPr>
              <w:t xml:space="preserve"> data, incorporating one or more PRSs according to the three model complexity levels. Level 1: a single PRS based on the UKB+ICBP GWAS. Level 2: seven PRSs based on the UKB+ICBP GWAS, difference p-value thresholds. Level 3: 21 PRSs, 7 PRSs based on each of the UKB+ICBP, MVP, and BBJ GWAS. Panel b: Estimated PVE in the MGBB test dataset for </w:t>
            </w:r>
            <w:proofErr w:type="spellStart"/>
            <w:r w:rsidRPr="00E227FB">
              <w:rPr>
                <w:sz w:val="20"/>
                <w:szCs w:val="20"/>
              </w:rPr>
              <w:t>XGBoost</w:t>
            </w:r>
            <w:proofErr w:type="spellEnd"/>
            <w:r w:rsidRPr="00E227FB">
              <w:rPr>
                <w:sz w:val="20"/>
                <w:szCs w:val="20"/>
              </w:rPr>
              <w:t xml:space="preserve"> genetic models fitted on the </w:t>
            </w:r>
            <w:proofErr w:type="spellStart"/>
            <w:r w:rsidRPr="00E227FB">
              <w:rPr>
                <w:sz w:val="20"/>
                <w:szCs w:val="20"/>
              </w:rPr>
              <w:t>TOPMed</w:t>
            </w:r>
            <w:proofErr w:type="spellEnd"/>
            <w:r w:rsidRPr="00E227FB">
              <w:rPr>
                <w:sz w:val="20"/>
                <w:szCs w:val="20"/>
              </w:rPr>
              <w:t xml:space="preserve"> dataset of three levels of complexity with baseline model fitted using </w:t>
            </w:r>
            <w:proofErr w:type="spellStart"/>
            <w:r w:rsidRPr="00E227FB">
              <w:rPr>
                <w:sz w:val="20"/>
                <w:szCs w:val="20"/>
              </w:rPr>
              <w:t>TOPMed</w:t>
            </w:r>
            <w:proofErr w:type="spellEnd"/>
            <w:r w:rsidRPr="00E227FB">
              <w:rPr>
                <w:sz w:val="20"/>
                <w:szCs w:val="20"/>
              </w:rPr>
              <w:t xml:space="preserve"> baseline model weights (top) and using MGBB baseline model weights (bottom). PVEs are shown for the performance in prediction of the second order of residuals for SBP and DBP phenotypes in the overall test dataset and stratified by race/ethnicity (White N = 7,985, Black N = 412, Asian N = 200).</w:t>
            </w:r>
          </w:p>
          <w:p w14:paraId="57DDECA3" w14:textId="77777777" w:rsidR="00B81D6C" w:rsidRDefault="00B81D6C" w:rsidP="00F378EB">
            <w:r w:rsidRPr="00E227FB">
              <w:rPr>
                <w:sz w:val="20"/>
                <w:szCs w:val="20"/>
              </w:rPr>
              <w:t xml:space="preserve">BP: blood pressure. MGBB: Mass General Brigham Biobank. PRS: polygenic risk score. </w:t>
            </w:r>
            <w:proofErr w:type="spellStart"/>
            <w:r w:rsidRPr="00E227FB">
              <w:rPr>
                <w:sz w:val="20"/>
                <w:szCs w:val="20"/>
              </w:rPr>
              <w:t>TOPMed</w:t>
            </w:r>
            <w:proofErr w:type="spellEnd"/>
            <w:r w:rsidRPr="00E227FB">
              <w:rPr>
                <w:sz w:val="20"/>
                <w:szCs w:val="20"/>
              </w:rPr>
              <w:t>: Trans-Omics in Precision Medicine project.</w:t>
            </w:r>
            <w:r>
              <w:rPr>
                <w:noProof/>
              </w:rPr>
              <w:t xml:space="preserve"> </w:t>
            </w:r>
          </w:p>
        </w:tc>
      </w:tr>
    </w:tbl>
    <w:p w14:paraId="6958D959" w14:textId="77777777" w:rsidR="00B81D6C" w:rsidRPr="00F378EB" w:rsidRDefault="00B81D6C" w:rsidP="00B81D6C"/>
    <w:p w14:paraId="10972BD6" w14:textId="15EDB6DD" w:rsidR="00B81D6C" w:rsidRDefault="00B81D6C" w:rsidP="00B81D6C">
      <w:r w:rsidRPr="00E62CA7">
        <w:lastRenderedPageBreak/>
        <w:t xml:space="preserve">Figure </w:t>
      </w:r>
      <w:r w:rsidRPr="00E14B85">
        <w:t>5</w:t>
      </w:r>
      <w:r>
        <w:t xml:space="preserve"> visualizes workflow with the application of the model trained on the </w:t>
      </w:r>
      <w:proofErr w:type="spellStart"/>
      <w:r>
        <w:t>TOPMed</w:t>
      </w:r>
      <w:proofErr w:type="spellEnd"/>
      <w:r>
        <w:t xml:space="preserve"> dataset to the MGB Biobank data. For calibration, we first trained a baseline model on the MGB Biobank data (covariates only) and calculated residuals. Next, we applied the genetic model trained on the </w:t>
      </w:r>
      <w:proofErr w:type="spellStart"/>
      <w:r>
        <w:t>TOPMed</w:t>
      </w:r>
      <w:proofErr w:type="spellEnd"/>
      <w:r>
        <w:t xml:space="preserve"> dataset to predict the residuals for the MGB Biobank dataset. Because MGB Biobank data is enriched with data related to hospital-based visits, we restricted the analysis to individuals with no antihypertensive related codes in the two years prior to data extraction (5/25/2021-5/25/2023), and only participants with data from this time period were used. There were 9,494 individuals meeting these inclusion criteria. Of these 9,494 were White, 412 Black, and 200 Asian. </w:t>
      </w:r>
      <w:r w:rsidRPr="45E55E1A">
        <w:rPr>
          <w:rFonts w:ascii="Calibri" w:hAnsi="Calibri" w:cs="Calibri"/>
        </w:rPr>
        <w:t xml:space="preserve">The mean age was </w:t>
      </w:r>
      <w:r>
        <w:rPr>
          <w:rFonts w:ascii="Calibri" w:hAnsi="Calibri" w:cs="Calibri"/>
        </w:rPr>
        <w:t>59</w:t>
      </w:r>
      <w:r w:rsidRPr="45E55E1A">
        <w:rPr>
          <w:rFonts w:ascii="Calibri" w:hAnsi="Calibri" w:cs="Calibri"/>
        </w:rPr>
        <w:t>, there are 6</w:t>
      </w:r>
      <w:r>
        <w:rPr>
          <w:rFonts w:ascii="Calibri" w:hAnsi="Calibri" w:cs="Calibri"/>
        </w:rPr>
        <w:t>3</w:t>
      </w:r>
      <w:r w:rsidRPr="45E55E1A">
        <w:rPr>
          <w:rFonts w:ascii="Calibri" w:hAnsi="Calibri" w:cs="Calibri"/>
        </w:rPr>
        <w:t>% female individuals</w:t>
      </w:r>
      <w:r>
        <w:rPr>
          <w:rFonts w:ascii="Calibri" w:hAnsi="Calibri" w:cs="Calibri"/>
        </w:rPr>
        <w:t>.</w:t>
      </w:r>
      <w:r>
        <w:t xml:space="preserve"> </w:t>
      </w:r>
      <w:r w:rsidRPr="00E62CA7">
        <w:rPr>
          <w:rFonts w:ascii="Calibri" w:hAnsi="Calibri" w:cs="Calibri"/>
        </w:rPr>
        <w:t xml:space="preserve">Supplementary Table </w:t>
      </w:r>
      <w:ins w:id="193" w:author="Sofer, Tamar (HMFP - Cardiology)" w:date="2024-04-26T15:44:00Z">
        <w:r w:rsidR="004B32C8">
          <w:rPr>
            <w:rFonts w:ascii="Calibri" w:hAnsi="Calibri" w:cs="Calibri"/>
          </w:rPr>
          <w:t>11</w:t>
        </w:r>
      </w:ins>
      <w:del w:id="194" w:author="Sofer, Tamar (HMFP - Cardiology)" w:date="2024-04-26T15:44:00Z">
        <w:r w:rsidDel="004B32C8">
          <w:rPr>
            <w:rFonts w:ascii="Calibri" w:hAnsi="Calibri" w:cs="Calibri"/>
          </w:rPr>
          <w:delText>9</w:delText>
        </w:r>
      </w:del>
      <w:r>
        <w:rPr>
          <w:rFonts w:ascii="Calibri" w:hAnsi="Calibri" w:cs="Calibri"/>
        </w:rPr>
        <w:t xml:space="preserve"> </w:t>
      </w:r>
      <w:r w:rsidRPr="45E55E1A">
        <w:rPr>
          <w:rFonts w:ascii="Calibri" w:hAnsi="Calibri" w:cs="Calibri"/>
        </w:rPr>
        <w:t>characterizes the study population</w:t>
      </w:r>
      <w:r>
        <w:rPr>
          <w:rFonts w:ascii="Calibri" w:hAnsi="Calibri" w:cs="Calibri"/>
        </w:rPr>
        <w:t>.</w:t>
      </w:r>
      <w:r>
        <w:t xml:space="preserve"> </w:t>
      </w:r>
    </w:p>
    <w:p w14:paraId="127977ED" w14:textId="77777777" w:rsidR="00B81D6C" w:rsidRDefault="00B81D6C" w:rsidP="00B81D6C"/>
    <w:p w14:paraId="58FA8800" w14:textId="77777777" w:rsidR="00B81D6C" w:rsidRDefault="00B81D6C" w:rsidP="00B81D6C">
      <w:r>
        <w:t xml:space="preserve">Despite strict inclusion criteria, models performed less well on the MGB Biobank dataset. The baseline model was fit in MGB Biobank, for calibration purposes, i.e., to account for differences in populations between the </w:t>
      </w:r>
      <w:proofErr w:type="spellStart"/>
      <w:r>
        <w:t>TOPMed</w:t>
      </w:r>
      <w:proofErr w:type="spellEnd"/>
      <w:r>
        <w:t xml:space="preserve"> and MGB Biobank datasets. Note that the MGB Biobank baseline model was fit without a training-testing approach. We compared the approach of calibrating the baseline model to a new dataset. Figure 5b demonstrates the PVE of the </w:t>
      </w:r>
      <w:proofErr w:type="spellStart"/>
      <w:r>
        <w:t>TOPMed</w:t>
      </w:r>
      <w:proofErr w:type="spellEnd"/>
      <w:r>
        <w:t xml:space="preserve">-trained genetic models with the baseline model being either </w:t>
      </w:r>
      <w:proofErr w:type="spellStart"/>
      <w:r>
        <w:t>TOPMed</w:t>
      </w:r>
      <w:proofErr w:type="spellEnd"/>
      <w:r>
        <w:t xml:space="preserve">-trained or MGB-trained. One can see that the calibration approach worked well, in that genetic model performance was usually better when applied over the MGB-trained baseline model. </w:t>
      </w:r>
      <w:r w:rsidRPr="00E62CA7">
        <w:t>Supplementary Figure 4</w:t>
      </w:r>
      <w:r>
        <w:t xml:space="preserve"> provides the cross-validated PVEs from the baseline </w:t>
      </w:r>
      <w:ins w:id="195" w:author="Sofer, Tamar (HMFP - Cardiology)" w:date="2024-04-23T20:13:00Z">
        <w:r>
          <w:t xml:space="preserve">non-linear </w:t>
        </w:r>
      </w:ins>
      <w:r>
        <w:t xml:space="preserve">ML model trained on the MGB Biobank. The cross-validated PVEs are often lower than the </w:t>
      </w:r>
      <w:proofErr w:type="spellStart"/>
      <w:r>
        <w:t>TOPMed</w:t>
      </w:r>
      <w:proofErr w:type="spellEnd"/>
      <w:r>
        <w:t xml:space="preserve"> test dataset PVEs (Figure 2), other than in the Asian group, where the PVEs are similar. </w:t>
      </w:r>
      <w:r w:rsidRPr="00E62CA7">
        <w:lastRenderedPageBreak/>
        <w:t>Supplementary Figure 5</w:t>
      </w:r>
      <w:r>
        <w:t xml:space="preserve"> provides the PVEs from both the </w:t>
      </w:r>
      <w:proofErr w:type="spellStart"/>
      <w:r>
        <w:t>TOPMed</w:t>
      </w:r>
      <w:proofErr w:type="spellEnd"/>
      <w:r>
        <w:t xml:space="preserve">-trained genetic model applied on MGB residuals (as in Figure 5), and from the full calibrated ensemble (MGB baseline model + </w:t>
      </w:r>
      <w:proofErr w:type="spellStart"/>
      <w:r>
        <w:t>TOPMed</w:t>
      </w:r>
      <w:proofErr w:type="spellEnd"/>
      <w:r>
        <w:t xml:space="preserve">-trained genetic model). </w:t>
      </w:r>
    </w:p>
    <w:p w14:paraId="1E405E17" w14:textId="77777777" w:rsidR="00B81D6C" w:rsidRDefault="00B81D6C" w:rsidP="00B81D6C"/>
    <w:p w14:paraId="26665606" w14:textId="77777777" w:rsidR="00B81D6C" w:rsidRDefault="00B81D6C" w:rsidP="00B81D6C">
      <w:r w:rsidRPr="00E1577E">
        <w:rPr>
          <w:rStyle w:val="Heading2Char"/>
        </w:rPr>
        <w:t>Discussion</w:t>
      </w:r>
    </w:p>
    <w:p w14:paraId="3EFEEA76" w14:textId="77777777" w:rsidR="00B81D6C" w:rsidRDefault="00B81D6C" w:rsidP="00B81D6C">
      <w:r>
        <w:t>The objectives of this study were (a) to develop a</w:t>
      </w:r>
      <w:ins w:id="196" w:author="Sofer, Tamar (HMFP - Cardiology)" w:date="2024-04-23T20:13:00Z">
        <w:r>
          <w:t xml:space="preserve"> </w:t>
        </w:r>
      </w:ins>
      <w:r>
        <w:t>n</w:t>
      </w:r>
      <w:ins w:id="197" w:author="Sofer, Tamar (HMFP - Cardiology)" w:date="2024-04-23T20:13:00Z">
        <w:r>
          <w:t>on-linear</w:t>
        </w:r>
      </w:ins>
      <w:r>
        <w:t xml:space="preserve"> ML-based prediction model for BP phenotypes that can more accurately predict BP phenotypes compared to standard linear regression model that includes a single genome-wide PRS model, (b) assess the usefulness of including multiple PRSs in the association model as an alternative to the inclusion of individual SNPs, as the latter option risks overfitting, and (c) examine an approach for calibrating a</w:t>
      </w:r>
      <w:ins w:id="198" w:author="Sofer, Tamar (HMFP - Cardiology)" w:date="2024-04-23T20:13:00Z">
        <w:r>
          <w:t xml:space="preserve"> non-linear</w:t>
        </w:r>
      </w:ins>
      <w:del w:id="199" w:author="Sofer, Tamar (HMFP - Cardiology)" w:date="2024-04-23T20:13:00Z">
        <w:r w:rsidDel="00356778">
          <w:delText>n</w:delText>
        </w:r>
      </w:del>
      <w:r>
        <w:t xml:space="preserve"> ML model to a new dataset. To accomplish these goals, we constructed an ensemble model, successively training first on a set of commonly available covariates (demographic variables and BMI), and then on genetic components (PRSs), to directly evaluate the usefulness of a</w:t>
      </w:r>
      <w:ins w:id="200" w:author="Sofer, Tamar (HMFP - Cardiology)" w:date="2024-04-23T20:13:00Z">
        <w:r>
          <w:t xml:space="preserve"> non-linear</w:t>
        </w:r>
      </w:ins>
      <w:del w:id="201" w:author="Sofer, Tamar (HMFP - Cardiology)" w:date="2024-04-23T20:13:00Z">
        <w:r w:rsidDel="0044562E">
          <w:delText>n</w:delText>
        </w:r>
      </w:del>
      <w:r>
        <w:t xml:space="preserve"> ML compared with a linear regression-based models at both steps. We further developed and compared polygenic models that employ a few levels of PRS inclusion: a single genome-wide PRS constructed based on a single powerful GWAS, multiple genome-wide PRSs constructed based on the same GWAS, and multiple genome-wide PRSs from multiple independent GWASs. We examined the improvement that such models confer to BP models in groups defined by self-reported race/ethnicity.  We also explored the construction of genetic models that use local PRSs, constructed based on LD regions, and, finally, studied the potential </w:t>
      </w:r>
      <w:r>
        <w:lastRenderedPageBreak/>
        <w:t xml:space="preserve">to apply the constructed models, and to calibrate model, to an EHR-based dataset using the MGB Biobank dataset. </w:t>
      </w:r>
    </w:p>
    <w:p w14:paraId="5475993E" w14:textId="77777777" w:rsidR="00B81D6C" w:rsidRDefault="00B81D6C" w:rsidP="00B81D6C"/>
    <w:p w14:paraId="3E84BA56" w14:textId="77777777" w:rsidR="00B81D6C" w:rsidRDefault="00B81D6C" w:rsidP="00B81D6C">
      <w:pPr>
        <w:rPr>
          <w:ins w:id="202" w:author="Sofer, Tamar (HMFP - Cardiology)" w:date="2024-04-29T08:48:00Z"/>
        </w:rPr>
      </w:pPr>
      <w:r>
        <w:t>We quantified model performance using PVEs computed on both the overall, phenotypic level, and at the level of the residuals from the baseline (non-genetic) model. Consistently with other studies, higher PVE was achieved for SBP compared with DBP. For both phenotypes, it was clearly beneficial to use a</w:t>
      </w:r>
      <w:ins w:id="203" w:author="Sofer, Tamar (HMFP - Cardiology)" w:date="2024-04-23T20:14:00Z">
        <w:r>
          <w:t xml:space="preserve"> non-linear</w:t>
        </w:r>
      </w:ins>
      <w:del w:id="204" w:author="Sofer, Tamar (HMFP - Cardiology)" w:date="2024-04-23T20:14:00Z">
        <w:r w:rsidDel="006B1229">
          <w:delText>n</w:delText>
        </w:r>
      </w:del>
      <w:r>
        <w:t xml:space="preserve"> ML model at the baseline level (consistent with other studies </w:t>
      </w:r>
      <w:r>
        <w:fldChar w:fldCharType="begin"/>
      </w:r>
      <w:r>
        <w:instrText xml:space="preserve"> ADDIN EN.CITE &lt;EndNote&gt;&lt;Cite&gt;&lt;Author&gt;McCaw&lt;/Author&gt;&lt;Year&gt;2022&lt;/Year&gt;&lt;RecNum&gt;0&lt;/RecNum&gt;&lt;IDText&gt;DeepNull models non-linear covariate effects to improve phenotypic prediction and association power&lt;/IDText&gt;&lt;DisplayText&gt;[28]&lt;/DisplayText&gt;&lt;record&gt;&lt;dates&gt;&lt;pub-dates&gt;&lt;date&gt;2022/01/11&lt;/date&gt;&lt;/pub-dates&gt;&lt;year&gt;2022&lt;/year&gt;&lt;/dates&gt;&lt;urls&gt;&lt;related-urls&gt;&lt;url&gt;https://doi.org/10.1038/s41467-021-27930-0&lt;/url&gt;&lt;/related-urls&gt;&lt;/urls&gt;&lt;isbn&gt;2041-1723&lt;/isbn&gt;&lt;titles&gt;&lt;title&gt;DeepNull models non-linear covariate effects to improve phenotypic prediction and association power&lt;/title&gt;&lt;secondary-title&gt;Nature Communications&lt;/secondary-title&gt;&lt;/titles&gt;&lt;pages&gt;241&lt;/pages&gt;&lt;number&gt;1&lt;/number&gt;&lt;contributors&gt;&lt;authors&gt;&lt;author&gt;McCaw, Zachary R.&lt;/author&gt;&lt;author&gt;Colthurst, Thomas&lt;/author&gt;&lt;author&gt;Yun, Taedong&lt;/author&gt;&lt;author&gt;Furlotte, Nicholas A.&lt;/author&gt;&lt;author&gt;Carroll, Andrew&lt;/author&gt;&lt;author&gt;Alipanahi, Babak&lt;/author&gt;&lt;author&gt;McLean, Cory Y.&lt;/author&gt;&lt;author&gt;Hormozdiari, Farhad&lt;/author&gt;&lt;/authors&gt;&lt;/contributors&gt;&lt;added-date format="utc"&gt;1689474554&lt;/added-date&gt;&lt;ref-type name="Journal Article"&gt;17&lt;/ref-type&gt;&lt;rec-number&gt;44&lt;/rec-number&gt;&lt;last-updated-date format="utc"&gt;1689474554&lt;/last-updated-date&gt;&lt;electronic-resource-num&gt;10.1038/s41467-021-27930-0&lt;/electronic-resource-num&gt;&lt;volume&gt;13&lt;/volume&gt;&lt;/record&gt;&lt;/Cite&gt;&lt;/EndNote&gt;</w:instrText>
      </w:r>
      <w:r>
        <w:fldChar w:fldCharType="separate"/>
      </w:r>
      <w:r>
        <w:rPr>
          <w:noProof/>
        </w:rPr>
        <w:t>[28]</w:t>
      </w:r>
      <w:r>
        <w:fldChar w:fldCharType="end"/>
      </w:r>
      <w:r>
        <w:t>), while a</w:t>
      </w:r>
      <w:ins w:id="205" w:author="Sofer, Tamar (HMFP - Cardiology)" w:date="2024-04-23T20:14:00Z">
        <w:r>
          <w:t xml:space="preserve"> non-linear</w:t>
        </w:r>
        <w:r w:rsidDel="007D0452">
          <w:t xml:space="preserve"> </w:t>
        </w:r>
      </w:ins>
      <w:del w:id="206" w:author="Sofer, Tamar (HMFP - Cardiology)" w:date="2024-04-23T20:14:00Z">
        <w:r w:rsidDel="007D0452">
          <w:delText>n</w:delText>
        </w:r>
      </w:del>
      <w:r>
        <w:t xml:space="preserve"> ML genetic model performed better than a linear regression genetic model primarily in self-reported White individuals. Regardless of type of model, using multiple PRSs, including those constructed based on the same GWAS using different p-value thresholds, improved model PVE especially in non-White individuals. In self-reported White individuals using multiple PRSs had relatively little improvement in test dataset PVE. Th</w:t>
      </w:r>
      <w:ins w:id="207" w:author="Sofer, Tamar (HMFP - Cardiology)" w:date="2024-04-24T08:01:00Z">
        <w:r>
          <w:t>e</w:t>
        </w:r>
      </w:ins>
      <w:del w:id="208" w:author="Sofer, Tamar (HMFP - Cardiology)" w:date="2024-04-24T08:01:00Z">
        <w:r w:rsidDel="001F1368">
          <w:delText>i</w:delText>
        </w:r>
      </w:del>
      <w:r>
        <w:t>s</w:t>
      </w:r>
      <w:ins w:id="209" w:author="Sofer, Tamar (HMFP - Cardiology)" w:date="2024-04-24T08:01:00Z">
        <w:r>
          <w:t>e</w:t>
        </w:r>
      </w:ins>
      <w:r>
        <w:t xml:space="preserve"> finding</w:t>
      </w:r>
      <w:ins w:id="210" w:author="Sofer, Tamar (HMFP - Cardiology)" w:date="2024-04-24T08:01:00Z">
        <w:r>
          <w:t>s</w:t>
        </w:r>
      </w:ins>
      <w:r>
        <w:t xml:space="preserve"> suggest</w:t>
      </w:r>
      <w:del w:id="211" w:author="Sofer, Tamar (HMFP - Cardiology)" w:date="2024-04-24T08:01:00Z">
        <w:r w:rsidDel="001F1368">
          <w:delText>s</w:delText>
        </w:r>
      </w:del>
      <w:r>
        <w:t xml:space="preserve"> that (a) well-powered GWAS from European-ancestry populations is sufficient to construct good PRS in White individuals (who are primarily of European genetic ancestries); this may be true for individuals of other genetic ancestries, yet data is not yet available to prove it, and (b) GWAS from non-European ancestry populations are useful for PRS in non-White individuals, as is known, and (c) PRSs based on European ancestry GWAS are indeed useful in non-White individuals, and</w:t>
      </w:r>
      <w:ins w:id="212" w:author="Sofer, Tamar (HMFP - Cardiology)" w:date="2024-04-24T08:01:00Z">
        <w:r>
          <w:t xml:space="preserve"> (d)</w:t>
        </w:r>
      </w:ins>
      <w:r>
        <w:t xml:space="preserve"> flexibly allowing for potentially </w:t>
      </w:r>
      <w:del w:id="213" w:author="Sofer, Tamar (HMFP - Cardiology)" w:date="2024-04-24T08:01:00Z">
        <w:r w:rsidDel="00072343">
          <w:delText xml:space="preserve">different </w:delText>
        </w:r>
      </w:del>
      <w:r>
        <w:t xml:space="preserve">varying association effects of PRSs, each based on different p-value thresholds, is useful. Note that the usefulness of incorporating multiple PRSs based on the same GWAS is immediately apparent. On the face of it, one strong PRS based on a high p-value threshold should be sufficient. The usefulness of multiple PRSs based on the same GWAS resonates with the variability in the contribution of </w:t>
      </w:r>
      <w:r>
        <w:lastRenderedPageBreak/>
        <w:t xml:space="preserve">different genetic variants, beyond what is captured in GWAS. We hypothesized the local PRSs may capture this variability better, presumably because different genomic regions have potentially different associations with BP in different populations due to interactions with environment, lifestyle, and other factors. Yet, the local PRS model was less generally successful than global PRS models (with some exceptions, e.g., in Hispanic/Latino individuals), likely due to overfitting to the training dataset. In future work we will assess </w:t>
      </w:r>
      <w:del w:id="214" w:author="Sofer, Tamar (HMFP - Cardiology)" w:date="2024-04-24T08:05:00Z">
        <w:r w:rsidDel="00971A4B">
          <w:delText xml:space="preserve">such </w:delText>
        </w:r>
      </w:del>
      <w:r>
        <w:t xml:space="preserve">models </w:t>
      </w:r>
      <w:ins w:id="215" w:author="Sofer, Tamar (HMFP - Cardiology)" w:date="2024-04-24T08:05:00Z">
        <w:r>
          <w:t xml:space="preserve">using local PRSs </w:t>
        </w:r>
      </w:ins>
      <w:r>
        <w:rPr>
          <w:lang w:bidi="he-IL"/>
        </w:rPr>
        <w:t xml:space="preserve">in </w:t>
      </w:r>
      <w:r>
        <w:t>studies with larger sample sizes</w:t>
      </w:r>
      <w:ins w:id="216" w:author="Sofer, Tamar (HMFP - Cardiology)" w:date="2024-04-24T08:05:00Z">
        <w:r>
          <w:t>, which will potentially alleviate the overfitting problem</w:t>
        </w:r>
      </w:ins>
      <w:r>
        <w:t xml:space="preserve">. </w:t>
      </w:r>
      <w:del w:id="217" w:author="Sofer, Tamar (HMFP - Cardiology)" w:date="2024-04-24T08:05:00Z">
        <w:r w:rsidDel="001F22C0">
          <w:delText>Including</w:delText>
        </w:r>
      </w:del>
      <w:ins w:id="218" w:author="Sofer, Tamar (HMFP - Cardiology)" w:date="2024-04-24T08:05:00Z">
        <w:r>
          <w:t xml:space="preserve">We also plan to </w:t>
        </w:r>
      </w:ins>
      <w:del w:id="219" w:author="Sofer, Tamar (HMFP - Cardiology)" w:date="2024-04-24T08:05:00Z">
        <w:r w:rsidDel="001F22C0">
          <w:delText xml:space="preserve">, it will be useful to </w:delText>
        </w:r>
      </w:del>
      <w:r>
        <w:t>study different potential constructions of local PRSs</w:t>
      </w:r>
      <w:ins w:id="220" w:author="Sofer, Tamar (HMFP - Cardiology)" w:date="2024-04-24T08:06:00Z">
        <w:r>
          <w:t xml:space="preserve">, in terms of both PRS </w:t>
        </w:r>
      </w:ins>
      <w:ins w:id="221" w:author="Sofer, Tamar (HMFP - Cardiology)" w:date="2024-04-24T08:07:00Z">
        <w:r>
          <w:t xml:space="preserve">derivation </w:t>
        </w:r>
      </w:ins>
      <w:ins w:id="222" w:author="Sofer, Tamar (HMFP - Cardiology)" w:date="2024-04-24T08:06:00Z">
        <w:r>
          <w:t>method, and definition of “locality”. While</w:t>
        </w:r>
      </w:ins>
      <w:del w:id="223" w:author="Sofer, Tamar (HMFP - Cardiology)" w:date="2024-04-24T08:05:00Z">
        <w:r w:rsidDel="001F22C0">
          <w:delText>.</w:delText>
        </w:r>
      </w:del>
      <w:del w:id="224" w:author="Sofer, Tamar (HMFP - Cardiology)" w:date="2024-04-24T08:06:00Z">
        <w:r w:rsidDel="00122000">
          <w:delText xml:space="preserve"> </w:delText>
        </w:r>
      </w:del>
      <w:del w:id="225" w:author="Sofer, Tamar (HMFP - Cardiology)" w:date="2024-04-24T08:05:00Z">
        <w:r w:rsidDel="001F22C0">
          <w:delText>W</w:delText>
        </w:r>
      </w:del>
      <w:del w:id="226" w:author="Sofer, Tamar (HMFP - Cardiology)" w:date="2024-04-24T08:06:00Z">
        <w:r w:rsidDel="00122000">
          <w:delText>hile</w:delText>
        </w:r>
      </w:del>
      <w:r>
        <w:t xml:space="preserve"> we here</w:t>
      </w:r>
      <w:ins w:id="227" w:author="Sofer, Tamar (HMFP - Cardiology)" w:date="2024-04-24T08:06:00Z">
        <w:r>
          <w:t xml:space="preserve"> </w:t>
        </w:r>
      </w:ins>
      <w:del w:id="228" w:author="Sofer, Tamar (HMFP - Cardiology)" w:date="2024-04-24T08:08:00Z">
        <w:r w:rsidDel="005B7F33">
          <w:delText xml:space="preserve"> </w:delText>
        </w:r>
      </w:del>
      <w:r>
        <w:t>used LD regions</w:t>
      </w:r>
      <w:ins w:id="229" w:author="Sofer, Tamar (HMFP - Cardiology)" w:date="2024-04-24T08:06:00Z">
        <w:r>
          <w:t xml:space="preserve"> as the local information</w:t>
        </w:r>
      </w:ins>
      <w:r>
        <w:t xml:space="preserve">, PRSs based on specific pathways, which have been recently studied </w:t>
      </w:r>
      <w:r>
        <w:fldChar w:fldCharType="begin">
          <w:fldData xml:space="preserve">PEVuZE5vdGU+PENpdGU+PEF1dGhvcj5Hb29kbWFuPC9BdXRob3I+PFllYXI+MjAyMjwvWWVhcj48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</w:fldData>
        </w:fldChar>
      </w:r>
      <w:r>
        <w:instrText xml:space="preserve"> ADDIN EN.CITE </w:instrText>
      </w:r>
      <w:r>
        <w:fldChar w:fldCharType="begin">
          <w:fldData xml:space="preserve">PEVuZE5vdGU+PENpdGU+PEF1dGhvcj5Hb29kbWFuPC9BdXRob3I+PFllYXI+MjAyMjwvWWVhcj48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</w:fldData>
        </w:fldChar>
      </w:r>
      <w:r>
        <w:instrText xml:space="preserve"> ADDIN EN.CITE.DATA </w:instrText>
      </w:r>
      <w:r>
        <w:fldChar w:fldCharType="end"/>
      </w:r>
      <w:r>
        <w:fldChar w:fldCharType="separate"/>
      </w:r>
      <w:r>
        <w:rPr>
          <w:noProof/>
        </w:rPr>
        <w:t>[29-31]</w:t>
      </w:r>
      <w:r>
        <w:fldChar w:fldCharType="end"/>
      </w:r>
      <w:r>
        <w:t>, can also be viewed as local PRSs. Thus, both the definition of “local” and the method to construct local PRSs should be assessed.</w:t>
      </w:r>
    </w:p>
    <w:p w14:paraId="682FA3D0" w14:textId="77777777" w:rsidR="0098737D" w:rsidRDefault="0098737D" w:rsidP="00B81D6C">
      <w:pPr>
        <w:rPr>
          <w:ins w:id="230" w:author="Sofer, Tamar (HMFP - Cardiology)" w:date="2024-04-29T08:48:00Z"/>
        </w:rPr>
      </w:pPr>
    </w:p>
    <w:p w14:paraId="0548B819" w14:textId="3CB12774" w:rsidR="0098737D" w:rsidRDefault="0098737D" w:rsidP="0073618C">
      <w:pPr>
        <w:rPr>
          <w:ins w:id="231" w:author="Sofer, Tamar (HMFP - Cardiology)" w:date="2024-04-26T13:04:00Z"/>
        </w:rPr>
      </w:pPr>
      <w:ins w:id="232" w:author="Sofer, Tamar (HMFP - Cardiology)" w:date="2024-04-29T08:50:00Z">
        <w:r>
          <w:t xml:space="preserve">We compared baseline models </w:t>
        </w:r>
        <w:del w:id="233" w:author="Byron C Jaeger" w:date="2024-05-02T13:54:00Z">
          <w:r w:rsidDel="00B807FF">
            <w:delText>that included and not included</w:delText>
          </w:r>
        </w:del>
      </w:ins>
      <w:ins w:id="234" w:author="Byron C Jaeger" w:date="2024-05-02T13:54:00Z">
        <w:r w:rsidR="00B807FF">
          <w:t>with versus without</w:t>
        </w:r>
      </w:ins>
      <w:ins w:id="235" w:author="Sofer, Tamar (HMFP - Cardiology)" w:date="2024-04-29T08:50:00Z">
        <w:r>
          <w:t xml:space="preserve"> genetic PCs, and ruled out using them in the</w:t>
        </w:r>
      </w:ins>
      <w:ins w:id="236" w:author="Sofer, Tamar (HMFP - Cardiology)" w:date="2024-04-29T08:51:00Z">
        <w:r>
          <w:t xml:space="preserve"> model</w:t>
        </w:r>
        <w:r w:rsidR="000212D3">
          <w:t xml:space="preserve">, as PCs did not improve model performance. </w:t>
        </w:r>
        <w:r w:rsidR="009C3F33">
          <w:t xml:space="preserve">This may not always </w:t>
        </w:r>
      </w:ins>
      <w:ins w:id="237" w:author="Sofer, Tamar (HMFP - Cardiology)" w:date="2024-04-29T08:52:00Z">
        <w:r w:rsidR="009C3F33">
          <w:t>be the case: other published work suggested that</w:t>
        </w:r>
      </w:ins>
      <w:ins w:id="238" w:author="Sofer, Tamar (HMFP - Cardiology)" w:date="2024-04-29T09:01:00Z">
        <w:r w:rsidR="00263F93">
          <w:t>,</w:t>
        </w:r>
      </w:ins>
      <w:ins w:id="239" w:author="Sofer, Tamar (HMFP - Cardiology)" w:date="2024-04-29T08:52:00Z">
        <w:r w:rsidR="009C3F33">
          <w:t xml:space="preserve"> for some phenotypes</w:t>
        </w:r>
      </w:ins>
      <w:ins w:id="240" w:author="Sofer, Tamar (HMFP - Cardiology)" w:date="2024-04-29T09:01:00Z">
        <w:r w:rsidR="00263F93">
          <w:t>,</w:t>
        </w:r>
      </w:ins>
      <w:ins w:id="241" w:author="Sofer, Tamar (HMFP - Cardiology)" w:date="2024-04-29T08:52:00Z">
        <w:r w:rsidR="009C3F33">
          <w:t xml:space="preserve"> using PCs improves genetic prediction, with and without inclusion of PRSs in the prediction models</w:t>
        </w:r>
        <w:r w:rsidR="00B517CE">
          <w:t xml:space="preserve"> </w:t>
        </w:r>
      </w:ins>
      <w:r w:rsidR="00A67135">
        <w:fldChar w:fldCharType="begin">
          <w:fldData xml:space="preserve">PEVuZE5vdGU+PENpdGU+PEF1dGhvcj5OYXJldDwvQXV0aG9yPjxZZWFyPjIwMjI8L1llYXI+PElE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</w:fldData>
        </w:fldChar>
      </w:r>
      <w:r w:rsidR="00A67135">
        <w:instrText xml:space="preserve"> ADDIN EN.CITE </w:instrText>
      </w:r>
      <w:r w:rsidR="00A67135">
        <w:fldChar w:fldCharType="begin">
          <w:fldData xml:space="preserve">PEVuZE5vdGU+PENpdGU+PEF1dGhvcj5OYXJldDwvQXV0aG9yPjxZZWFyPjIwMjI8L1llYXI+PElE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</w:fldData>
        </w:fldChar>
      </w:r>
      <w:r w:rsidR="00A67135">
        <w:instrText xml:space="preserve"> ADDIN EN.CITE.DATA </w:instrText>
      </w:r>
      <w:r w:rsidR="00A67135">
        <w:fldChar w:fldCharType="end"/>
      </w:r>
      <w:r w:rsidR="00A67135">
        <w:fldChar w:fldCharType="separate"/>
      </w:r>
      <w:r w:rsidR="00A67135">
        <w:rPr>
          <w:noProof/>
        </w:rPr>
        <w:t>[32, 33]</w:t>
      </w:r>
      <w:r w:rsidR="00A67135">
        <w:fldChar w:fldCharType="end"/>
      </w:r>
      <w:ins w:id="242" w:author="Sofer, Tamar (HMFP - Cardiology)" w:date="2024-04-29T08:52:00Z">
        <w:r w:rsidR="009C3F33">
          <w:t xml:space="preserve">. </w:t>
        </w:r>
      </w:ins>
      <w:ins w:id="243" w:author="Sofer, Tamar (HMFP - Cardiology)" w:date="2024-04-29T09:17:00Z">
        <w:r w:rsidR="006B02D8">
          <w:t>Therefore</w:t>
        </w:r>
      </w:ins>
      <w:ins w:id="244" w:author="Sofer, Tamar (HMFP - Cardiology)" w:date="2024-04-29T09:18:00Z">
        <w:r w:rsidR="006B02D8">
          <w:t>, it is important to keep evaluating the potential use of PCs</w:t>
        </w:r>
        <w:r w:rsidR="002C1976">
          <w:t xml:space="preserve"> in prediction models</w:t>
        </w:r>
        <w:r w:rsidR="006B02D8">
          <w:t xml:space="preserve">. </w:t>
        </w:r>
      </w:ins>
    </w:p>
    <w:p w14:paraId="04ED54C8" w14:textId="77777777" w:rsidR="00B81D6C" w:rsidRDefault="00B81D6C" w:rsidP="00B81D6C">
      <w:pPr>
        <w:rPr>
          <w:ins w:id="245" w:author="Sofer, Tamar (HMFP - Cardiology)" w:date="2024-04-26T13:04:00Z"/>
        </w:rPr>
      </w:pPr>
    </w:p>
    <w:p w14:paraId="1FDA2079" w14:textId="09DB46D3" w:rsidR="00B81D6C" w:rsidRDefault="00B81D6C" w:rsidP="00B81D6C">
      <w:ins w:id="246" w:author="Sofer, Tamar (HMFP - Cardiology)" w:date="2024-04-26T13:04:00Z">
        <w:r>
          <w:t xml:space="preserve">The </w:t>
        </w:r>
        <w:proofErr w:type="spellStart"/>
        <w:r>
          <w:t>TOPMed</w:t>
        </w:r>
        <w:proofErr w:type="spellEnd"/>
        <w:r>
          <w:t xml:space="preserve"> dataset that we used is diverse in terms of both race/ethnicity and genetic ancestry </w:t>
        </w:r>
      </w:ins>
      <w:ins w:id="247" w:author="Sofer, Tamar (HMFP - Cardiology)" w:date="2024-04-26T13:05:00Z">
        <w:r>
          <w:t xml:space="preserve">composition. </w:t>
        </w:r>
      </w:ins>
      <w:ins w:id="248" w:author="Sofer, Tamar (HMFP - Cardiology)" w:date="2024-04-26T13:14:00Z">
        <w:r>
          <w:t xml:space="preserve">It is important to put this work in the context of </w:t>
        </w:r>
      </w:ins>
      <w:ins w:id="249" w:author="Sofer, Tamar (HMFP - Cardiology)" w:date="2024-04-26T13:13:00Z">
        <w:r>
          <w:t xml:space="preserve">many publications about </w:t>
        </w:r>
        <w:r>
          <w:lastRenderedPageBreak/>
          <w:t xml:space="preserve">the </w:t>
        </w:r>
      </w:ins>
      <w:ins w:id="250" w:author="Sofer, Tamar (HMFP - Cardiology)" w:date="2024-04-26T13:14:00Z">
        <w:r>
          <w:t>limited generalizability of PRSs that were developed primarily (or only) in population of European ancestries to populations of</w:t>
        </w:r>
      </w:ins>
      <w:ins w:id="251" w:author="Sofer, Tamar (HMFP - Cardiology)" w:date="2024-04-26T13:15:00Z">
        <w:r>
          <w:t xml:space="preserve"> other ancestries</w:t>
        </w:r>
      </w:ins>
      <w:ins w:id="252" w:author="Sofer, Tamar (HMFP - Cardiology)" w:date="2024-04-26T13:50:00Z">
        <w:r w:rsidR="002B090F">
          <w:t xml:space="preserve"> </w:t>
        </w:r>
      </w:ins>
      <w:r w:rsidR="002B090F">
        <w:fldChar w:fldCharType="begin">
          <w:fldData xml:space="preserve">PEVuZE5vdGU+PENpdGU+PEF1dGhvcj5Qcml2w6k8L0F1dGhvcj48WWVhcj4yMDIyPC9ZZWFyPjxJ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</w:fldData>
        </w:fldChar>
      </w:r>
      <w:r w:rsidR="00A67135">
        <w:instrText xml:space="preserve"> ADDIN EN.CITE </w:instrText>
      </w:r>
      <w:r w:rsidR="00A67135">
        <w:fldChar w:fldCharType="begin">
          <w:fldData xml:space="preserve">PEVuZE5vdGU+PENpdGU+PEF1dGhvcj5Qcml2w6k8L0F1dGhvcj48WWVhcj4yMDIyPC9ZZWFyPjxJ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</w:fldData>
        </w:fldChar>
      </w:r>
      <w:r w:rsidR="00A67135">
        <w:instrText xml:space="preserve"> ADDIN EN.CITE.DATA </w:instrText>
      </w:r>
      <w:r w:rsidR="00A67135">
        <w:fldChar w:fldCharType="end"/>
      </w:r>
      <w:r w:rsidR="002B090F">
        <w:fldChar w:fldCharType="separate"/>
      </w:r>
      <w:r w:rsidR="00A67135">
        <w:rPr>
          <w:noProof/>
        </w:rPr>
        <w:t>[34, 35]</w:t>
      </w:r>
      <w:r w:rsidR="002B090F">
        <w:fldChar w:fldCharType="end"/>
      </w:r>
      <w:del w:id="253" w:author="Sofer, Tamar (HMFP - Cardiology)" w:date="2024-04-26T13:51:00Z">
        <w:r w:rsidDel="002B090F">
          <w:fldChar w:fldCharType="begin"/>
        </w:r>
        <w:r w:rsidDel="002B090F">
          <w:delInstrText>HYPERLINK "https://sciwheel.com/work/citation?ids=14820028,13619158&amp;pre=&amp;pre=&amp;suf=&amp;suf=&amp;sa=0,0&amp;dbf=0&amp;dbf=0"</w:delInstrText>
        </w:r>
        <w:r w:rsidDel="002B090F">
          <w:fldChar w:fldCharType="separate"/>
        </w:r>
        <w:r w:rsidDel="002B090F">
          <w:rPr>
            <w:rFonts w:ascii="Calibri" w:eastAsia="Times New Roman" w:hAnsi="Calibri" w:cs="Calibri"/>
          </w:rPr>
          <w:delText>(1,2)</w:delText>
        </w:r>
        <w:r w:rsidDel="002B090F">
          <w:rPr>
            <w:rFonts w:ascii="Calibri" w:eastAsia="Times New Roman" w:hAnsi="Calibri" w:cs="Calibri"/>
          </w:rPr>
          <w:fldChar w:fldCharType="end"/>
        </w:r>
      </w:del>
      <w:ins w:id="254" w:author="Sofer, Tamar (HMFP - Cardiology)" w:date="2024-04-26T13:15:00Z">
        <w:r>
          <w:t xml:space="preserve">. </w:t>
        </w:r>
      </w:ins>
      <w:ins w:id="255" w:author="Sofer, Tamar (HMFP - Cardiology)" w:date="2024-04-26T13:28:00Z">
        <w:r>
          <w:t xml:space="preserve">Here, </w:t>
        </w:r>
      </w:ins>
      <w:ins w:id="256" w:author="Sofer, Tamar (HMFP - Cardiology)" w:date="2024-04-26T13:29:00Z">
        <w:r>
          <w:t xml:space="preserve">we studied the accuracy of BP prediction models via the “complexity levels” of the genetic models. </w:t>
        </w:r>
      </w:ins>
      <w:ins w:id="257" w:author="Sofer, Tamar (HMFP - Cardiology)" w:date="2024-04-26T13:30:00Z">
        <w:r>
          <w:t>First, level 1, used only a single PRS based on a large dataset of European ancestries (UKB+ICBP). As shown in Supp</w:t>
        </w:r>
      </w:ins>
      <w:ins w:id="258" w:author="Sofer, Tamar (HMFP - Cardiology)" w:date="2024-04-26T13:31:00Z">
        <w:r>
          <w:t>lementary Table 8, the optimal p-value threshold when using a single PRS differed between self-reported race/ethnic group, due to either genetic ancestry</w:t>
        </w:r>
      </w:ins>
      <w:ins w:id="259" w:author="Sofer, Tamar (HMFP - Cardiology)" w:date="2024-04-26T13:32:00Z">
        <w:r>
          <w:t xml:space="preserve"> effects, covariate distributions, or both. The addition of multiple PRSs</w:t>
        </w:r>
      </w:ins>
      <w:ins w:id="260" w:author="Sofer, Tamar (HMFP - Cardiology)" w:date="2024-04-26T13:33:00Z">
        <w:r>
          <w:t xml:space="preserve"> constructed based on the same and from different GWAS</w:t>
        </w:r>
      </w:ins>
      <w:ins w:id="261" w:author="Sofer, Tamar (HMFP - Cardiology)" w:date="2024-04-26T13:32:00Z">
        <w:r>
          <w:t xml:space="preserve">, each one as a separate variable, allowed the non-linear ML model to utilize the </w:t>
        </w:r>
      </w:ins>
      <w:ins w:id="262" w:author="Sofer, Tamar (HMFP - Cardiology)" w:date="2024-04-26T13:33:00Z">
        <w:r>
          <w:t>different PRSs in a way that increase prediction accuracy across groups, but without ma</w:t>
        </w:r>
      </w:ins>
      <w:ins w:id="263" w:author="Sofer, Tamar (HMFP - Cardiology)" w:date="2024-04-26T13:34:00Z">
        <w:r>
          <w:t>king an explicit choice of a single PRS for any group. This approac</w:t>
        </w:r>
      </w:ins>
      <w:ins w:id="264" w:author="Sofer, Tamar (HMFP - Cardiology)" w:date="2024-04-26T13:35:00Z">
        <w:r>
          <w:t>h is different than models that attempt to construct a better, single, PRS by leveraging information across genetic ancestries or by prioritizing variants</w:t>
        </w:r>
      </w:ins>
      <w:ins w:id="265" w:author="Sofer, Tamar (HMFP - Cardiology)" w:date="2024-04-26T13:57:00Z">
        <w:r w:rsidR="006E351C">
          <w:t xml:space="preserve"> </w:t>
        </w:r>
      </w:ins>
      <w:r w:rsidR="006E351C">
        <w:fldChar w:fldCharType="begin">
          <w:fldData xml:space="preserve">PEVuZE5vdGU+PENpdGU+PEF1dGhvcj5aaGFvPC9BdXRob3I+PFllYXI+MjAyMjwvWWVhcj48SURU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</w:fldData>
        </w:fldChar>
      </w:r>
      <w:r w:rsidR="00A67135">
        <w:instrText xml:space="preserve"> ADDIN EN.CITE </w:instrText>
      </w:r>
      <w:r w:rsidR="00A67135">
        <w:fldChar w:fldCharType="begin">
          <w:fldData xml:space="preserve">PEVuZE5vdGU+PENpdGU+PEF1dGhvcj5aaGFvPC9BdXRob3I+PFllYXI+MjAyMjwvWWVhcj48SURU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</w:fldData>
        </w:fldChar>
      </w:r>
      <w:r w:rsidR="00A67135">
        <w:instrText xml:space="preserve"> ADDIN EN.CITE.DATA </w:instrText>
      </w:r>
      <w:r w:rsidR="00A67135">
        <w:fldChar w:fldCharType="end"/>
      </w:r>
      <w:r w:rsidR="006E351C">
        <w:fldChar w:fldCharType="separate"/>
      </w:r>
      <w:r w:rsidR="00A67135">
        <w:rPr>
          <w:noProof/>
        </w:rPr>
        <w:t>[36-40]</w:t>
      </w:r>
      <w:r w:rsidR="006E351C">
        <w:fldChar w:fldCharType="end"/>
      </w:r>
      <w:del w:id="266" w:author="Sofer, Tamar (HMFP - Cardiology)" w:date="2024-04-26T13:58:00Z">
        <w:r w:rsidDel="006E351C">
          <w:fldChar w:fldCharType="begin"/>
        </w:r>
        <w:r w:rsidDel="006E351C">
          <w:delInstrText>HYPERLINK "https://sciwheel.com/work/citation?ids=13883865,12970124,15803382,13794046,12775310&amp;pre=&amp;pre=&amp;pre=&amp;pre=&amp;pre=&amp;suf=&amp;suf=&amp;suf=&amp;suf=&amp;suf=&amp;sa=0,0,0,0,0&amp;dbf=0&amp;dbf=0&amp;dbf=0&amp;dbf=0&amp;dbf=0"</w:delInstrText>
        </w:r>
        <w:r w:rsidDel="006E351C">
          <w:fldChar w:fldCharType="separate"/>
        </w:r>
        <w:r w:rsidDel="006E351C">
          <w:rPr>
            <w:rFonts w:ascii="Calibri" w:eastAsia="Times New Roman" w:hAnsi="Calibri" w:cs="Calibri"/>
          </w:rPr>
          <w:delText>(3–7)</w:delText>
        </w:r>
        <w:r w:rsidDel="006E351C">
          <w:rPr>
            <w:rFonts w:ascii="Calibri" w:eastAsia="Times New Roman" w:hAnsi="Calibri" w:cs="Calibri"/>
          </w:rPr>
          <w:fldChar w:fldCharType="end"/>
        </w:r>
      </w:del>
      <w:ins w:id="267" w:author="Sofer, Tamar (HMFP - Cardiology)" w:date="2024-04-26T13:35:00Z">
        <w:r>
          <w:t>.</w:t>
        </w:r>
      </w:ins>
      <w:ins w:id="268" w:author="Sofer, Tamar (HMFP - Cardiology)" w:date="2024-04-26T13:39:00Z">
        <w:r>
          <w:t xml:space="preserve"> </w:t>
        </w:r>
      </w:ins>
      <w:ins w:id="269" w:author="Sofer, Tamar (HMFP - Cardiology)" w:date="2024-04-26T13:40:00Z">
        <w:r>
          <w:t xml:space="preserve">While both approaches are useful, our proposed multi-PRS approach within a non-linear ML model addresses the issue of </w:t>
        </w:r>
      </w:ins>
      <w:ins w:id="270" w:author="Sofer, Tamar (HMFP - Cardiology)" w:date="2024-04-26T13:41:00Z">
        <w:r>
          <w:t xml:space="preserve">interactions – potential differences in impact of PRS in different genetic ancestries or by different level of covariates, and further, by genomic region. </w:t>
        </w:r>
      </w:ins>
      <w:ins w:id="271" w:author="Sofer, Tamar (HMFP - Cardiology)" w:date="2024-04-26T15:56:00Z">
        <w:r w:rsidR="0086141E">
          <w:t xml:space="preserve">It is also important to note that we compared the non-linear ML models to those using </w:t>
        </w:r>
      </w:ins>
      <w:ins w:id="272" w:author="Sofer, Tamar (HMFP - Cardiology)" w:date="2024-04-26T15:57:00Z">
        <w:r w:rsidR="00AB1C52">
          <w:t>ancestry-specific PRSs developed using PRS-</w:t>
        </w:r>
        <w:proofErr w:type="spellStart"/>
        <w:r w:rsidR="00AB1C52">
          <w:t>CSx</w:t>
        </w:r>
      </w:ins>
      <w:proofErr w:type="spellEnd"/>
      <w:ins w:id="273" w:author="Sofer, Tamar (HMFP - Cardiology)" w:date="2024-04-26T16:00:00Z">
        <w:r w:rsidR="00C52BBA">
          <w:t>, which were then summed to</w:t>
        </w:r>
      </w:ins>
      <w:ins w:id="274" w:author="Sofer, Tamar (HMFP - Cardiology)" w:date="2024-04-26T16:01:00Z">
        <w:r w:rsidR="00C52BBA">
          <w:t xml:space="preserve"> generate a single PRS (which is a standard application of PRS-</w:t>
        </w:r>
        <w:proofErr w:type="spellStart"/>
        <w:r w:rsidR="00C52BBA">
          <w:t>CSx</w:t>
        </w:r>
        <w:proofErr w:type="spellEnd"/>
        <w:r w:rsidR="00C52BBA">
          <w:t>).</w:t>
        </w:r>
      </w:ins>
      <w:ins w:id="275" w:author="Sofer, Tamar (HMFP - Cardiology)" w:date="2024-04-26T15:57:00Z">
        <w:r w:rsidR="00AB1C52">
          <w:t xml:space="preserve"> </w:t>
        </w:r>
      </w:ins>
      <w:ins w:id="276" w:author="Sofer, Tamar (HMFP - Cardiology)" w:date="2024-04-26T16:01:00Z">
        <w:r w:rsidR="00C52BBA">
          <w:t>H</w:t>
        </w:r>
      </w:ins>
      <w:ins w:id="277" w:author="Sofer, Tamar (HMFP - Cardiology)" w:date="2024-04-26T15:57:00Z">
        <w:r w:rsidR="00AB1C52">
          <w:t>owever</w:t>
        </w:r>
      </w:ins>
      <w:ins w:id="278" w:author="Sofer, Tamar (HMFP - Cardiology)" w:date="2024-04-26T16:03:00Z">
        <w:r w:rsidR="00B369D2">
          <w:t>,</w:t>
        </w:r>
      </w:ins>
      <w:ins w:id="279" w:author="Sofer, Tamar (HMFP - Cardiology)" w:date="2024-04-26T15:57:00Z">
        <w:r w:rsidR="00AB1C52">
          <w:t xml:space="preserve"> these </w:t>
        </w:r>
      </w:ins>
      <w:ins w:id="280" w:author="Sofer, Tamar (HMFP - Cardiology)" w:date="2024-04-26T16:01:00Z">
        <w:r w:rsidR="00304A56">
          <w:t xml:space="preserve">models </w:t>
        </w:r>
      </w:ins>
      <w:ins w:id="281" w:author="Sofer, Tamar (HMFP - Cardiology)" w:date="2024-04-26T15:57:00Z">
        <w:r w:rsidR="00AB1C52">
          <w:t xml:space="preserve">performed less well. </w:t>
        </w:r>
        <w:r w:rsidR="00E92963">
          <w:t xml:space="preserve">This could due in part to </w:t>
        </w:r>
      </w:ins>
      <w:ins w:id="282" w:author="Sofer, Tamar (HMFP - Cardiology)" w:date="2024-04-26T16:00:00Z">
        <w:r w:rsidR="00E92963">
          <w:t xml:space="preserve">our summation of the PRSs: we used an unweighted sum, while an ideal implementation would use another independent dataset to compute PRS summation weights. </w:t>
        </w:r>
      </w:ins>
      <w:ins w:id="283" w:author="Sofer, Tamar (HMFP - Cardiology)" w:date="2024-04-26T16:11:00Z">
        <w:r w:rsidR="00126D5B">
          <w:t xml:space="preserve">The goals of improving PRS generalizability and of accounting for interactions </w:t>
        </w:r>
      </w:ins>
      <w:ins w:id="284" w:author="Sofer, Tamar (HMFP - Cardiology)" w:date="2024-04-26T16:12:00Z">
        <w:r w:rsidR="00DC102B">
          <w:t xml:space="preserve">in prediction models </w:t>
        </w:r>
      </w:ins>
      <w:ins w:id="285" w:author="Sofer, Tamar (HMFP - Cardiology)" w:date="2024-04-26T16:11:00Z">
        <w:r w:rsidR="00126D5B">
          <w:t xml:space="preserve">are both important and more work is needed </w:t>
        </w:r>
      </w:ins>
      <w:ins w:id="286" w:author="Sofer, Tamar (HMFP - Cardiology)" w:date="2024-04-26T16:12:00Z">
        <w:r w:rsidR="00126D5B">
          <w:t>for incorporating both</w:t>
        </w:r>
        <w:r w:rsidR="0064043C">
          <w:t xml:space="preserve"> purposes</w:t>
        </w:r>
        <w:r w:rsidR="00126D5B">
          <w:t xml:space="preserve"> in the same </w:t>
        </w:r>
        <w:r w:rsidR="00963A68">
          <w:t>framework</w:t>
        </w:r>
        <w:r w:rsidR="00126D5B">
          <w:t xml:space="preserve">. </w:t>
        </w:r>
      </w:ins>
      <w:ins w:id="287" w:author="Sofer, Tamar (HMFP - Cardiology)" w:date="2024-04-26T16:11:00Z">
        <w:r w:rsidR="00126D5B">
          <w:t xml:space="preserve"> </w:t>
        </w:r>
      </w:ins>
      <w:ins w:id="288" w:author="Sofer, Tamar (HMFP - Cardiology)" w:date="2024-04-26T15:57:00Z">
        <w:r w:rsidR="00E92963">
          <w:t xml:space="preserve"> </w:t>
        </w:r>
      </w:ins>
    </w:p>
    <w:p w14:paraId="0E1C950E" w14:textId="77777777" w:rsidR="00B81D6C" w:rsidRDefault="00B81D6C" w:rsidP="00B81D6C"/>
    <w:p w14:paraId="798EFE6B" w14:textId="77777777" w:rsidR="00B81D6C" w:rsidRDefault="00B81D6C" w:rsidP="00B81D6C">
      <w:r>
        <w:t xml:space="preserve">It is important to highlight the differences in results when considering genetic (residual prediction, after accounting for non-genetic covariates) versus ensemble (BP phenotype prediction) model performance: the highest PVE on the phenotypic level was achieved in Black individuals. On the other hand, at the genetic level, the highest PVE was reached in White individuals, and lowest in Black individuals. We interpret this as Black participants included in the </w:t>
      </w:r>
      <w:proofErr w:type="spellStart"/>
      <w:r>
        <w:t>TOPMed</w:t>
      </w:r>
      <w:proofErr w:type="spellEnd"/>
      <w:r>
        <w:t xml:space="preserve"> program having the most diverse distribution in some risk factors for BP, such that the variance was well explained by the baseline covariates. This is consistent with results we recently published, showing that BP PRS performance in All of Us varied by strata of BP risk factors </w:t>
      </w:r>
      <w:r>
        <w:fldChar w:fldCharType="begin">
          <w:fldData xml:space="preserve">PEVuZE5vdGU+PENpdGU+PEF1dGhvcj5LdXJuaWFuc3lhaDwvQXV0aG9yPjxZZWFyPjIwMjM8L1ll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</w:fldData>
        </w:fldChar>
      </w:r>
      <w:r>
        <w:instrText xml:space="preserve"> ADDIN EN.CITE </w:instrText>
      </w:r>
      <w:r>
        <w:fldChar w:fldCharType="begin">
          <w:fldData xml:space="preserve">PEVuZE5vdGU+PENpdGU+PEF1dGhvcj5LdXJuaWFuc3lhaDwvQXV0aG9yPjxZZWFyPjIwMjM8L1ll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</w:fldData>
        </w:fldChar>
      </w:r>
      <w:r>
        <w:instrText xml:space="preserve"> ADDIN EN.CITE.DATA </w:instrText>
      </w:r>
      <w:r>
        <w:fldChar w:fldCharType="end"/>
      </w:r>
      <w:r>
        <w:fldChar w:fldCharType="separate"/>
      </w:r>
      <w:r>
        <w:rPr>
          <w:noProof/>
        </w:rPr>
        <w:t>[13]</w:t>
      </w:r>
      <w:r>
        <w:fldChar w:fldCharType="end"/>
      </w:r>
      <w:r>
        <w:t xml:space="preserve">. This further underscores the importance of incorporating multiple risk factors when developing genetic BP prediction models. </w:t>
      </w:r>
    </w:p>
    <w:p w14:paraId="7DC341E2" w14:textId="77777777" w:rsidR="00B81D6C" w:rsidRDefault="00B81D6C" w:rsidP="00B81D6C"/>
    <w:p w14:paraId="46C37469" w14:textId="223D76CC" w:rsidR="00B81D6C" w:rsidRDefault="00B81D6C" w:rsidP="00B81D6C">
      <w:r>
        <w:t xml:space="preserve">Calibration of prediction models to new populations is a well-recognized problem </w:t>
      </w:r>
      <w:r>
        <w:fldChar w:fldCharType="begin">
          <w:fldData xml:space="preserve">PEVuZE5vdGU+PENpdGU+PEF1dGhvcj5TdGV5ZXJiZXJnPC9BdXRob3I+PFllYXI+MjAxNDwvWWVh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</w:fldData>
        </w:fldChar>
      </w:r>
      <w:r w:rsidR="00A67135">
        <w:instrText xml:space="preserve"> ADDIN EN.CITE </w:instrText>
      </w:r>
      <w:r w:rsidR="00A67135">
        <w:fldChar w:fldCharType="begin">
          <w:fldData xml:space="preserve">PEVuZE5vdGU+PENpdGU+PEF1dGhvcj5TdGV5ZXJiZXJnPC9BdXRob3I+PFllYXI+MjAxNDwvWWVh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</w:fldData>
        </w:fldChar>
      </w:r>
      <w:r w:rsidR="00A67135">
        <w:instrText xml:space="preserve"> ADDIN EN.CITE.DATA </w:instrText>
      </w:r>
      <w:r w:rsidR="00A67135">
        <w:fldChar w:fldCharType="end"/>
      </w:r>
      <w:r>
        <w:fldChar w:fldCharType="separate"/>
      </w:r>
      <w:r w:rsidR="00A67135">
        <w:rPr>
          <w:noProof/>
        </w:rPr>
        <w:t>[41, 42]</w:t>
      </w:r>
      <w:r>
        <w:fldChar w:fldCharType="end"/>
      </w:r>
      <w:r>
        <w:t xml:space="preserve">. For example, in the context of atherosclerotic cardiovascular disease, many publications suggested </w:t>
      </w:r>
      <w:ins w:id="289" w:author="Sofer, Tamar (HMFP - Cardiology)" w:date="2024-04-24T13:14:00Z">
        <w:r>
          <w:t xml:space="preserve">specific ways to </w:t>
        </w:r>
      </w:ins>
      <w:r>
        <w:t>re</w:t>
      </w:r>
      <w:del w:id="290" w:author="Sofer, Tamar (HMFP - Cardiology)" w:date="2024-04-24T13:14:00Z">
        <w:r w:rsidDel="00697A53">
          <w:delText>-</w:delText>
        </w:r>
      </w:del>
      <w:r>
        <w:t>calibrat</w:t>
      </w:r>
      <w:ins w:id="291" w:author="Sofer, Tamar (HMFP - Cardiology)" w:date="2024-04-24T13:14:00Z">
        <w:r>
          <w:t>e</w:t>
        </w:r>
      </w:ins>
      <w:del w:id="292" w:author="Sofer, Tamar (HMFP - Cardiology)" w:date="2024-04-24T13:14:00Z">
        <w:r w:rsidDel="00697A53">
          <w:delText>ion</w:delText>
        </w:r>
      </w:del>
      <w:r>
        <w:t xml:space="preserve"> </w:t>
      </w:r>
      <w:del w:id="293" w:author="Sofer, Tamar (HMFP - Cardiology)" w:date="2024-04-24T13:14:00Z">
        <w:r w:rsidDel="00697A53">
          <w:delText xml:space="preserve">of </w:delText>
        </w:r>
      </w:del>
      <w:r>
        <w:t xml:space="preserve">the pooled cohort equations for specific or modern populations </w:t>
      </w:r>
      <w:r>
        <w:fldChar w:fldCharType="begin">
          <w:fldData xml:space="preserve">PEVuZE5vdGU+PENpdGU+PEF1dGhvcj5Db29rPC9BdXRob3I+PFllYXI+MjAxNjwvWWVhcj48UmVj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</w:fldData>
        </w:fldChar>
      </w:r>
      <w:r w:rsidR="00A67135">
        <w:instrText xml:space="preserve"> ADDIN EN.CITE </w:instrText>
      </w:r>
      <w:r w:rsidR="00A67135">
        <w:fldChar w:fldCharType="begin">
          <w:fldData xml:space="preserve">PEVuZE5vdGU+PENpdGU+PEF1dGhvcj5Db29rPC9BdXRob3I+PFllYXI+MjAxNjwvWWVhcj48UmVj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</w:fldData>
        </w:fldChar>
      </w:r>
      <w:r w:rsidR="00A67135">
        <w:instrText xml:space="preserve"> ADDIN EN.CITE.DATA </w:instrText>
      </w:r>
      <w:r w:rsidR="00A67135">
        <w:fldChar w:fldCharType="end"/>
      </w:r>
      <w:r>
        <w:fldChar w:fldCharType="separate"/>
      </w:r>
      <w:r w:rsidR="00A67135">
        <w:rPr>
          <w:noProof/>
        </w:rPr>
        <w:t>[43, 44]</w:t>
      </w:r>
      <w:r>
        <w:fldChar w:fldCharType="end"/>
      </w:r>
      <w:ins w:id="294" w:author="Sofer, Tamar (HMFP - Cardiology)" w:date="2024-04-24T13:14:00Z">
        <w:r>
          <w:t>.</w:t>
        </w:r>
      </w:ins>
      <w:del w:id="295" w:author="Sofer, Tamar (HMFP - Cardiology)" w:date="2024-04-24T13:14:00Z">
        <w:r w:rsidDel="00697A53">
          <w:delText>,</w:delText>
        </w:r>
      </w:del>
      <w:r>
        <w:t xml:space="preserve"> </w:t>
      </w:r>
      <w:del w:id="296" w:author="Sofer, Tamar (HMFP - Cardiology)" w:date="2024-04-24T13:14:00Z">
        <w:r w:rsidDel="00697A53">
          <w:delText xml:space="preserve">including, </w:delText>
        </w:r>
      </w:del>
      <w:ins w:id="297" w:author="Sofer, Tamar (HMFP - Cardiology)" w:date="2024-04-24T13:14:00Z">
        <w:r>
          <w:t xml:space="preserve">Including, </w:t>
        </w:r>
      </w:ins>
      <w:r>
        <w:t xml:space="preserve">recent literature studied the potential addition of a PRS for coronary artery disease to the pooled cohort equations, with model recalibration (for example </w:t>
      </w:r>
      <w:r>
        <w:fldChar w:fldCharType="begin">
          <w:fldData xml:space="preserve">PEVuZE5vdGU+PENpdGU+PEF1dGhvcj5LaGFuPC9BdXRob3I+PFllYXI+MjAyMzwvWWVhcj48UmVj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</w:fldData>
        </w:fldChar>
      </w:r>
      <w:r w:rsidR="00A67135">
        <w:instrText xml:space="preserve"> ADDIN EN.CITE </w:instrText>
      </w:r>
      <w:r w:rsidR="00A67135">
        <w:fldChar w:fldCharType="begin">
          <w:fldData xml:space="preserve">PEVuZE5vdGU+PENpdGU+PEF1dGhvcj5LaGFuPC9BdXRob3I+PFllYXI+MjAyMzwvWWVhcj48UmVj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</w:fldData>
        </w:fldChar>
      </w:r>
      <w:r w:rsidR="00A67135">
        <w:instrText xml:space="preserve"> ADDIN EN.CITE.DATA </w:instrText>
      </w:r>
      <w:r w:rsidR="00A67135">
        <w:fldChar w:fldCharType="end"/>
      </w:r>
      <w:r>
        <w:fldChar w:fldCharType="separate"/>
      </w:r>
      <w:r w:rsidR="00A67135">
        <w:rPr>
          <w:noProof/>
        </w:rPr>
        <w:t>[45, 46]</w:t>
      </w:r>
      <w:r>
        <w:fldChar w:fldCharType="end"/>
      </w:r>
      <w:r>
        <w:t xml:space="preserve">). In the context of </w:t>
      </w:r>
      <w:ins w:id="298" w:author="Sofer, Tamar (HMFP - Cardiology)" w:date="2024-04-23T20:14:00Z">
        <w:r>
          <w:t xml:space="preserve">non-linear </w:t>
        </w:r>
      </w:ins>
      <w:r>
        <w:t xml:space="preserve">ML models in the medical literature, model calibration is offered to address model “drift”, where patient characteristics or prevalence/incidence of outcomes change over time </w:t>
      </w:r>
      <w:r>
        <w:fldChar w:fldCharType="begin"/>
      </w:r>
      <w:r w:rsidR="00A67135">
        <w:instrText xml:space="preserve"> ADDIN EN.CITE &lt;EndNote&gt;&lt;Cite&gt;&lt;Author&gt;Davis&lt;/Author&gt;&lt;Year&gt;2017&lt;/Year&gt;&lt;RecNum&gt;0&lt;/RecNum&gt;&lt;IDText&gt;Calibration Drift Among Regression and Machine Learning Models for Hospital Mortality&lt;/IDText&gt;&lt;DisplayText&gt;[47]&lt;/DisplayText&gt;&lt;record&gt;&lt;keywords&gt;&lt;keyword&gt;Adult&lt;/keyword&gt;&lt;keyword&gt;Area Under Curve&lt;/keyword&gt;&lt;keyword&gt;Calibration&lt;/keyword&gt;&lt;keyword&gt;Female&lt;/keyword&gt;&lt;keyword&gt;Hospital Mortality&lt;/keyword&gt;&lt;keyword&gt;Hospitals, Veterans&lt;/keyword&gt;&lt;keyword&gt;Humans&lt;/keyword&gt;&lt;keyword&gt;Logistic Models&lt;/keyword&gt;&lt;keyword&gt;Machine Learning&lt;/keyword&gt;&lt;keyword&gt;Male&lt;/keyword&gt;&lt;keyword&gt;Models, Statistical&lt;/keyword&gt;&lt;keyword&gt;Neural Networks, Computer&lt;/keyword&gt;&lt;keyword&gt;Proportional Hazards Models&lt;/keyword&gt;&lt;keyword&gt;Risk&lt;/keyword&gt;&lt;keyword&gt;United States&lt;/keyword&gt;&lt;keyword&gt;United States Department of Veterans Affairs&lt;/keyword&gt;&lt;/keywords&gt;&lt;urls&gt;&lt;related-urls&gt;&lt;url&gt;https://www.ncbi.nlm.nih.gov/pubmed/29854127&lt;/url&gt;&lt;/related-urls&gt;&lt;/urls&gt;&lt;isbn&gt;1942-597X&lt;/isbn&gt;&lt;custom2&gt;PMC5977580&lt;/custom2&gt;&lt;titles&gt;&lt;title&gt;Calibration Drift Among Regression and Machine Learning Models for Hospital Mortality&lt;/title&gt;&lt;secondary-title&gt;AMIA Annu Symp Proc&lt;/secondary-title&gt;&lt;/titles&gt;&lt;pages&gt;625-634&lt;/pages&gt;&lt;contributors&gt;&lt;authors&gt;&lt;author&gt;Davis, S. E.&lt;/author&gt;&lt;author&gt;Lasko, T. A.&lt;/author&gt;&lt;author&gt;Chen, G.&lt;/author&gt;&lt;author&gt;Matheny, M. E.&lt;/author&gt;&lt;/authors&gt;&lt;/contributors&gt;&lt;edition&gt;20180416&lt;/edition&gt;&lt;language&gt;eng&lt;/language&gt;&lt;added-date format="utc"&gt;1689455191&lt;/added-date&gt;&lt;ref-type name="Journal Article"&gt;17&lt;/ref-type&gt;&lt;auth-address&gt;Vanderbilt University School of Medicine, Nashville, TN. VA Tennessee Valley Healthcare System, Nashville, TN.&lt;/auth-address&gt;&lt;dates&gt;&lt;year&gt;2017&lt;/year&gt;&lt;/dates&gt;&lt;rec-number&gt;38&lt;/rec-number&gt;&lt;last-updated-date format="utc"&gt;1689455191&lt;/last-updated-date&gt;&lt;accession-num&gt;29854127&lt;/accession-num&gt;&lt;volume&gt;2017&lt;/volume&gt;&lt;/record&gt;&lt;/Cite&gt;&lt;/EndNote&gt;</w:instrText>
      </w:r>
      <w:r>
        <w:fldChar w:fldCharType="separate"/>
      </w:r>
      <w:r w:rsidR="00A67135">
        <w:rPr>
          <w:noProof/>
        </w:rPr>
        <w:t>[47]</w:t>
      </w:r>
      <w:r>
        <w:fldChar w:fldCharType="end"/>
      </w:r>
      <w:r>
        <w:t xml:space="preserve">. Here, we attempted a new way to calibrate the models developed in </w:t>
      </w:r>
      <w:proofErr w:type="spellStart"/>
      <w:r>
        <w:t>TOPMed</w:t>
      </w:r>
      <w:proofErr w:type="spellEnd"/>
      <w:r>
        <w:t xml:space="preserve"> to the MGB Biobank dataset by a full refitting of the </w:t>
      </w:r>
      <w:r>
        <w:lastRenderedPageBreak/>
        <w:t>baseline model (only covariates), but with no update to the genetic model. Indeed, the (</w:t>
      </w:r>
      <w:proofErr w:type="spellStart"/>
      <w:r>
        <w:t>TOPMed</w:t>
      </w:r>
      <w:proofErr w:type="spellEnd"/>
      <w:r>
        <w:t xml:space="preserve">-trained) genetic model performed better on the MGB Biobank dataset when the baseline model was fit on an MGB-trained baseline model. Still, more comprehensive work is needed to evaluate this and other calibration approaches in the context of genetic models, especially in the context of interactions. An important limitation of the assessment of prediction model over BP phenotypes is that BP has circadian rhythm </w:t>
      </w:r>
      <w:r>
        <w:fldChar w:fldCharType="begin">
          <w:fldData xml:space="preserve">PEVuZE5vdGU+PENpdGU+PEF1dGhvcj5aaGFuZzwvQXV0aG9yPjxZZWFyPjIwMjE8L1llYXI+PElE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</w:fldData>
        </w:fldChar>
      </w:r>
      <w:r w:rsidR="00A67135">
        <w:instrText xml:space="preserve"> ADDIN EN.CITE </w:instrText>
      </w:r>
      <w:r w:rsidR="00A67135">
        <w:fldChar w:fldCharType="begin">
          <w:fldData xml:space="preserve">PEVuZE5vdGU+PENpdGU+PEF1dGhvcj5aaGFuZzwvQXV0aG9yPjxZZWFyPjIwMjE8L1llYXI+PElE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</w:fldData>
        </w:fldChar>
      </w:r>
      <w:r w:rsidR="00A67135">
        <w:instrText xml:space="preserve"> ADDIN EN.CITE.DATA </w:instrText>
      </w:r>
      <w:r w:rsidR="00A67135">
        <w:fldChar w:fldCharType="end"/>
      </w:r>
      <w:r>
        <w:fldChar w:fldCharType="separate"/>
      </w:r>
      <w:r w:rsidR="00A67135">
        <w:rPr>
          <w:noProof/>
        </w:rPr>
        <w:t>[48]</w:t>
      </w:r>
      <w:r>
        <w:fldChar w:fldCharType="end"/>
      </w:r>
      <w:r>
        <w:t xml:space="preserve">, and while typically BP is measured in cohort studies early in the day, in the hospital settings it is measures at the time of the patient visit, adding noise to the MGB dataset. In our work, </w:t>
      </w:r>
      <w:proofErr w:type="spellStart"/>
      <w:r>
        <w:t>TOPMed</w:t>
      </w:r>
      <w:proofErr w:type="spellEnd"/>
      <w:r>
        <w:t xml:space="preserve">-trained genetic models' performance was lower in MGB Biobank than in </w:t>
      </w:r>
      <w:proofErr w:type="spellStart"/>
      <w:r>
        <w:t>TOPMed</w:t>
      </w:r>
      <w:proofErr w:type="spellEnd"/>
      <w:r>
        <w:t xml:space="preserve">, consistent with previous results studying hypertension PRS </w:t>
      </w:r>
      <w:r>
        <w:fldChar w:fldCharType="begin">
          <w:fldData xml:space="preserve">PEVuZE5vdGU+PENpdGU+PEF1dGhvcj5LdXJuaWFuc3lhaDwvQXV0aG9yPjxZZWFyPjIwMjI8L1ll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</w:fldData>
        </w:fldChar>
      </w:r>
      <w:r w:rsidR="00A67135">
        <w:instrText xml:space="preserve"> ADDIN EN.CITE </w:instrText>
      </w:r>
      <w:r w:rsidR="00A67135">
        <w:fldChar w:fldCharType="begin">
          <w:fldData xml:space="preserve">PEVuZE5vdGU+PENpdGU+PEF1dGhvcj5LdXJuaWFuc3lhaDwvQXV0aG9yPjxZZWFyPjIwMjI8L1ll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</w:fldData>
        </w:fldChar>
      </w:r>
      <w:r w:rsidR="00A67135">
        <w:instrText xml:space="preserve"> ADDIN EN.CITE.DATA </w:instrText>
      </w:r>
      <w:r w:rsidR="00A67135">
        <w:fldChar w:fldCharType="end"/>
      </w:r>
      <w:r>
        <w:fldChar w:fldCharType="separate"/>
      </w:r>
      <w:r w:rsidR="00A67135">
        <w:rPr>
          <w:noProof/>
        </w:rPr>
        <w:t>[49]</w:t>
      </w:r>
      <w:r>
        <w:fldChar w:fldCharType="end"/>
      </w:r>
      <w:r>
        <w:t xml:space="preserve">. Surprisingly, models’ performance in the subgroup of self-reported Asian individuals were high and similar to the performance in the </w:t>
      </w:r>
      <w:proofErr w:type="spellStart"/>
      <w:r>
        <w:t>TOPMed</w:t>
      </w:r>
      <w:proofErr w:type="spellEnd"/>
      <w:r>
        <w:t xml:space="preserve"> test dataset. However, as the number of Asian participants is low, the confidence intervals of the PVE estimates in this group are wide, limiting conclusions. </w:t>
      </w:r>
    </w:p>
    <w:p w14:paraId="5355BCFB" w14:textId="77777777" w:rsidR="00B81D6C" w:rsidRDefault="00B81D6C" w:rsidP="00B81D6C"/>
    <w:p w14:paraId="1B3FC50C" w14:textId="21B6D8F3" w:rsidR="00B81D6C" w:rsidRDefault="00B81D6C" w:rsidP="00B81D6C">
      <w:r>
        <w:t xml:space="preserve">One of the strengths of this work is the use of primary, </w:t>
      </w:r>
      <w:proofErr w:type="spellStart"/>
      <w:r>
        <w:t>TOPMed</w:t>
      </w:r>
      <w:proofErr w:type="spellEnd"/>
      <w:r>
        <w:t xml:space="preserve"> dataset, which is comprised of large, racial/ethnically diverse and prospectively collected data used for both training and testing of the models. The dataset is of high-quality deep sequencing, joint allele-calling and the phenotypes were harmonized across studies. We used independent training and testing datasets, ensuring the reliability of model validation results. This study has some limitations as described above, including, limited sample size relative to the number of features when fitting a genetic model using local PRSs, MGB Biobank dataset is in general a “noisier” dataset, as it relies on data from health care visits and thus suffers from limitation of such datasets (BP </w:t>
      </w:r>
      <w:r>
        <w:lastRenderedPageBreak/>
        <w:t xml:space="preserve">measures may not follow best standards, may be measured using sick rather than healthy visits, etc.). </w:t>
      </w:r>
      <w:ins w:id="299" w:author="Sofer, Tamar (HMFP - Cardiology)" w:date="2024-04-25T13:16:00Z">
        <w:r>
          <w:t>Another limitation of this study is the development of PRS</w:t>
        </w:r>
      </w:ins>
      <w:ins w:id="300" w:author="Sofer, Tamar (HMFP - Cardiology)" w:date="2024-04-25T13:21:00Z">
        <w:r>
          <w:t>s</w:t>
        </w:r>
      </w:ins>
      <w:ins w:id="301" w:author="Sofer, Tamar (HMFP - Cardiology)" w:date="2024-04-25T13:16:00Z">
        <w:r>
          <w:t xml:space="preserve"> based on the UKB+ICBP GWAS that partly overlapped with </w:t>
        </w:r>
      </w:ins>
      <w:ins w:id="302" w:author="Sofer, Tamar (HMFP - Cardiology)" w:date="2024-04-25T13:17:00Z">
        <w:r>
          <w:t xml:space="preserve">White </w:t>
        </w:r>
      </w:ins>
      <w:proofErr w:type="spellStart"/>
      <w:ins w:id="303" w:author="Sofer, Tamar (HMFP - Cardiology)" w:date="2024-04-25T13:16:00Z">
        <w:r>
          <w:t>TOPMed</w:t>
        </w:r>
        <w:proofErr w:type="spellEnd"/>
        <w:r>
          <w:t xml:space="preserve"> participants. We </w:t>
        </w:r>
      </w:ins>
      <w:ins w:id="304" w:author="Sofer, Tamar (HMFP - Cardiology)" w:date="2024-04-25T13:17:00Z">
        <w:r>
          <w:t>estimated the contribution of these participants to the BP GWASs by performing a GWAS using these individuals</w:t>
        </w:r>
      </w:ins>
      <w:ins w:id="305" w:author="Sofer, Tamar (HMFP - Cardiology)" w:date="2024-04-25T13:21:00Z">
        <w:r>
          <w:t xml:space="preserve"> in </w:t>
        </w:r>
        <w:proofErr w:type="spellStart"/>
        <w:r>
          <w:t>TOPMed</w:t>
        </w:r>
      </w:ins>
      <w:proofErr w:type="spellEnd"/>
      <w:ins w:id="306" w:author="Sofer, Tamar (HMFP - Cardiology)" w:date="2024-04-25T13:17:00Z">
        <w:r>
          <w:t xml:space="preserve">, and then </w:t>
        </w:r>
      </w:ins>
      <w:ins w:id="307" w:author="Sofer, Tamar (HMFP - Cardiology)" w:date="2024-04-25T13:16:00Z">
        <w:r>
          <w:t>applied a new algorithm to eliminate t</w:t>
        </w:r>
      </w:ins>
      <w:ins w:id="308" w:author="Sofer, Tamar (HMFP - Cardiology)" w:date="2024-04-25T13:17:00Z">
        <w:r>
          <w:t xml:space="preserve">he contribution of this </w:t>
        </w:r>
        <w:proofErr w:type="spellStart"/>
        <w:r>
          <w:t>TOPMed</w:t>
        </w:r>
        <w:proofErr w:type="spellEnd"/>
        <w:r>
          <w:t xml:space="preserve"> White</w:t>
        </w:r>
      </w:ins>
      <w:ins w:id="309" w:author="Sofer, Tamar (HMFP - Cardiology)" w:date="2024-04-25T13:18:00Z">
        <w:r>
          <w:t xml:space="preserve"> individuals</w:t>
        </w:r>
      </w:ins>
      <w:ins w:id="310" w:author="Sofer, Tamar (HMFP - Cardiology)" w:date="2024-04-25T13:17:00Z">
        <w:r>
          <w:t xml:space="preserve">-specific GWAS from the UKB+ICBP summary statistics. While mathematically </w:t>
        </w:r>
      </w:ins>
      <w:ins w:id="311" w:author="Sofer, Tamar (HMFP - Cardiology)" w:date="2024-04-25T13:18:00Z">
        <w:r>
          <w:t xml:space="preserve">our algorithm is accurate, the contribution may not be entirely eliminated as the </w:t>
        </w:r>
      </w:ins>
      <w:ins w:id="312" w:author="Sofer, Tamar (HMFP - Cardiology)" w:date="2024-04-25T13:19:00Z">
        <w:r>
          <w:t xml:space="preserve">relevant </w:t>
        </w:r>
      </w:ins>
      <w:ins w:id="313" w:author="Sofer, Tamar (HMFP - Cardiology)" w:date="2024-04-25T13:18:00Z">
        <w:r>
          <w:t xml:space="preserve">summary statistics used by the UCB+ICBP meta-analysis </w:t>
        </w:r>
      </w:ins>
      <w:ins w:id="314" w:author="Sofer, Tamar (HMFP - Cardiology)" w:date="2024-04-25T13:19:00Z">
        <w:r>
          <w:t>may have been based on a slightly different set of individuals (e.g.</w:t>
        </w:r>
      </w:ins>
      <w:ins w:id="315" w:author="Sofer, Tamar (HMFP - Cardiology)" w:date="2024-04-25T13:22:00Z">
        <w:r>
          <w:t>,</w:t>
        </w:r>
      </w:ins>
      <w:ins w:id="316" w:author="Sofer, Tamar (HMFP - Cardiology)" w:date="2024-04-25T13:19:00Z">
        <w:r>
          <w:t xml:space="preserve"> if not all participants from, say, Framingham Heart Study, are in this </w:t>
        </w:r>
        <w:proofErr w:type="spellStart"/>
        <w:r>
          <w:t>TOPMed</w:t>
        </w:r>
        <w:proofErr w:type="spellEnd"/>
        <w:r>
          <w:t xml:space="preserve"> d</w:t>
        </w:r>
      </w:ins>
      <w:ins w:id="317" w:author="Sofer, Tamar (HMFP - Cardiology)" w:date="2024-04-25T13:20:00Z">
        <w:r>
          <w:t>ata freeze). Thus, there may be some low levels of effects due to genetic relatedness</w:t>
        </w:r>
      </w:ins>
      <w:del w:id="318" w:author="Sofer, Tamar (HMFP - Cardiology)" w:date="2024-04-25T13:18:00Z">
        <w:r w:rsidDel="004D60DD">
          <w:delText xml:space="preserve"> </w:delText>
        </w:r>
      </w:del>
      <w:del w:id="319" w:author="Sofer, Tamar (HMFP - Cardiology)" w:date="2024-04-25T13:21:00Z">
        <w:r w:rsidDel="00DE0965">
          <w:delText xml:space="preserve"> </w:delText>
        </w:r>
      </w:del>
      <w:r>
        <w:t xml:space="preserve"> </w:t>
      </w:r>
      <w:ins w:id="320" w:author="Sofer, Tamar (HMFP - Cardiology)" w:date="2024-04-25T13:20:00Z">
        <w:r>
          <w:t xml:space="preserve">between </w:t>
        </w:r>
        <w:proofErr w:type="spellStart"/>
        <w:r>
          <w:t>TOPMed</w:t>
        </w:r>
        <w:proofErr w:type="spellEnd"/>
        <w:r>
          <w:t xml:space="preserve"> participants and other participants in the UKB+ICBP GWAS that were not included in the </w:t>
        </w:r>
        <w:proofErr w:type="spellStart"/>
        <w:r>
          <w:t>TOP</w:t>
        </w:r>
      </w:ins>
      <w:ins w:id="321" w:author="Sofer, Tamar (HMFP - Cardiology)" w:date="2024-04-25T13:21:00Z">
        <w:r>
          <w:t>Med</w:t>
        </w:r>
        <w:proofErr w:type="spellEnd"/>
        <w:r>
          <w:t xml:space="preserve"> White participants-specific GWAS.</w:t>
        </w:r>
      </w:ins>
      <w:del w:id="322" w:author="Sofer, Tamar (HMFP - Cardiology)" w:date="2024-04-25T13:20:00Z">
        <w:r w:rsidDel="00DE0965">
          <w:delText xml:space="preserve"> </w:delText>
        </w:r>
      </w:del>
      <w:r>
        <w:t xml:space="preserve"> </w:t>
      </w:r>
      <w:ins w:id="323" w:author="Sofer, Tamar (HMFP - Cardiology)" w:date="2024-04-25T13:21:00Z">
        <w:r>
          <w:t>However, we think that this effect is likely very small.</w:t>
        </w:r>
      </w:ins>
      <w:ins w:id="324" w:author="Sofer, Tamar (HMFP - Cardiology)" w:date="2024-04-29T15:25:00Z">
        <w:r w:rsidR="00DB40BB">
          <w:t xml:space="preserve"> Finally, it should be noted that the Level 3 models included 21 PRSs, which are correlated to some extent</w:t>
        </w:r>
      </w:ins>
      <w:ins w:id="325" w:author="Sofer, Tamar (HMFP - Cardiology)" w:date="2024-04-29T15:26:00Z">
        <w:r w:rsidR="00342B5A">
          <w:t>, some highly correlated</w:t>
        </w:r>
        <w:r w:rsidR="0045789C">
          <w:t xml:space="preserve"> (based on the same GWAS but different thresholds)</w:t>
        </w:r>
        <w:r w:rsidR="00342B5A">
          <w:t>.</w:t>
        </w:r>
        <w:r w:rsidR="004B40C0">
          <w:t xml:space="preserve"> While this should not impact </w:t>
        </w:r>
        <w:r w:rsidR="00C3519F">
          <w:t xml:space="preserve">the predictions themselves, it </w:t>
        </w:r>
      </w:ins>
      <w:ins w:id="326" w:author="Sofer, Tamar (HMFP - Cardiology)" w:date="2024-04-29T15:27:00Z">
        <w:r w:rsidR="00C3519F">
          <w:t xml:space="preserve">would impact application of potential interpretation approaches for these models, including effect estimates and feature </w:t>
        </w:r>
      </w:ins>
      <w:ins w:id="327" w:author="Sofer, Tamar (HMFP - Cardiology)" w:date="2024-04-29T15:32:00Z">
        <w:r w:rsidR="00485E05">
          <w:t>importance analyses</w:t>
        </w:r>
        <w:r w:rsidR="008502CA">
          <w:t xml:space="preserve"> </w:t>
        </w:r>
      </w:ins>
      <w:r w:rsidR="006F2687">
        <w:fldChar w:fldCharType="begin"/>
      </w:r>
      <w:r w:rsidR="006F2687">
        <w:instrText xml:space="preserve"> ADDIN EN.CITE &lt;EndNote&gt;&lt;Cite&gt;&lt;Author&gt;Toloşi&lt;/Author&gt;&lt;Year&gt;2011&lt;/Year&gt;&lt;IDText&gt;Classification with correlated features: unreliability of feature ranking and solutions&lt;/IDText&gt;&lt;DisplayText&gt;[50]&lt;/DisplayText&gt;&lt;record&gt;&lt;urls&gt;&lt;related-urls&gt;&lt;url&gt;https://doi.org/10.1093/bioinformatics/btr300&lt;/url&gt;&lt;/related-urls&gt;&lt;/urls&gt;&lt;isbn&gt;1367-4803&lt;/isbn&gt;&lt;titles&gt;&lt;title&gt;Classification with correlated features: unreliability of feature ranking and solutions&lt;/title&gt;&lt;secondary-title&gt;Bioinformatics&lt;/secondary-title&gt;&lt;/titles&gt;&lt;pages&gt;1986-1994&lt;/pages&gt;&lt;number&gt;14&lt;/number&gt;&lt;access-date&gt;4/29/2024&lt;/access-date&gt;&lt;contributors&gt;&lt;authors&gt;&lt;author&gt;Toloşi, Laura&lt;/author&gt;&lt;author&gt;Lengauer, Thomas&lt;/author&gt;&lt;/authors&gt;&lt;/contributors&gt;&lt;added-date format="utc"&gt;1714419132&lt;/added-date&gt;&lt;ref-type name="Journal Article"&gt;17&lt;/ref-type&gt;&lt;dates&gt;&lt;year&gt;2011&lt;/year&gt;&lt;/dates&gt;&lt;rec-number&gt;283&lt;/rec-number&gt;&lt;last-updated-date format="utc"&gt;1714419132&lt;/last-updated-date&gt;&lt;electronic-resource-num&gt;10.1093/bioinformatics/btr300&lt;/electronic-resource-num&gt;&lt;volume&gt;27&lt;/volume&gt;&lt;/record&gt;&lt;/Cite&gt;&lt;/EndNote&gt;</w:instrText>
      </w:r>
      <w:r w:rsidR="006F2687">
        <w:fldChar w:fldCharType="separate"/>
      </w:r>
      <w:r w:rsidR="006F2687">
        <w:rPr>
          <w:noProof/>
        </w:rPr>
        <w:t>[50]</w:t>
      </w:r>
      <w:r w:rsidR="006F2687">
        <w:fldChar w:fldCharType="end"/>
      </w:r>
      <w:ins w:id="328" w:author="Sofer, Tamar (HMFP - Cardiology)" w:date="2024-04-29T15:32:00Z">
        <w:r w:rsidR="00485E05">
          <w:t>.</w:t>
        </w:r>
      </w:ins>
      <w:del w:id="329" w:author="Sofer, Tamar (HMFP - Cardiology)" w:date="2024-04-25T13:21:00Z">
        <w:r w:rsidDel="00DE0965">
          <w:delText xml:space="preserve"> </w:delText>
        </w:r>
      </w:del>
    </w:p>
    <w:p w14:paraId="78772B5B" w14:textId="77777777" w:rsidR="00B81D6C" w:rsidRDefault="00B81D6C" w:rsidP="00B81D6C"/>
    <w:p w14:paraId="0EC745A3" w14:textId="77777777" w:rsidR="00B81D6C" w:rsidRDefault="00B81D6C" w:rsidP="00B81D6C">
      <w:r>
        <w:t xml:space="preserve">In summary, we constructed and evaluated non-linear genetic association models with SBP and DBP, composed of sequentially-trained ensembles of a baseline and a genetic model. We showed that using multiple PRSs for the same trait based on the same GWAS improves the genetic model, and further including multiple PRSs based on the same trait based on multiple </w:t>
      </w:r>
      <w:r>
        <w:lastRenderedPageBreak/>
        <w:t>GWAS further improves the model. These improvements are mostly in non-White, i.e., self-reported Black, Asian, and Hispanic, populations. We also proposed a new way to leverage ensemble dataset to calibrate a model to a new dataset: by refitting one component of the model and using the other component as it was previously trained. Our results point to the promising potential of non-linear ML to combine traditional epidemiological risk factors for hypertension with genetic score for BP prediction</w:t>
      </w:r>
    </w:p>
    <w:p w14:paraId="0DC73032" w14:textId="77777777" w:rsidR="00B81D6C" w:rsidRPr="00D206E7" w:rsidRDefault="00B81D6C" w:rsidP="00B81D6C"/>
    <w:p w14:paraId="2D90A790" w14:textId="77777777" w:rsidR="00B81D6C" w:rsidRPr="00684D13" w:rsidRDefault="00B81D6C" w:rsidP="00B81D6C">
      <w:pPr>
        <w:pStyle w:val="Heading1"/>
      </w:pPr>
      <w:r w:rsidRPr="00E5543C">
        <w:t>Methods</w:t>
      </w:r>
    </w:p>
    <w:p w14:paraId="2178F809" w14:textId="77777777" w:rsidR="00B81D6C" w:rsidRDefault="00B81D6C" w:rsidP="00B81D6C">
      <w:r>
        <w:t>We used two datasets. The primary dataset is from the Trans-Omics in Precision Medicine (</w:t>
      </w:r>
      <w:proofErr w:type="spellStart"/>
      <w:r>
        <w:t>TOPMed</w:t>
      </w:r>
      <w:proofErr w:type="spellEnd"/>
      <w:r>
        <w:t xml:space="preserve">) consortium, which was used to train and evaluate multiple models. The second dataset is from the Mass General Brigham (MGB) Biobank and was used to evaluate selected model performance in an independent healthcare-system dataset. Below we describe the datasets and the steps for constructing and evaluating models. Figure 1 describes the framework for the development of multi-PRS </w:t>
      </w:r>
      <w:ins w:id="330" w:author="Sofer, Tamar (HMFP - Cardiology)" w:date="2024-04-23T20:14:00Z">
        <w:r>
          <w:t xml:space="preserve">non-linear </w:t>
        </w:r>
      </w:ins>
      <w:r>
        <w:t xml:space="preserve">ML model allowing for non-genetic components to be calibrated across datasets. </w:t>
      </w:r>
    </w:p>
    <w:p w14:paraId="38D03801" w14:textId="77777777" w:rsidR="00B81D6C" w:rsidRDefault="00B81D6C" w:rsidP="00B81D6C">
      <w:pPr>
        <w:pStyle w:val="Heading2"/>
        <w:rPr>
          <w:rFonts w:asciiTheme="minorHAnsi" w:hAnsiTheme="minorHAnsi" w:cstheme="minorBidi"/>
        </w:rPr>
      </w:pPr>
    </w:p>
    <w:p w14:paraId="270143D3" w14:textId="77777777" w:rsidR="00B81D6C" w:rsidRPr="00173224" w:rsidRDefault="00B81D6C" w:rsidP="00B81D6C">
      <w:pPr>
        <w:pStyle w:val="Heading2"/>
      </w:pPr>
      <w:r w:rsidRPr="01422335">
        <w:t xml:space="preserve">The </w:t>
      </w:r>
      <w:proofErr w:type="spellStart"/>
      <w:r w:rsidRPr="01422335">
        <w:t>TOPMed</w:t>
      </w:r>
      <w:proofErr w:type="spellEnd"/>
      <w:r w:rsidRPr="01422335">
        <w:t xml:space="preserve"> dataset</w:t>
      </w:r>
    </w:p>
    <w:p w14:paraId="7693B7BC" w14:textId="5B3EB099" w:rsidR="00B81D6C" w:rsidRDefault="00B81D6C" w:rsidP="00B81D6C">
      <w:pPr>
        <w:rPr>
          <w:rFonts w:ascii="Calibri" w:hAnsi="Calibri" w:cs="Calibri"/>
        </w:rPr>
      </w:pPr>
      <w:r>
        <w:t xml:space="preserve">The </w:t>
      </w:r>
      <w:proofErr w:type="spellStart"/>
      <w:r>
        <w:t>TOPMed</w:t>
      </w:r>
      <w:proofErr w:type="spellEnd"/>
      <w:r>
        <w:t xml:space="preserve"> study population included </w:t>
      </w:r>
      <w:r w:rsidRPr="00BA044B">
        <w:t xml:space="preserve">62,295 unrelated (3rd degree or less) </w:t>
      </w:r>
      <w:r w:rsidRPr="3790E096">
        <w:t>participants from 15 studies based in the U.S. and in Taiwan</w:t>
      </w:r>
      <w:r>
        <w:t xml:space="preserve">. Data was extracted from the freeze 8 </w:t>
      </w:r>
      <w:proofErr w:type="spellStart"/>
      <w:r>
        <w:t>TOPMed</w:t>
      </w:r>
      <w:proofErr w:type="spellEnd"/>
      <w:r>
        <w:t xml:space="preserve"> dataset release. Information about the studies including ethics statements is provided in </w:t>
      </w:r>
      <w:r w:rsidRPr="00E62CA7">
        <w:lastRenderedPageBreak/>
        <w:t>Supplementary Note 1</w:t>
      </w:r>
      <w:r w:rsidRPr="00F30AF3">
        <w:t>.</w:t>
      </w:r>
      <w:r w:rsidRPr="3790E096">
        <w:t xml:space="preserve"> </w:t>
      </w:r>
      <w:r>
        <w:t xml:space="preserve">Blood pressure </w:t>
      </w:r>
      <w:r w:rsidRPr="00BA044B">
        <w:t xml:space="preserve">phenotypes were harmonized by the </w:t>
      </w:r>
      <w:proofErr w:type="spellStart"/>
      <w:r w:rsidRPr="00BA044B">
        <w:t>TOPMed</w:t>
      </w:r>
      <w:proofErr w:type="spellEnd"/>
      <w:r w:rsidRPr="00BA044B">
        <w:t xml:space="preserve"> Data Coordinating Center (DCC) </w:t>
      </w:r>
      <w:r>
        <w:rPr>
          <w:rFonts w:ascii="Calibri" w:hAnsi="Calibri" w:cs="Calibri"/>
        </w:rPr>
        <w:fldChar w:fldCharType="begin">
          <w:fldData xml:space="preserve">PEVuZE5vdGU+PENpdGU+PEF1dGhvcj5TdGlscDwvQXV0aG9yPjxZZWFyPjIwMjE8L1llYXI+PFJl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</w:fldData>
        </w:fldChar>
      </w:r>
      <w:r w:rsidR="006F2687">
        <w:rPr>
          <w:rFonts w:ascii="Calibri" w:hAnsi="Calibri" w:cs="Calibri"/>
        </w:rPr>
        <w:instrText xml:space="preserve"> ADDIN EN.CITE </w:instrText>
      </w:r>
      <w:r w:rsidR="006F2687">
        <w:rPr>
          <w:rFonts w:ascii="Calibri" w:hAnsi="Calibri" w:cs="Calibri"/>
        </w:rPr>
        <w:fldChar w:fldCharType="begin">
          <w:fldData xml:space="preserve">PEVuZE5vdGU+PENpdGU+PEF1dGhvcj5TdGlscDwvQXV0aG9yPjxZZWFyPjIwMjE8L1llYXI+PFJl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</w:fldData>
        </w:fldChar>
      </w:r>
      <w:r w:rsidR="006F2687">
        <w:rPr>
          <w:rFonts w:ascii="Calibri" w:hAnsi="Calibri" w:cs="Calibri"/>
        </w:rPr>
        <w:instrText xml:space="preserve"> ADDIN EN.CITE.DATA </w:instrText>
      </w:r>
      <w:r w:rsidR="006F2687">
        <w:rPr>
          <w:rFonts w:ascii="Calibri" w:hAnsi="Calibri" w:cs="Calibri"/>
        </w:rPr>
      </w:r>
      <w:r w:rsidR="006F2687">
        <w:rPr>
          <w:rFonts w:ascii="Calibri" w:hAnsi="Calibri" w:cs="Calibri"/>
        </w:rPr>
        <w:fldChar w:fldCharType="end"/>
      </w:r>
      <w:r>
        <w:rPr>
          <w:rFonts w:ascii="Calibri" w:hAnsi="Calibri" w:cs="Calibri"/>
        </w:rPr>
      </w:r>
      <w:r>
        <w:rPr>
          <w:rFonts w:ascii="Calibri" w:hAnsi="Calibri" w:cs="Calibri"/>
        </w:rPr>
        <w:fldChar w:fldCharType="separate"/>
      </w:r>
      <w:r w:rsidR="006F2687">
        <w:rPr>
          <w:rFonts w:ascii="Calibri" w:hAnsi="Calibri" w:cs="Calibri"/>
          <w:noProof/>
        </w:rPr>
        <w:t>[51]</w:t>
      </w:r>
      <w:r>
        <w:rPr>
          <w:rFonts w:ascii="Calibri" w:hAnsi="Calibri" w:cs="Calibri"/>
        </w:rPr>
        <w:fldChar w:fldCharType="end"/>
      </w:r>
      <w:r w:rsidRPr="00BA044B">
        <w:t xml:space="preserve"> and included </w:t>
      </w:r>
      <w:r w:rsidRPr="0034744F">
        <w:t>systolic blood pressure</w:t>
      </w:r>
      <w:r>
        <w:t xml:space="preserve"> (SBP), </w:t>
      </w:r>
      <w:r w:rsidRPr="0034744F">
        <w:t>diastolic blood pressure</w:t>
      </w:r>
      <w:r>
        <w:t xml:space="preserve"> (DBP), </w:t>
      </w:r>
      <w:r w:rsidRPr="00BA044B">
        <w:t>and status of antihypertensive medication use (HTNMED_V1</w:t>
      </w:r>
      <w:r>
        <w:t>).</w:t>
      </w:r>
      <w:r w:rsidRPr="663702AC">
        <w:t xml:space="preserve"> </w:t>
      </w:r>
      <w:r>
        <w:t>Medication status was used to increase</w:t>
      </w:r>
      <w:r w:rsidRPr="007E6B34">
        <w:t xml:space="preserve"> </w:t>
      </w:r>
      <w:r>
        <w:t>values of SBP and DBP by 15 and 10mmHg, respectively, to account for the expectations that their values would be higher if the corresponding individuals did not use antihypertensive medications.</w:t>
      </w:r>
    </w:p>
    <w:p w14:paraId="1BFCAF72" w14:textId="77777777" w:rsidR="00B81D6C" w:rsidRDefault="00B81D6C" w:rsidP="00B81D6C"/>
    <w:p w14:paraId="47E35D8A" w14:textId="77777777" w:rsidR="00B81D6C" w:rsidRPr="00173224" w:rsidRDefault="00B81D6C" w:rsidP="00B81D6C">
      <w:pPr>
        <w:pStyle w:val="Heading2"/>
      </w:pPr>
      <w:r w:rsidRPr="2BCCB40D">
        <w:t>Genotype data</w:t>
      </w:r>
    </w:p>
    <w:p w14:paraId="788848A7" w14:textId="3FCBEF4A" w:rsidR="00B81D6C" w:rsidRDefault="00B81D6C" w:rsidP="00B81D6C">
      <w:pPr>
        <w:rPr>
          <w:rFonts w:ascii="Calibri" w:hAnsi="Calibri" w:cs="Calibri"/>
        </w:rPr>
      </w:pPr>
      <w:r>
        <w:rPr>
          <w:rFonts w:ascii="Calibri" w:hAnsi="Calibri" w:cs="Calibri"/>
          <w:color w:val="000000" w:themeColor="text1"/>
        </w:rPr>
        <w:t>We</w:t>
      </w:r>
      <w:r w:rsidRPr="663702AC">
        <w:rPr>
          <w:rFonts w:ascii="Calibri" w:hAnsi="Calibri" w:cs="Calibri"/>
          <w:color w:val="000000" w:themeColor="text1"/>
        </w:rPr>
        <w:t xml:space="preserve"> used </w:t>
      </w:r>
      <w:r>
        <w:rPr>
          <w:rFonts w:ascii="Calibri" w:hAnsi="Calibri" w:cs="Calibri"/>
          <w:color w:val="000000" w:themeColor="text1"/>
        </w:rPr>
        <w:t xml:space="preserve">whole genome sequencing (WGS) </w:t>
      </w:r>
      <w:r w:rsidRPr="663702AC">
        <w:rPr>
          <w:rFonts w:ascii="Calibri" w:hAnsi="Calibri" w:cs="Calibri"/>
        </w:rPr>
        <w:t>data from T</w:t>
      </w:r>
      <w:r>
        <w:rPr>
          <w:rFonts w:ascii="Calibri" w:hAnsi="Calibri" w:cs="Calibri"/>
        </w:rPr>
        <w:t>rans-Omics for Prevision Medicine (</w:t>
      </w:r>
      <w:proofErr w:type="spellStart"/>
      <w:r>
        <w:rPr>
          <w:rFonts w:ascii="Calibri" w:hAnsi="Calibri" w:cs="Calibri"/>
        </w:rPr>
        <w:t>TOPMed</w:t>
      </w:r>
      <w:proofErr w:type="spellEnd"/>
      <w:r>
        <w:rPr>
          <w:rFonts w:ascii="Calibri" w:hAnsi="Calibri" w:cs="Calibri"/>
        </w:rPr>
        <w:t>) program</w:t>
      </w:r>
      <w:r w:rsidRPr="663702AC">
        <w:rPr>
          <w:rFonts w:ascii="Calibri" w:hAnsi="Calibri" w:cs="Calibri"/>
        </w:rPr>
        <w:t xml:space="preserve"> </w:t>
      </w:r>
      <w:r>
        <w:rPr>
          <w:rFonts w:ascii="Calibri" w:hAnsi="Calibri" w:cs="Calibri"/>
        </w:rPr>
        <w:fldChar w:fldCharType="begin">
          <w:fldData xml:space="preserve">PEVuZE5vdGU+PENpdGU+PEF1dGhvcj5UYWxpdW48L0F1dGhvcj48WWVhcj4yMDIxPC9ZZWFyPjxS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</w:fldData>
        </w:fldChar>
      </w:r>
      <w:r w:rsidR="006F2687">
        <w:rPr>
          <w:rFonts w:ascii="Calibri" w:hAnsi="Calibri" w:cs="Calibri"/>
        </w:rPr>
        <w:instrText xml:space="preserve"> ADDIN EN.CITE </w:instrText>
      </w:r>
      <w:r w:rsidR="006F2687">
        <w:rPr>
          <w:rFonts w:ascii="Calibri" w:hAnsi="Calibri" w:cs="Calibri"/>
        </w:rPr>
        <w:fldChar w:fldCharType="begin">
          <w:fldData xml:space="preserve">PEVuZE5vdGU+PENpdGU+PEF1dGhvcj5UYWxpdW48L0F1dGhvcj48WWVhcj4yMDIxPC9ZZWFyPjxS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</w:fldData>
        </w:fldChar>
      </w:r>
      <w:r w:rsidR="006F2687">
        <w:rPr>
          <w:rFonts w:ascii="Calibri" w:hAnsi="Calibri" w:cs="Calibri"/>
        </w:rPr>
        <w:instrText xml:space="preserve"> ADDIN EN.CITE.DATA </w:instrText>
      </w:r>
      <w:r w:rsidR="006F2687">
        <w:rPr>
          <w:rFonts w:ascii="Calibri" w:hAnsi="Calibri" w:cs="Calibri"/>
        </w:rPr>
      </w:r>
      <w:r w:rsidR="006F2687">
        <w:rPr>
          <w:rFonts w:ascii="Calibri" w:hAnsi="Calibri" w:cs="Calibri"/>
        </w:rPr>
        <w:fldChar w:fldCharType="end"/>
      </w:r>
      <w:r>
        <w:rPr>
          <w:rFonts w:ascii="Calibri" w:hAnsi="Calibri" w:cs="Calibri"/>
        </w:rPr>
      </w:r>
      <w:r>
        <w:rPr>
          <w:rFonts w:ascii="Calibri" w:hAnsi="Calibri" w:cs="Calibri"/>
        </w:rPr>
        <w:fldChar w:fldCharType="separate"/>
      </w:r>
      <w:r w:rsidR="006F2687">
        <w:rPr>
          <w:rFonts w:ascii="Calibri" w:hAnsi="Calibri" w:cs="Calibri"/>
          <w:noProof/>
        </w:rPr>
        <w:t>[52]</w:t>
      </w:r>
      <w:r>
        <w:rPr>
          <w:rFonts w:ascii="Calibri" w:hAnsi="Calibri" w:cs="Calibri"/>
        </w:rPr>
        <w:fldChar w:fldCharType="end"/>
      </w:r>
      <w:r>
        <w:rPr>
          <w:rFonts w:ascii="Calibri" w:hAnsi="Calibri" w:cs="Calibri"/>
        </w:rPr>
        <w:t xml:space="preserve"> </w:t>
      </w:r>
      <w:r w:rsidRPr="663702AC">
        <w:rPr>
          <w:rFonts w:ascii="Calibri" w:hAnsi="Calibri" w:cs="Calibri"/>
        </w:rPr>
        <w:t>Freeze 8</w:t>
      </w:r>
      <w:r>
        <w:rPr>
          <w:rFonts w:ascii="Calibri" w:hAnsi="Calibri" w:cs="Calibri"/>
        </w:rPr>
        <w:t xml:space="preserve"> dataset. Genome samples were sequenced through </w:t>
      </w:r>
      <w:proofErr w:type="spellStart"/>
      <w:r>
        <w:rPr>
          <w:rFonts w:ascii="Calibri" w:hAnsi="Calibri" w:cs="Calibri"/>
        </w:rPr>
        <w:t>TOPMed</w:t>
      </w:r>
      <w:proofErr w:type="spellEnd"/>
      <w:r>
        <w:rPr>
          <w:rFonts w:ascii="Calibri" w:hAnsi="Calibri" w:cs="Calibri"/>
        </w:rPr>
        <w:t xml:space="preserve"> and the National Human Genome Research Institute’s Centers for Common Disease Genomics (CCDG) program and harmonized together </w:t>
      </w:r>
      <w:r w:rsidRPr="009F2739">
        <w:rPr>
          <w:rFonts w:ascii="Calibri" w:hAnsi="Calibri" w:cs="Calibri"/>
        </w:rPr>
        <w:t>v</w:t>
      </w:r>
      <w:r w:rsidRPr="00ED5299">
        <w:rPr>
          <w:rFonts w:ascii="Calibri" w:hAnsi="Calibri" w:cs="Calibri"/>
        </w:rPr>
        <w:t>ia joint allele calling</w:t>
      </w:r>
      <w:r w:rsidRPr="003D7004">
        <w:rPr>
          <w:rFonts w:ascii="Calibri" w:hAnsi="Calibri" w:cs="Calibri"/>
        </w:rPr>
        <w:t xml:space="preserve">. </w:t>
      </w:r>
      <w:r>
        <w:rPr>
          <w:rFonts w:ascii="Calibri" w:hAnsi="Calibri" w:cs="Calibri"/>
        </w:rPr>
        <w:t xml:space="preserve">The methods for </w:t>
      </w:r>
      <w:proofErr w:type="spellStart"/>
      <w:r w:rsidRPr="003D7004">
        <w:rPr>
          <w:rFonts w:ascii="Calibri" w:hAnsi="Calibri" w:cs="Calibri"/>
        </w:rPr>
        <w:t>TOPMed</w:t>
      </w:r>
      <w:proofErr w:type="spellEnd"/>
      <w:r w:rsidRPr="003D7004">
        <w:rPr>
          <w:rFonts w:ascii="Calibri" w:hAnsi="Calibri" w:cs="Calibri"/>
        </w:rPr>
        <w:t xml:space="preserve"> WGS data acquisition and </w:t>
      </w:r>
      <w:r>
        <w:rPr>
          <w:rFonts w:ascii="Calibri" w:hAnsi="Calibri" w:cs="Calibri"/>
        </w:rPr>
        <w:t xml:space="preserve">quality control (QC) </w:t>
      </w:r>
      <w:r w:rsidRPr="003D7004">
        <w:rPr>
          <w:rFonts w:ascii="Calibri" w:hAnsi="Calibri" w:cs="Calibri"/>
        </w:rPr>
        <w:t xml:space="preserve">are </w:t>
      </w:r>
      <w:r>
        <w:rPr>
          <w:rFonts w:ascii="Calibri" w:hAnsi="Calibri" w:cs="Calibri"/>
        </w:rPr>
        <w:t>described</w:t>
      </w:r>
      <w:r w:rsidRPr="003D7004">
        <w:rPr>
          <w:rFonts w:ascii="Calibri" w:hAnsi="Calibri" w:cs="Calibri"/>
        </w:rPr>
        <w:t xml:space="preserve"> in </w:t>
      </w:r>
      <w:hyperlink r:id="rId20" w:history="1">
        <w:r w:rsidRPr="00906952">
          <w:rPr>
            <w:rStyle w:val="Hyperlink"/>
            <w:rFonts w:ascii="Calibri" w:hAnsi="Calibri" w:cs="Calibri"/>
          </w:rPr>
          <w:t>https://www.nhlbiwgs.org/topmed-whole-genome-sequencing-methods-freeze-8</w:t>
        </w:r>
      </w:hyperlink>
      <w:r w:rsidRPr="006D6569">
        <w:rPr>
          <w:rFonts w:ascii="Calibri" w:hAnsi="Calibri" w:cs="Calibri"/>
        </w:rPr>
        <w:t>.</w:t>
      </w:r>
      <w:r>
        <w:rPr>
          <w:rFonts w:ascii="Calibri" w:hAnsi="Calibri" w:cs="Calibri"/>
        </w:rPr>
        <w:t xml:space="preserve"> Genetic </w:t>
      </w:r>
      <w:r w:rsidRPr="663702AC">
        <w:rPr>
          <w:rFonts w:ascii="Calibri" w:hAnsi="Calibri" w:cs="Calibri"/>
        </w:rPr>
        <w:t>Principal Components (PCs)</w:t>
      </w:r>
      <w:r>
        <w:rPr>
          <w:rFonts w:ascii="Calibri" w:hAnsi="Calibri" w:cs="Calibri"/>
        </w:rPr>
        <w:t xml:space="preserve"> and </w:t>
      </w:r>
      <w:r w:rsidRPr="663702AC">
        <w:rPr>
          <w:rFonts w:ascii="Calibri" w:hAnsi="Calibri" w:cs="Calibri"/>
        </w:rPr>
        <w:t xml:space="preserve">kinship coefficients were computed for the genetic data by the </w:t>
      </w:r>
      <w:proofErr w:type="spellStart"/>
      <w:r w:rsidRPr="663702AC">
        <w:rPr>
          <w:rFonts w:ascii="Calibri" w:hAnsi="Calibri" w:cs="Calibri"/>
        </w:rPr>
        <w:t>TOPMed</w:t>
      </w:r>
      <w:proofErr w:type="spellEnd"/>
      <w:r w:rsidRPr="663702AC">
        <w:rPr>
          <w:rFonts w:ascii="Calibri" w:hAnsi="Calibri" w:cs="Calibri"/>
        </w:rPr>
        <w:t xml:space="preserve"> DCC using the PC-Relate </w:t>
      </w:r>
      <w:r>
        <w:rPr>
          <w:rFonts w:ascii="Calibri" w:hAnsi="Calibri" w:cs="Calibri"/>
        </w:rPr>
        <w:t>and PR-</w:t>
      </w:r>
      <w:proofErr w:type="spellStart"/>
      <w:r>
        <w:rPr>
          <w:rFonts w:ascii="Calibri" w:hAnsi="Calibri" w:cs="Calibri"/>
        </w:rPr>
        <w:t>AiR</w:t>
      </w:r>
      <w:proofErr w:type="spellEnd"/>
      <w:r>
        <w:rPr>
          <w:rFonts w:ascii="Calibri" w:hAnsi="Calibri" w:cs="Calibri"/>
        </w:rPr>
        <w:t xml:space="preserve"> </w:t>
      </w:r>
      <w:r w:rsidRPr="663702AC">
        <w:rPr>
          <w:rFonts w:ascii="Calibri" w:hAnsi="Calibri" w:cs="Calibri"/>
        </w:rPr>
        <w:t>algorithm</w:t>
      </w:r>
      <w:r>
        <w:rPr>
          <w:rFonts w:ascii="Calibri" w:hAnsi="Calibri" w:cs="Calibri"/>
        </w:rPr>
        <w:t>s</w:t>
      </w:r>
      <w:r w:rsidRPr="663702AC">
        <w:rPr>
          <w:rFonts w:ascii="Calibri" w:hAnsi="Calibri" w:cs="Calibri"/>
        </w:rPr>
        <w:t xml:space="preserve"> </w:t>
      </w:r>
      <w:r>
        <w:rPr>
          <w:rFonts w:ascii="Calibri" w:hAnsi="Calibri" w:cs="Calibri"/>
        </w:rPr>
        <w:fldChar w:fldCharType="begin"/>
      </w:r>
      <w:r w:rsidR="006F2687">
        <w:rPr>
          <w:rFonts w:ascii="Calibri" w:hAnsi="Calibri" w:cs="Calibri"/>
        </w:rPr>
        <w:instrText xml:space="preserve"> ADDIN EN.CITE &lt;EndNote&gt;&lt;Cite&gt;&lt;Author&gt;Conomos&lt;/Author&gt;&lt;Year&gt;2016&lt;/Year&gt;&lt;RecNum&gt;20&lt;/RecNum&gt;&lt;DisplayText&gt;[53]&lt;/DisplayText&gt;&lt;record&gt;&lt;rec-number&gt;20&lt;/rec-number&gt;&lt;foreign-keys&gt;&lt;key app="EN" db-id="rxa2dzrzj0zsv2evdvhv05x5a9dsvetwwsre" timestamp="1513181243"&gt;20&lt;/key&gt;&lt;/foreign-keys&gt;&lt;ref-type name="Journal Article"&gt;17&lt;/ref-type&gt;&lt;contributors&gt;&lt;authors&gt;&lt;author&gt;Conomos, M. P.&lt;/author&gt;&lt;author&gt;Reiner, A. P.&lt;/author&gt;&lt;author&gt;Weir, B. S.&lt;/author&gt;&lt;author&gt;Thornton, T. A.&lt;/author&gt;&lt;/authors&gt;&lt;/contributors&gt;&lt;auth-address&gt;Department of Biostatistics, University of Washington, Seattle, WA 98195, USA. Electronic address: mconomos@uw.edu.&amp;#xD;Department of Epidemiology, University of Washington, Seattle, WA 98195, USA; Division of Public Health Sciences, Fred Hutchinson Cancer Research Center, Seattle, WA 98109, USA.&amp;#xD;Department of Biostatistics, University of Washington, Seattle, WA 98195, USA.&amp;#xD;Department of Biostatistics, University of Washington, Seattle, WA 98195, USA. Electronic address: tathornt@uw.edu.&lt;/auth-address&gt;&lt;titles&gt;&lt;title&gt;Model-free Estimation of Recent Genetic Relatedness&lt;/title&gt;&lt;secondary-title&gt;Am J Hum Genet&lt;/secondary-title&gt;&lt;/titles&gt;&lt;periodical&gt;&lt;full-title&gt;Am J Hum Genet&lt;/full-title&gt;&lt;/periodical&gt;&lt;pages&gt;127-48&lt;/pages&gt;&lt;volume&gt;98&lt;/volume&gt;&lt;number&gt;1&lt;/number&gt;&lt;edition&gt;2016/01/11&lt;/edition&gt;&lt;keywords&gt;&lt;keyword&gt;Humans&lt;/keyword&gt;&lt;keyword&gt;Los Angeles&lt;/keyword&gt;&lt;keyword&gt;Mexican Americans/genetics&lt;/keyword&gt;&lt;keyword&gt;*Models, Genetic&lt;/keyword&gt;&lt;/keywords&gt;&lt;dates&gt;&lt;year&gt;2016&lt;/year&gt;&lt;pub-dates&gt;&lt;date&gt;Jan 7&lt;/date&gt;&lt;/pub-dates&gt;&lt;/dates&gt;&lt;isbn&gt;1537-6605 (Electronic)&amp;#xD;0002-9297 (Linking)&lt;/isbn&gt;&lt;accession-num&gt;26748516&lt;/accession-num&gt;&lt;urls&gt;&lt;related-urls&gt;&lt;url&gt;https://www.ncbi.nlm.nih.gov/pubmed/26748516&lt;/url&gt;&lt;/related-urls&gt;&lt;/urls&gt;&lt;custom2&gt;PMC4716688&lt;/custom2&gt;&lt;electronic-resource-num&gt;10.1016/j.ajhg.2015.11.022&lt;/electronic-resource-num&gt;&lt;/record&gt;&lt;/Cite&gt;&lt;/EndNote&gt;</w:instrText>
      </w:r>
      <w:r>
        <w:rPr>
          <w:rFonts w:ascii="Calibri" w:hAnsi="Calibri" w:cs="Calibri"/>
        </w:rPr>
        <w:fldChar w:fldCharType="separate"/>
      </w:r>
      <w:r w:rsidR="006F2687">
        <w:rPr>
          <w:rFonts w:ascii="Calibri" w:hAnsi="Calibri" w:cs="Calibri"/>
          <w:noProof/>
        </w:rPr>
        <w:t>[53]</w:t>
      </w:r>
      <w:r>
        <w:rPr>
          <w:rFonts w:ascii="Calibri" w:hAnsi="Calibri" w:cs="Calibri"/>
        </w:rPr>
        <w:fldChar w:fldCharType="end"/>
      </w:r>
      <w:r>
        <w:rPr>
          <w:rFonts w:ascii="Calibri" w:hAnsi="Calibri" w:cs="Calibri"/>
        </w:rPr>
        <w:t xml:space="preserve"> </w:t>
      </w:r>
      <w:r>
        <w:rPr>
          <w:rFonts w:ascii="Calibri" w:hAnsi="Calibri" w:cs="Calibri"/>
        </w:rPr>
        <w:fldChar w:fldCharType="begin">
          <w:fldData xml:space="preserve">PEVuZE5vdGU+PENpdGU+PEF1dGhvcj5Db25vbW9zPC9BdXRob3I+PFllYXI+MjAxNTwvWWVhcj48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</w:fldData>
        </w:fldChar>
      </w:r>
      <w:r w:rsidR="006F2687">
        <w:rPr>
          <w:rFonts w:ascii="Calibri" w:hAnsi="Calibri" w:cs="Calibri"/>
        </w:rPr>
        <w:instrText xml:space="preserve"> ADDIN EN.CITE </w:instrText>
      </w:r>
      <w:r w:rsidR="006F2687">
        <w:rPr>
          <w:rFonts w:ascii="Calibri" w:hAnsi="Calibri" w:cs="Calibri"/>
        </w:rPr>
        <w:fldChar w:fldCharType="begin">
          <w:fldData xml:space="preserve">PEVuZE5vdGU+PENpdGU+PEF1dGhvcj5Db25vbW9zPC9BdXRob3I+PFllYXI+MjAxNTwvWWVhcj48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</w:fldData>
        </w:fldChar>
      </w:r>
      <w:r w:rsidR="006F2687">
        <w:rPr>
          <w:rFonts w:ascii="Calibri" w:hAnsi="Calibri" w:cs="Calibri"/>
        </w:rPr>
        <w:instrText xml:space="preserve"> ADDIN EN.CITE.DATA </w:instrText>
      </w:r>
      <w:r w:rsidR="006F2687">
        <w:rPr>
          <w:rFonts w:ascii="Calibri" w:hAnsi="Calibri" w:cs="Calibri"/>
        </w:rPr>
      </w:r>
      <w:r w:rsidR="006F2687">
        <w:rPr>
          <w:rFonts w:ascii="Calibri" w:hAnsi="Calibri" w:cs="Calibri"/>
        </w:rPr>
        <w:fldChar w:fldCharType="end"/>
      </w:r>
      <w:r>
        <w:rPr>
          <w:rFonts w:ascii="Calibri" w:hAnsi="Calibri" w:cs="Calibri"/>
        </w:rPr>
      </w:r>
      <w:r>
        <w:rPr>
          <w:rFonts w:ascii="Calibri" w:hAnsi="Calibri" w:cs="Calibri"/>
        </w:rPr>
        <w:fldChar w:fldCharType="separate"/>
      </w:r>
      <w:r w:rsidR="006F2687">
        <w:rPr>
          <w:rFonts w:ascii="Calibri" w:hAnsi="Calibri" w:cs="Calibri"/>
          <w:noProof/>
        </w:rPr>
        <w:t>[54]</w:t>
      </w:r>
      <w:r>
        <w:rPr>
          <w:rFonts w:ascii="Calibri" w:hAnsi="Calibri" w:cs="Calibri"/>
        </w:rPr>
        <w:fldChar w:fldCharType="end"/>
      </w:r>
      <w:r>
        <w:rPr>
          <w:rFonts w:ascii="Calibri" w:hAnsi="Calibri" w:cs="Calibri"/>
        </w:rPr>
        <w:t xml:space="preserve"> </w:t>
      </w:r>
      <w:r w:rsidRPr="663702AC">
        <w:rPr>
          <w:rFonts w:ascii="Calibri" w:hAnsi="Calibri" w:cs="Calibri"/>
        </w:rPr>
        <w:t>implemented in the GENESIS R package</w:t>
      </w:r>
      <w:r>
        <w:rPr>
          <w:rFonts w:ascii="Calibri" w:hAnsi="Calibri" w:cs="Calibri"/>
        </w:rPr>
        <w:t xml:space="preserve"> </w:t>
      </w:r>
      <w:r>
        <w:rPr>
          <w:rFonts w:ascii="Calibri" w:hAnsi="Calibri" w:cs="Calibri"/>
        </w:rPr>
        <w:fldChar w:fldCharType="begin">
          <w:fldData xml:space="preserve">PEVuZE5vdGU+PENpdGU+PEF1dGhvcj5Hb2dhcnRlbjwvQXV0aG9yPjxZZWFyPjIwMTk8L1llYXI+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</w:fldData>
        </w:fldChar>
      </w:r>
      <w:r w:rsidR="006F2687">
        <w:rPr>
          <w:rFonts w:ascii="Calibri" w:hAnsi="Calibri" w:cs="Calibri"/>
        </w:rPr>
        <w:instrText xml:space="preserve"> ADDIN EN.CITE </w:instrText>
      </w:r>
      <w:r w:rsidR="006F2687">
        <w:rPr>
          <w:rFonts w:ascii="Calibri" w:hAnsi="Calibri" w:cs="Calibri"/>
        </w:rPr>
        <w:fldChar w:fldCharType="begin">
          <w:fldData xml:space="preserve">PEVuZE5vdGU+PENpdGU+PEF1dGhvcj5Hb2dhcnRlbjwvQXV0aG9yPjxZZWFyPjIwMTk8L1llYXI+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</w:fldData>
        </w:fldChar>
      </w:r>
      <w:r w:rsidR="006F2687">
        <w:rPr>
          <w:rFonts w:ascii="Calibri" w:hAnsi="Calibri" w:cs="Calibri"/>
        </w:rPr>
        <w:instrText xml:space="preserve"> ADDIN EN.CITE.DATA </w:instrText>
      </w:r>
      <w:r w:rsidR="006F2687">
        <w:rPr>
          <w:rFonts w:ascii="Calibri" w:hAnsi="Calibri" w:cs="Calibri"/>
        </w:rPr>
      </w:r>
      <w:r w:rsidR="006F2687">
        <w:rPr>
          <w:rFonts w:ascii="Calibri" w:hAnsi="Calibri" w:cs="Calibri"/>
        </w:rPr>
        <w:fldChar w:fldCharType="end"/>
      </w:r>
      <w:r>
        <w:rPr>
          <w:rFonts w:ascii="Calibri" w:hAnsi="Calibri" w:cs="Calibri"/>
        </w:rPr>
      </w:r>
      <w:r>
        <w:rPr>
          <w:rFonts w:ascii="Calibri" w:hAnsi="Calibri" w:cs="Calibri"/>
        </w:rPr>
        <w:fldChar w:fldCharType="separate"/>
      </w:r>
      <w:r w:rsidR="006F2687">
        <w:rPr>
          <w:rFonts w:ascii="Calibri" w:hAnsi="Calibri" w:cs="Calibri"/>
          <w:noProof/>
        </w:rPr>
        <w:t>[55]</w:t>
      </w:r>
      <w:r>
        <w:rPr>
          <w:rFonts w:ascii="Calibri" w:hAnsi="Calibri" w:cs="Calibri"/>
        </w:rPr>
        <w:fldChar w:fldCharType="end"/>
      </w:r>
      <w:r w:rsidRPr="663702AC">
        <w:rPr>
          <w:rFonts w:ascii="Calibri" w:hAnsi="Calibri" w:cs="Calibri"/>
        </w:rPr>
        <w:t>. Based on the kinship coefficients</w:t>
      </w:r>
      <w:r>
        <w:rPr>
          <w:rFonts w:ascii="Calibri" w:hAnsi="Calibri" w:cs="Calibri"/>
        </w:rPr>
        <w:t>,</w:t>
      </w:r>
      <w:r w:rsidRPr="663702AC">
        <w:rPr>
          <w:rFonts w:ascii="Calibri" w:hAnsi="Calibri" w:cs="Calibri"/>
        </w:rPr>
        <w:t xml:space="preserve"> we identified related individuals and generated a dataset in which all individuals were degree-3 unrelated, i.e.</w:t>
      </w:r>
      <w:r>
        <w:rPr>
          <w:rFonts w:ascii="Calibri" w:hAnsi="Calibri" w:cs="Calibri"/>
        </w:rPr>
        <w:t>,</w:t>
      </w:r>
      <w:r w:rsidRPr="663702AC">
        <w:rPr>
          <w:rFonts w:ascii="Calibri" w:hAnsi="Calibri" w:cs="Calibri"/>
        </w:rPr>
        <w:t xml:space="preserve"> all kinship coefficients were </w:t>
      </w:r>
      <w:r>
        <w:rPr>
          <w:rFonts w:ascii="Calibri" w:hAnsi="Calibri" w:cs="Calibri"/>
        </w:rPr>
        <w:t>&lt;2</w:t>
      </w:r>
      <w:r w:rsidRPr="00BA044B">
        <w:rPr>
          <w:rFonts w:ascii="Calibri" w:hAnsi="Calibri" w:cs="Calibri"/>
          <w:vertAlign w:val="superscript"/>
        </w:rPr>
        <w:t>(-9/2</w:t>
      </w:r>
      <w:bookmarkStart w:id="331" w:name="_Int_eN3SsYCg"/>
      <w:proofErr w:type="gramStart"/>
      <w:r w:rsidRPr="45E55E1A">
        <w:rPr>
          <w:rFonts w:ascii="Calibri" w:hAnsi="Calibri" w:cs="Calibri"/>
          <w:vertAlign w:val="superscript"/>
        </w:rPr>
        <w:t xml:space="preserve">)  </w:t>
      </w:r>
      <w:r w:rsidRPr="45E55E1A">
        <w:rPr>
          <w:rFonts w:ascii="Calibri" w:hAnsi="Calibri" w:cs="Calibri"/>
        </w:rPr>
        <w:t>(</w:t>
      </w:r>
      <w:bookmarkEnd w:id="331"/>
      <w:proofErr w:type="gramEnd"/>
      <w:r>
        <w:rPr>
          <w:rFonts w:ascii="Calibri" w:hAnsi="Calibri" w:cs="Calibri"/>
        </w:rPr>
        <w:t xml:space="preserve">approximately </w:t>
      </w:r>
      <w:r w:rsidRPr="45E55E1A">
        <w:rPr>
          <w:rFonts w:ascii="Calibri" w:eastAsia="Calibri" w:hAnsi="Calibri" w:cs="Calibri"/>
        </w:rPr>
        <w:t>0.04)</w:t>
      </w:r>
      <w:r>
        <w:rPr>
          <w:rFonts w:ascii="Calibri" w:hAnsi="Calibri" w:cs="Calibri"/>
        </w:rPr>
        <w:t>.</w:t>
      </w:r>
      <w:r w:rsidRPr="663702AC">
        <w:rPr>
          <w:rFonts w:ascii="Calibri" w:hAnsi="Calibri" w:cs="Calibri"/>
        </w:rPr>
        <w:t>We extracted allele counts of variants that passed</w:t>
      </w:r>
      <w:r>
        <w:rPr>
          <w:rFonts w:ascii="Calibri" w:hAnsi="Calibri" w:cs="Calibri"/>
        </w:rPr>
        <w:t xml:space="preserve"> </w:t>
      </w:r>
      <w:proofErr w:type="spellStart"/>
      <w:r>
        <w:rPr>
          <w:rFonts w:ascii="Calibri" w:hAnsi="Calibri" w:cs="Calibri"/>
        </w:rPr>
        <w:t>TOPMed</w:t>
      </w:r>
      <w:proofErr w:type="spellEnd"/>
      <w:r>
        <w:rPr>
          <w:rFonts w:ascii="Calibri" w:hAnsi="Calibri" w:cs="Calibri"/>
        </w:rPr>
        <w:t xml:space="preserve"> quality control</w:t>
      </w:r>
      <w:r w:rsidRPr="663702AC">
        <w:rPr>
          <w:rFonts w:ascii="Calibri" w:hAnsi="Calibri" w:cs="Calibri"/>
        </w:rPr>
        <w:t xml:space="preserve"> flags from GDS files using the </w:t>
      </w:r>
      <w:proofErr w:type="spellStart"/>
      <w:r w:rsidRPr="663702AC">
        <w:rPr>
          <w:rFonts w:ascii="Calibri" w:hAnsi="Calibri" w:cs="Calibri"/>
        </w:rPr>
        <w:t>SeqArra</w:t>
      </w:r>
      <w:r>
        <w:rPr>
          <w:rFonts w:ascii="Calibri" w:hAnsi="Calibri" w:cs="Calibri"/>
        </w:rPr>
        <w:t>y</w:t>
      </w:r>
      <w:proofErr w:type="spellEnd"/>
      <w:r>
        <w:rPr>
          <w:rFonts w:ascii="Calibri" w:hAnsi="Calibri" w:cs="Calibri"/>
        </w:rPr>
        <w:t xml:space="preserve"> package version 1.28.1 and then further processed </w:t>
      </w:r>
      <w:r w:rsidRPr="663702AC">
        <w:rPr>
          <w:rFonts w:ascii="Calibri" w:hAnsi="Calibri" w:cs="Calibri"/>
        </w:rPr>
        <w:t>the genetic data using custom</w:t>
      </w:r>
      <w:r>
        <w:rPr>
          <w:rFonts w:ascii="Calibri" w:hAnsi="Calibri" w:cs="Calibri"/>
        </w:rPr>
        <w:t xml:space="preserve"> R version 3.6.2 and Python version 3.6.15 scripts. Only </w:t>
      </w:r>
      <w:r>
        <w:rPr>
          <w:rFonts w:ascii="Calibri" w:hAnsi="Calibri" w:cs="Calibri"/>
        </w:rPr>
        <w:lastRenderedPageBreak/>
        <w:t>variants with minor allele</w:t>
      </w:r>
      <w:ins w:id="332" w:author="Sofer, Tamar (HMFP - Cardiology)" w:date="2024-04-24T14:14:00Z">
        <w:r>
          <w:rPr>
            <w:rFonts w:ascii="Calibri" w:hAnsi="Calibri" w:cs="Calibri"/>
          </w:rPr>
          <w:t xml:space="preserve"> frequency</w:t>
        </w:r>
      </w:ins>
      <w:r>
        <w:rPr>
          <w:rFonts w:ascii="Calibri" w:hAnsi="Calibri" w:cs="Calibri"/>
        </w:rPr>
        <w:t xml:space="preserve"> </w:t>
      </w:r>
      <m:oMath>
        <m:r>
          <w:rPr>
            <w:rFonts w:ascii="Cambria Math" w:hAnsi="Cambria Math" w:cs="Calibri"/>
          </w:rPr>
          <m:t>≥</m:t>
        </m:r>
      </m:oMath>
      <w:r>
        <w:rPr>
          <w:rFonts w:ascii="Calibri" w:hAnsi="Calibri" w:cs="Calibri"/>
        </w:rPr>
        <w:t xml:space="preserve"> 0.01 in the TOPMed dataset and that passed TOPMed QC were used in this study. </w:t>
      </w:r>
      <w:commentRangeStart w:id="333"/>
      <w:ins w:id="334" w:author="Sofer, Tamar (HMFP - Cardiology)" w:date="2024-04-30T15:47:00Z">
        <w:r w:rsidR="00487C04">
          <w:rPr>
            <w:rFonts w:ascii="Calibri" w:hAnsi="Calibri" w:cs="Calibri"/>
          </w:rPr>
          <w:t>There were XX participants and X variants available for</w:t>
        </w:r>
        <w:r w:rsidR="0025738F">
          <w:rPr>
            <w:rFonts w:ascii="Calibri" w:hAnsi="Calibri" w:cs="Calibri"/>
          </w:rPr>
          <w:t xml:space="preserve"> PRS</w:t>
        </w:r>
        <w:r w:rsidR="00487C04">
          <w:rPr>
            <w:rFonts w:ascii="Calibri" w:hAnsi="Calibri" w:cs="Calibri"/>
          </w:rPr>
          <w:t xml:space="preserve"> </w:t>
        </w:r>
        <w:r w:rsidR="0025738F">
          <w:rPr>
            <w:rFonts w:ascii="Calibri" w:hAnsi="Calibri" w:cs="Calibri"/>
          </w:rPr>
          <w:t>development</w:t>
        </w:r>
        <w:r w:rsidR="00487C04">
          <w:rPr>
            <w:rFonts w:ascii="Calibri" w:hAnsi="Calibri" w:cs="Calibri"/>
          </w:rPr>
          <w:t xml:space="preserve">. </w:t>
        </w:r>
      </w:ins>
      <w:del w:id="335" w:author="Sofer, Tamar (HMFP - Cardiology)" w:date="2024-04-30T15:47:00Z">
        <w:r w:rsidDel="00487C04">
          <w:rPr>
            <w:rFonts w:ascii="Calibri" w:hAnsi="Calibri" w:cs="Calibri"/>
          </w:rPr>
          <w:delText xml:space="preserve"> </w:delText>
        </w:r>
      </w:del>
      <w:r w:rsidRPr="45E55E1A">
        <w:rPr>
          <w:rFonts w:ascii="Calibri" w:hAnsi="Calibri" w:cs="Calibri"/>
        </w:rPr>
        <w:t xml:space="preserve"> </w:t>
      </w:r>
      <w:commentRangeEnd w:id="333"/>
      <w:r w:rsidR="001368C3">
        <w:rPr>
          <w:rStyle w:val="CommentReference"/>
        </w:rPr>
        <w:commentReference w:id="333"/>
      </w:r>
    </w:p>
    <w:p w14:paraId="1F58207D" w14:textId="77777777" w:rsidR="00B81D6C" w:rsidRPr="006A4A65" w:rsidRDefault="00B81D6C" w:rsidP="00B81D6C"/>
    <w:p w14:paraId="12E30B98" w14:textId="77777777" w:rsidR="00B81D6C" w:rsidRDefault="00B81D6C" w:rsidP="00B81D6C">
      <w:pPr>
        <w:pStyle w:val="Heading2"/>
      </w:pPr>
      <w:r>
        <w:t>Blood pressure p</w:t>
      </w:r>
      <w:r w:rsidRPr="00DD6A95">
        <w:t>henotypes</w:t>
      </w:r>
    </w:p>
    <w:p w14:paraId="2B4071D4" w14:textId="307C1FB5" w:rsidR="00B81D6C" w:rsidRDefault="00B81D6C" w:rsidP="00B81D6C">
      <w:pPr>
        <w:rPr>
          <w:rFonts w:ascii="Calibri" w:hAnsi="Calibri" w:cs="Calibri"/>
        </w:rPr>
      </w:pPr>
      <w:r>
        <w:t xml:space="preserve">We trained </w:t>
      </w:r>
      <w:ins w:id="336" w:author="Sofer, Tamar (HMFP - Cardiology)" w:date="2024-04-23T20:14:00Z">
        <w:r>
          <w:t xml:space="preserve">non-linear </w:t>
        </w:r>
      </w:ins>
      <w:r>
        <w:t xml:space="preserve">ML models to predict two phenotypes: systolic blood pressure (SBP) and diastolic blood pressure (DBP). SBP and DBP values were extracted, when available, from a harmonized datasets created by </w:t>
      </w:r>
      <w:proofErr w:type="spellStart"/>
      <w:r>
        <w:t>TOPMed</w:t>
      </w:r>
      <w:proofErr w:type="spellEnd"/>
      <w:r>
        <w:t xml:space="preserve"> </w:t>
      </w:r>
      <w:r>
        <w:fldChar w:fldCharType="begin">
          <w:fldData xml:space="preserve">PEVuZE5vdGU+PENpdGU+PEF1dGhvcj5TdGlscDwvQXV0aG9yPjxZZWFyPjIwMjE8L1llYXI+PElE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</w:fldData>
        </w:fldChar>
      </w:r>
      <w:r w:rsidR="006F2687">
        <w:instrText xml:space="preserve"> ADDIN EN.CITE </w:instrText>
      </w:r>
      <w:r w:rsidR="006F2687">
        <w:fldChar w:fldCharType="begin">
          <w:fldData xml:space="preserve">PEVuZE5vdGU+PENpdGU+PEF1dGhvcj5TdGlscDwvQXV0aG9yPjxZZWFyPjIwMjE8L1llYXI+PElE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</w:fldData>
        </w:fldChar>
      </w:r>
      <w:r w:rsidR="006F2687">
        <w:instrText xml:space="preserve"> ADDIN EN.CITE.DATA </w:instrText>
      </w:r>
      <w:r w:rsidR="006F2687">
        <w:fldChar w:fldCharType="end"/>
      </w:r>
      <w:r>
        <w:fldChar w:fldCharType="separate"/>
      </w:r>
      <w:r w:rsidR="006F2687">
        <w:rPr>
          <w:noProof/>
        </w:rPr>
        <w:t>[51]</w:t>
      </w:r>
      <w:r>
        <w:fldChar w:fldCharType="end"/>
      </w:r>
      <w:r>
        <w:t xml:space="preserve">, and for some </w:t>
      </w:r>
      <w:proofErr w:type="spellStart"/>
      <w:r>
        <w:t>TOPMed</w:t>
      </w:r>
      <w:proofErr w:type="spellEnd"/>
      <w:r>
        <w:t xml:space="preserve">-parent studies they were prepared by study researchers. </w:t>
      </w:r>
      <w:bookmarkStart w:id="337" w:name="OLE_LINK2"/>
      <w:bookmarkStart w:id="338" w:name="OLE_LINK3"/>
      <w:ins w:id="339" w:author="Sofer, Tamar (HMFP - Cardiology)" w:date="2024-04-24T13:17:00Z">
        <w:r>
          <w:t xml:space="preserve">To address the </w:t>
        </w:r>
      </w:ins>
      <w:ins w:id="340" w:author="Sofer, Tamar (HMFP - Cardiology)" w:date="2024-04-24T13:18:00Z">
        <w:r>
          <w:t>existence</w:t>
        </w:r>
      </w:ins>
      <w:ins w:id="341" w:author="Sofer, Tamar (HMFP - Cardiology)" w:date="2024-04-24T13:17:00Z">
        <w:r>
          <w:t xml:space="preserve"> of unreali</w:t>
        </w:r>
      </w:ins>
      <w:ins w:id="342" w:author="Sofer, Tamar (HMFP - Cardiology)" w:date="2024-04-24T13:18:00Z">
        <w:r>
          <w:t xml:space="preserve">stic values in the dataset, but without forcing a specific </w:t>
        </w:r>
        <w:r w:rsidRPr="001421DE">
          <w:t xml:space="preserve">threshold, </w:t>
        </w:r>
      </w:ins>
      <w:ins w:id="343" w:author="Sofer, Tamar (HMFP - Cardiology)" w:date="2024-04-25T12:03:00Z">
        <w:r w:rsidRPr="001421DE">
          <w:rPr>
            <w:rFonts w:ascii="Calibri" w:hAnsi="Calibri" w:cs="Calibri"/>
            <w:color w:val="4472C4" w:themeColor="accent1"/>
            <w:rPrChange w:id="344" w:author="Sofer, Tamar (HMFP - Cardiology)" w:date="2024-04-25T12:03:00Z">
              <w:rPr>
                <w:rFonts w:ascii="Calibri" w:hAnsi="Calibri" w:cs="Calibri"/>
                <w:b/>
                <w:bCs/>
                <w:color w:val="4472C4" w:themeColor="accent1"/>
              </w:rPr>
            </w:rPrChange>
          </w:rPr>
          <w:t>we removed</w:t>
        </w:r>
      </w:ins>
      <w:ins w:id="345" w:author="Sofer, Tamar (HMFP - Cardiology)" w:date="2024-04-25T12:04:00Z">
        <w:r>
          <w:rPr>
            <w:rFonts w:ascii="Calibri" w:hAnsi="Calibri" w:cs="Calibri"/>
            <w:color w:val="4472C4" w:themeColor="accent1"/>
          </w:rPr>
          <w:t xml:space="preserve"> individuals with</w:t>
        </w:r>
      </w:ins>
      <w:ins w:id="346" w:author="Sofer, Tamar (HMFP - Cardiology)" w:date="2024-04-25T12:03:00Z">
        <w:r w:rsidRPr="001421DE">
          <w:rPr>
            <w:rFonts w:ascii="Calibri" w:hAnsi="Calibri" w:cs="Calibri"/>
            <w:color w:val="4472C4" w:themeColor="accent1"/>
            <w:rPrChange w:id="347" w:author="Sofer, Tamar (HMFP - Cardiology)" w:date="2024-04-25T12:03:00Z">
              <w:rPr>
                <w:rFonts w:ascii="Calibri" w:hAnsi="Calibri" w:cs="Calibri"/>
                <w:b/>
                <w:bCs/>
                <w:color w:val="4472C4" w:themeColor="accent1"/>
              </w:rPr>
            </w:rPrChange>
          </w:rPr>
          <w:t xml:space="preserve"> </w:t>
        </w:r>
      </w:ins>
      <w:ins w:id="348" w:author="Sofer, Tamar (HMFP - Cardiology)" w:date="2024-04-25T12:04:00Z">
        <w:r w:rsidRPr="2BCCB40D">
          <w:rPr>
            <w:rFonts w:ascii="Calibri" w:hAnsi="Calibri" w:cs="Calibri"/>
            <w:color w:val="000000" w:themeColor="text1"/>
          </w:rPr>
          <w:t xml:space="preserve">outlying values </w:t>
        </w:r>
        <w:r w:rsidRPr="2BCCB40D">
          <w:rPr>
            <w:rFonts w:ascii="Calibri" w:hAnsi="Calibri" w:cs="Calibri"/>
          </w:rPr>
          <w:t>defined by phenotypic values above the 99</w:t>
        </w:r>
        <w:r w:rsidRPr="2BCCB40D">
          <w:rPr>
            <w:rFonts w:ascii="Calibri" w:hAnsi="Calibri" w:cs="Calibri"/>
            <w:vertAlign w:val="superscript"/>
          </w:rPr>
          <w:t>th</w:t>
        </w:r>
        <w:r w:rsidRPr="2BCCB40D">
          <w:rPr>
            <w:rFonts w:ascii="Calibri" w:hAnsi="Calibri" w:cs="Calibri"/>
          </w:rPr>
          <w:t xml:space="preserve"> quantile and values below the 1</w:t>
        </w:r>
        <w:r w:rsidRPr="2BCCB40D">
          <w:rPr>
            <w:rFonts w:ascii="Calibri" w:hAnsi="Calibri" w:cs="Calibri"/>
            <w:vertAlign w:val="superscript"/>
          </w:rPr>
          <w:t>st</w:t>
        </w:r>
        <w:r w:rsidRPr="2BCCB40D">
          <w:rPr>
            <w:rFonts w:ascii="Calibri" w:hAnsi="Calibri" w:cs="Calibri"/>
          </w:rPr>
          <w:t xml:space="preserve"> quantile for each of the phenotypes</w:t>
        </w:r>
        <w:r>
          <w:rPr>
            <w:rFonts w:ascii="Calibri" w:hAnsi="Calibri" w:cs="Calibri"/>
          </w:rPr>
          <w:t xml:space="preserve">. This amounted to </w:t>
        </w:r>
      </w:ins>
      <w:ins w:id="349" w:author="Sofer, Tamar (HMFP - Cardiology)" w:date="2024-04-25T12:03:00Z">
        <w:r w:rsidRPr="001421DE">
          <w:rPr>
            <w:rFonts w:ascii="Calibri" w:hAnsi="Calibri" w:cs="Calibri"/>
            <w:color w:val="4472C4" w:themeColor="accent1"/>
            <w:rPrChange w:id="350" w:author="Sofer, Tamar (HMFP - Cardiology)" w:date="2024-04-25T12:03:00Z">
              <w:rPr>
                <w:rFonts w:ascii="Calibri" w:hAnsi="Calibri" w:cs="Calibri"/>
                <w:b/>
                <w:bCs/>
                <w:color w:val="4472C4" w:themeColor="accent1"/>
              </w:rPr>
            </w:rPrChange>
          </w:rPr>
          <w:t>1,047 and 1,403 individuals from the analyses of SBP and DBP, respectively</w:t>
        </w:r>
      </w:ins>
      <w:bookmarkEnd w:id="337"/>
      <w:bookmarkEnd w:id="338"/>
      <w:ins w:id="351" w:author="Sofer, Tamar (HMFP - Cardiology)" w:date="2024-04-25T12:04:00Z">
        <w:r>
          <w:rPr>
            <w:rFonts w:ascii="Calibri" w:hAnsi="Calibri" w:cs="Calibri"/>
            <w:color w:val="4472C4" w:themeColor="accent1"/>
          </w:rPr>
          <w:t xml:space="preserve">. </w:t>
        </w:r>
      </w:ins>
      <w:del w:id="352" w:author="Sofer, Tamar (HMFP - Cardiology)" w:date="2024-04-24T13:18:00Z">
        <w:r w:rsidRPr="001421DE" w:rsidDel="00B32C94">
          <w:rPr>
            <w:rFonts w:ascii="Calibri" w:hAnsi="Calibri" w:cs="Calibri"/>
            <w:color w:val="000000" w:themeColor="text1"/>
          </w:rPr>
          <w:delText>W</w:delText>
        </w:r>
      </w:del>
      <w:del w:id="353" w:author="Sofer, Tamar (HMFP - Cardiology)" w:date="2024-04-25T12:03:00Z">
        <w:r w:rsidRPr="001421DE" w:rsidDel="001421DE">
          <w:rPr>
            <w:rFonts w:ascii="Calibri" w:hAnsi="Calibri" w:cs="Calibri"/>
            <w:color w:val="000000" w:themeColor="text1"/>
          </w:rPr>
          <w:delText>e removed individuals with</w:delText>
        </w:r>
      </w:del>
      <w:del w:id="354" w:author="Sofer, Tamar (HMFP - Cardiology)" w:date="2024-04-25T12:04:00Z">
        <w:r w:rsidRPr="2BCCB40D" w:rsidDel="00E633B3">
          <w:rPr>
            <w:rFonts w:ascii="Calibri" w:hAnsi="Calibri" w:cs="Calibri"/>
            <w:color w:val="000000" w:themeColor="text1"/>
          </w:rPr>
          <w:delText xml:space="preserve"> </w:delText>
        </w:r>
        <w:r w:rsidRPr="2BCCB40D" w:rsidDel="00606497">
          <w:rPr>
            <w:rFonts w:ascii="Calibri" w:hAnsi="Calibri" w:cs="Calibri"/>
            <w:color w:val="000000" w:themeColor="text1"/>
          </w:rPr>
          <w:delText>outlying values</w:delText>
        </w:r>
      </w:del>
      <w:del w:id="355" w:author="Sofer, Tamar (HMFP - Cardiology)" w:date="2024-04-24T13:18:00Z">
        <w:r w:rsidRPr="2BCCB40D" w:rsidDel="00B32C94">
          <w:rPr>
            <w:rFonts w:ascii="Calibri" w:hAnsi="Calibri" w:cs="Calibri"/>
            <w:color w:val="000000" w:themeColor="text1"/>
          </w:rPr>
          <w:delText>,</w:delText>
        </w:r>
      </w:del>
      <w:del w:id="356" w:author="Sofer, Tamar (HMFP - Cardiology)" w:date="2024-04-25T12:04:00Z">
        <w:r w:rsidRPr="2BCCB40D" w:rsidDel="00606497">
          <w:rPr>
            <w:rFonts w:ascii="Calibri" w:hAnsi="Calibri" w:cs="Calibri"/>
            <w:color w:val="000000" w:themeColor="text1"/>
          </w:rPr>
          <w:delText xml:space="preserve"> </w:delText>
        </w:r>
        <w:r w:rsidRPr="2BCCB40D" w:rsidDel="00606497">
          <w:rPr>
            <w:rFonts w:ascii="Calibri" w:hAnsi="Calibri" w:cs="Calibri"/>
          </w:rPr>
          <w:delText>defined by phenotypic values above the 99</w:delText>
        </w:r>
        <w:r w:rsidRPr="2BCCB40D" w:rsidDel="00606497">
          <w:rPr>
            <w:rFonts w:ascii="Calibri" w:hAnsi="Calibri" w:cs="Calibri"/>
            <w:vertAlign w:val="superscript"/>
          </w:rPr>
          <w:delText>th</w:delText>
        </w:r>
        <w:r w:rsidRPr="2BCCB40D" w:rsidDel="00606497">
          <w:rPr>
            <w:rFonts w:ascii="Calibri" w:hAnsi="Calibri" w:cs="Calibri"/>
          </w:rPr>
          <w:delText xml:space="preserve"> quantile and values below the 1</w:delText>
        </w:r>
        <w:r w:rsidRPr="2BCCB40D" w:rsidDel="00606497">
          <w:rPr>
            <w:rFonts w:ascii="Calibri" w:hAnsi="Calibri" w:cs="Calibri"/>
            <w:vertAlign w:val="superscript"/>
          </w:rPr>
          <w:delText>st</w:delText>
        </w:r>
        <w:r w:rsidRPr="2BCCB40D" w:rsidDel="00606497">
          <w:rPr>
            <w:rFonts w:ascii="Calibri" w:hAnsi="Calibri" w:cs="Calibri"/>
          </w:rPr>
          <w:delText xml:space="preserve"> quantile for each of the phenotypes</w:delText>
        </w:r>
      </w:del>
      <w:ins w:id="357" w:author="Sofer, Tamar (HMFP - Cardiology)" w:date="2024-04-25T12:04:00Z">
        <w:r>
          <w:rPr>
            <w:rFonts w:ascii="Calibri" w:hAnsi="Calibri" w:cs="Calibri"/>
          </w:rPr>
          <w:t>The quantiles were</w:t>
        </w:r>
      </w:ins>
      <w:del w:id="358" w:author="Sofer, Tamar (HMFP - Cardiology)" w:date="2024-04-25T12:04:00Z">
        <w:r w:rsidRPr="2BCCB40D" w:rsidDel="00701CAB">
          <w:rPr>
            <w:rFonts w:ascii="Calibri" w:hAnsi="Calibri" w:cs="Calibri"/>
          </w:rPr>
          <w:delText>,</w:delText>
        </w:r>
      </w:del>
      <w:r w:rsidRPr="2BCCB40D">
        <w:rPr>
          <w:rFonts w:ascii="Calibri" w:hAnsi="Calibri" w:cs="Calibri"/>
        </w:rPr>
        <w:t xml:space="preserve"> computed over the </w:t>
      </w:r>
      <w:r>
        <w:rPr>
          <w:rFonts w:ascii="Calibri" w:hAnsi="Calibri" w:cs="Calibri"/>
        </w:rPr>
        <w:t xml:space="preserve">complete </w:t>
      </w:r>
      <w:r w:rsidRPr="2BCCB40D">
        <w:rPr>
          <w:rFonts w:ascii="Calibri" w:hAnsi="Calibri" w:cs="Calibri"/>
        </w:rPr>
        <w:t xml:space="preserve">dataset. </w:t>
      </w:r>
      <w:r>
        <w:rPr>
          <w:rFonts w:ascii="Calibri" w:hAnsi="Calibri" w:cs="Calibri"/>
        </w:rPr>
        <w:t>V</w:t>
      </w:r>
      <w:r w:rsidRPr="2BCCB40D">
        <w:rPr>
          <w:rFonts w:ascii="Calibri" w:hAnsi="Calibri" w:cs="Calibri"/>
        </w:rPr>
        <w:t xml:space="preserve">alues for SBP and DBP for individuals that were taking antihypertensive medications were adjusted by increasing SBP and DBP values by 15 and 10mmHg, respectively.  </w:t>
      </w:r>
    </w:p>
    <w:p w14:paraId="625BA0EA" w14:textId="77777777" w:rsidR="00B81D6C" w:rsidRPr="00764B99" w:rsidRDefault="00B81D6C" w:rsidP="00B81D6C">
      <w:pPr>
        <w:spacing w:before="166" w:after="166"/>
      </w:pPr>
    </w:p>
    <w:p w14:paraId="7039151C" w14:textId="77777777" w:rsidR="00B81D6C" w:rsidRDefault="00B81D6C" w:rsidP="00B81D6C">
      <w:pPr>
        <w:pStyle w:val="Heading2"/>
      </w:pPr>
      <w:r w:rsidRPr="00AE4FF6">
        <w:lastRenderedPageBreak/>
        <w:t xml:space="preserve">Summary statistics from published </w:t>
      </w:r>
      <w:r w:rsidRPr="00173224">
        <w:t>GWAS</w:t>
      </w:r>
      <w:r w:rsidRPr="00AE4FF6">
        <w:t xml:space="preserve"> </w:t>
      </w:r>
    </w:p>
    <w:p w14:paraId="58EBC6C9" w14:textId="2FD5EC9A" w:rsidR="00B81D6C" w:rsidRDefault="00B81D6C" w:rsidP="00B81D6C">
      <w:pPr>
        <w:rPr>
          <w:rFonts w:ascii="Calibri" w:eastAsia="Calibri" w:hAnsi="Calibri" w:cs="Calibri"/>
        </w:rPr>
      </w:pPr>
      <w:r>
        <w:t xml:space="preserve">We used summary statistics from published GWAS of SBP and DBP provided by </w:t>
      </w:r>
      <w:proofErr w:type="spellStart"/>
      <w:r>
        <w:t>BioBank</w:t>
      </w:r>
      <w:proofErr w:type="spellEnd"/>
      <w:r>
        <w:t xml:space="preserve"> Japan Project (BBJ), Million Veteran Program (MVP), as well as UK </w:t>
      </w:r>
      <w:proofErr w:type="spellStart"/>
      <w:r>
        <w:t>BioBank</w:t>
      </w:r>
      <w:proofErr w:type="spellEnd"/>
      <w:r>
        <w:t xml:space="preserve"> and the International Consortium of Blood-Pressure Genome Wide Associations Studies (UKBB + ICBP). Details are provided in </w:t>
      </w:r>
      <w:r w:rsidRPr="00E62CA7">
        <w:t xml:space="preserve">Supplementary Table </w:t>
      </w:r>
      <w:del w:id="359" w:author="Sofer, Tamar (HMFP - Cardiology)" w:date="2024-04-26T15:45:00Z">
        <w:r w:rsidDel="002C2016">
          <w:delText>10</w:delText>
        </w:r>
      </w:del>
      <w:ins w:id="360" w:author="Sofer, Tamar (HMFP - Cardiology)" w:date="2024-04-26T15:45:00Z">
        <w:r w:rsidR="002C2016">
          <w:t>12</w:t>
        </w:r>
      </w:ins>
      <w:r w:rsidRPr="00F30AF3">
        <w:t>.</w:t>
      </w:r>
      <w:r>
        <w:t xml:space="preserve"> Because some of </w:t>
      </w:r>
      <w:proofErr w:type="spellStart"/>
      <w:r>
        <w:t>TOPMed</w:t>
      </w:r>
      <w:proofErr w:type="spellEnd"/>
      <w:r>
        <w:t xml:space="preserve"> European ancestry participants also participated in the UKBB+ICBP meta-analysis, we performed GWAS of SBP and DBP using all self-reported White individuals in the </w:t>
      </w:r>
      <w:proofErr w:type="spellStart"/>
      <w:r>
        <w:t>TOPMed</w:t>
      </w:r>
      <w:proofErr w:type="spellEnd"/>
      <w:r>
        <w:t xml:space="preserve"> dataset</w:t>
      </w:r>
      <w:ins w:id="361" w:author="Sofer, Tamar (HMFP - Cardiology)" w:date="2024-04-26T15:41:00Z">
        <w:r w:rsidR="00B6370E">
          <w:t xml:space="preserve"> (i.e. participants includ</w:t>
        </w:r>
      </w:ins>
      <w:ins w:id="362" w:author="Sofer, Tamar (HMFP - Cardiology)" w:date="2024-04-26T15:43:00Z">
        <w:r w:rsidR="00226AFA">
          <w:t>ed</w:t>
        </w:r>
      </w:ins>
      <w:ins w:id="363" w:author="Sofer, Tamar (HMFP - Cardiology)" w:date="2024-04-26T15:41:00Z">
        <w:r w:rsidR="00B6370E">
          <w:t xml:space="preserve"> in both </w:t>
        </w:r>
        <w:proofErr w:type="spellStart"/>
        <w:r w:rsidR="00B6370E">
          <w:t>TOPMed</w:t>
        </w:r>
        <w:proofErr w:type="spellEnd"/>
        <w:r w:rsidR="00B6370E">
          <w:t xml:space="preserve"> training and testing </w:t>
        </w:r>
      </w:ins>
      <w:ins w:id="364" w:author="Sofer, Tamar (HMFP - Cardiology)" w:date="2024-04-26T15:42:00Z">
        <w:r w:rsidR="00B6370E">
          <w:t>datasets)</w:t>
        </w:r>
      </w:ins>
      <w:r>
        <w:t xml:space="preserve">, and then applied a procedure to “remove” the contribution of this GWAS from the overall UKBB+ICBP GWAS summary statistics </w:t>
      </w:r>
      <w:r>
        <w:fldChar w:fldCharType="begin"/>
      </w:r>
      <w:r w:rsidR="006F2687">
        <w:instrText xml:space="preserve"> ADDIN EN.CITE &lt;EndNote&gt;&lt;Cite&gt;&lt;Author&gt;Sofer&lt;/Author&gt;&lt;Year&gt;2022&lt;/Year&gt;&lt;RecNum&gt;9&lt;/RecNum&gt;&lt;DisplayText&gt;[56]&lt;/DisplayText&gt;&lt;record&gt;&lt;rec-number&gt;9&lt;/rec-number&gt;&lt;foreign-keys&gt;&lt;key app="EN" db-id="trxp2srd6ar5rwe5zaf50wegapftdps2zdzf" timestamp="1690828038"&gt;9&lt;/key&gt;&lt;/foreign-keys&gt;&lt;ref-type name="Computer Program"&gt;9&lt;/ref-type&gt;&lt;contributors&gt;&lt;authors&gt;&lt;author&gt;Tamar Sofer&lt;/author&gt;&lt;/authors&gt;&lt;/contributors&gt;&lt;titles&gt;&lt;title&gt;tamartsi/Remove_overlap_GWAS_summary_stat: v1.0.0&lt;/title&gt;&lt;/titles&gt;&lt;edition&gt;v1.0.0&lt;/edition&gt;&lt;dates&gt;&lt;year&gt;2022&lt;/year&gt;&lt;/dates&gt;&lt;publisher&gt;Zenodo&lt;/publisher&gt;&lt;urls&gt;&lt;related-urls&gt;&lt;url&gt;https://doi.org/10.5281/zenodo.7041630&lt;/url&gt;&lt;/related-urls&gt;&lt;/urls&gt;&lt;electronic-resource-num&gt;10.5281/zenodo.7041630&lt;/electronic-resource-num&gt;&lt;access-date&gt;09/01/2022&lt;/access-date&gt;&lt;/record&gt;&lt;/Cite&gt;&lt;/EndNote&gt;</w:instrText>
      </w:r>
      <w:r>
        <w:fldChar w:fldCharType="separate"/>
      </w:r>
      <w:r w:rsidR="006F2687">
        <w:rPr>
          <w:noProof/>
        </w:rPr>
        <w:t>[56]</w:t>
      </w:r>
      <w:r>
        <w:fldChar w:fldCharType="end"/>
      </w:r>
      <w:r>
        <w:t xml:space="preserve"> as described in </w:t>
      </w:r>
      <w:r w:rsidRPr="00E62CA7">
        <w:t>Supplementary Note 2</w:t>
      </w:r>
      <w:r>
        <w:t xml:space="preserve">. </w:t>
      </w:r>
      <w:r w:rsidRPr="2BCCB40D" w:rsidDel="00C005DD">
        <w:rPr>
          <w:rFonts w:ascii="Calibri" w:eastAsia="Calibri" w:hAnsi="Calibri" w:cs="Calibri"/>
        </w:rPr>
        <w:t xml:space="preserve"> </w:t>
      </w:r>
    </w:p>
    <w:p w14:paraId="6835F159" w14:textId="77777777" w:rsidR="00B81D6C" w:rsidRDefault="00B81D6C" w:rsidP="00B81D6C">
      <w:pPr>
        <w:rPr>
          <w:rFonts w:ascii="Calibri" w:eastAsia="Calibri" w:hAnsi="Calibri" w:cs="Calibri"/>
        </w:rPr>
      </w:pPr>
    </w:p>
    <w:p w14:paraId="7878C57C" w14:textId="77777777" w:rsidR="00B81D6C" w:rsidRPr="0078262C" w:rsidRDefault="00B81D6C" w:rsidP="00B81D6C">
      <w:pPr>
        <w:pStyle w:val="Heading2"/>
      </w:pPr>
      <w:r w:rsidRPr="7D8D2EC1">
        <w:t>Polygenic Risk Score</w:t>
      </w:r>
      <w:r>
        <w:t>s</w:t>
      </w:r>
    </w:p>
    <w:p w14:paraId="4C3D244D" w14:textId="7CA3ACFC" w:rsidR="00B81D6C" w:rsidRPr="00F333EA" w:rsidRDefault="00B81D6C" w:rsidP="00B81D6C">
      <w:pPr>
        <w:rPr>
          <w:rFonts w:ascii="Calibri" w:hAnsi="Calibri" w:cs="Calibri"/>
        </w:rPr>
      </w:pPr>
      <w:r>
        <w:t xml:space="preserve">We developed two types of PRS – “global PRS”, using SNPs from the entire genome, and, in secondary analysis, “local PRS”, calculated from SNPs within LD-regions. In both cases SNPs were selected using the clump &amp; threshold approach. We developed and constructed global PRSs using PRSice2 version 2.3.5 </w:t>
      </w:r>
      <w:r>
        <w:fldChar w:fldCharType="begin"/>
      </w:r>
      <w:r w:rsidR="006F2687">
        <w:instrText xml:space="preserve"> ADDIN EN.CITE &lt;EndNote&gt;&lt;Cite&gt;&lt;Author&gt;Euesden&lt;/Author&gt;&lt;Year&gt;2015&lt;/Year&gt;&lt;RecNum&gt;16&lt;/RecNum&gt;&lt;DisplayText&gt;[57]&lt;/DisplayText&gt;&lt;record&gt;&lt;rec-number&gt;16&lt;/rec-number&gt;&lt;foreign-keys&gt;&lt;key app="EN" db-id="v5rd9ewdbfwe08e50fbv2958f5e9sxa5v05w" timestamp="1677870894"&gt;16&lt;/key&gt;&lt;/foreign-keys&gt;&lt;ref-type name="Journal Article"&gt;17&lt;/ref-type&gt;&lt;contributors&gt;&lt;authors&gt;&lt;author&gt;Euesden, J.&lt;/author&gt;&lt;author&gt;Lewis, C. M.&lt;/author&gt;&lt;author&gt;O&amp;apos;Reilly, P. F.&lt;/author&gt;&lt;/authors&gt;&lt;/contributors&gt;&lt;auth-address&gt;MRC Social, Genetic and Developmental Psychiatry Centre, Institute of Psychiatry, Psychology and Neuroscience, King&amp;apos;s College London, London, United Kingdom.&lt;/auth-address&gt;&lt;titles&gt;&lt;title&gt;PRSice: Polygenic Risk Score software&lt;/title&gt;&lt;secondary-title&gt;Bioinformatics&lt;/secondary-title&gt;&lt;/titles&gt;&lt;periodical&gt;&lt;full-title&gt;Bioinformatics&lt;/full-title&gt;&lt;/periodical&gt;&lt;pages&gt;1466-8&lt;/pages&gt;&lt;volume&gt;31&lt;/volume&gt;&lt;number&gt;9&lt;/number&gt;&lt;edition&gt;20141229&lt;/edition&gt;&lt;keywords&gt;&lt;keyword&gt;Depressive Disorder, Major/genetics&lt;/keyword&gt;&lt;keyword&gt;Genome-Wide Association Study&lt;/keyword&gt;&lt;keyword&gt;Genotyping Techniques&lt;/keyword&gt;&lt;keyword&gt;Humans&lt;/keyword&gt;&lt;keyword&gt;Linkage Disequilibrium&lt;/keyword&gt;&lt;keyword&gt;*Multifactorial Inheritance&lt;/keyword&gt;&lt;keyword&gt;Phenotype&lt;/keyword&gt;&lt;keyword&gt;Polymorphism, Single Nucleotide&lt;/keyword&gt;&lt;keyword&gt;Risk&lt;/keyword&gt;&lt;keyword&gt;Schizophrenia/genetics&lt;/keyword&gt;&lt;keyword&gt;Smoking/genetics&lt;/keyword&gt;&lt;keyword&gt;*Software&lt;/keyword&gt;&lt;/keywords&gt;&lt;dates&gt;&lt;year&gt;2015&lt;/year&gt;&lt;pub-dates&gt;&lt;date&gt;May 1&lt;/date&gt;&lt;/pub-dates&gt;&lt;/dates&gt;&lt;isbn&gt;1367-4811 (Electronic)&amp;#xD;1367-4803 (Print)&amp;#xD;1367-4803 (Linking)&lt;/isbn&gt;&lt;accession-num&gt;25550326&lt;/accession-num&gt;&lt;urls&gt;&lt;related-urls&gt;&lt;url&gt;https://www.ncbi.nlm.nih.gov/pubmed/25550326&lt;/url&gt;&lt;/related-urls&gt;&lt;/urls&gt;&lt;custom2&gt;PMC4410663&lt;/custom2&gt;&lt;electronic-resource-num&gt;10.1093/bioinformatics/btu848&lt;/electronic-resource-num&gt;&lt;remote-database-name&gt;Medline&lt;/remote-database-name&gt;&lt;remote-database-provider&gt;NLM&lt;/remote-database-provider&gt;&lt;/record&gt;&lt;/Cite&gt;&lt;/EndNote&gt;</w:instrText>
      </w:r>
      <w:r>
        <w:fldChar w:fldCharType="separate"/>
      </w:r>
      <w:r w:rsidR="006F2687">
        <w:rPr>
          <w:noProof/>
        </w:rPr>
        <w:t>[57]</w:t>
      </w:r>
      <w:r>
        <w:fldChar w:fldCharType="end"/>
      </w:r>
      <w:r>
        <w:t xml:space="preserve">, from the BP GWAS summary statistics described above. As tuning parameters, we </w:t>
      </w:r>
      <w:r w:rsidRPr="00A71178">
        <w:t>set R</w:t>
      </w:r>
      <w:r w:rsidRPr="00A71178">
        <w:rPr>
          <w:vertAlign w:val="superscript"/>
        </w:rPr>
        <w:t xml:space="preserve">2 </w:t>
      </w:r>
      <w:r w:rsidRPr="00A71178">
        <w:t>= 0.1, distance = 1000 kB,</w:t>
      </w:r>
      <w:r>
        <w:t xml:space="preserve"> and several p-value thresholds:  5x10</w:t>
      </w:r>
      <w:r w:rsidRPr="346F124C">
        <w:rPr>
          <w:vertAlign w:val="superscript"/>
        </w:rPr>
        <w:t>-8</w:t>
      </w:r>
      <w:r>
        <w:t>, 10</w:t>
      </w:r>
      <w:r w:rsidRPr="346F124C">
        <w:rPr>
          <w:vertAlign w:val="superscript"/>
        </w:rPr>
        <w:t>-7</w:t>
      </w:r>
      <w:r>
        <w:t>, 10</w:t>
      </w:r>
      <w:r w:rsidRPr="346F124C">
        <w:rPr>
          <w:vertAlign w:val="superscript"/>
        </w:rPr>
        <w:t>-6</w:t>
      </w:r>
      <w:r>
        <w:t>, …, 10</w:t>
      </w:r>
      <w:r w:rsidRPr="346F124C">
        <w:rPr>
          <w:vertAlign w:val="superscript"/>
        </w:rPr>
        <w:t>-2</w:t>
      </w:r>
      <w:r>
        <w:t xml:space="preserve">. We used the </w:t>
      </w:r>
      <w:proofErr w:type="spellStart"/>
      <w:r>
        <w:t>TOPMed</w:t>
      </w:r>
      <w:proofErr w:type="spellEnd"/>
      <w:r>
        <w:t xml:space="preserve"> data set as a reference panel for LD (used for clumping).  In secondary analysis, we developed local PRSs. We used previously computed LD-regions </w:t>
      </w:r>
      <w:r>
        <w:fldChar w:fldCharType="begin"/>
      </w:r>
      <w:r w:rsidR="006F2687">
        <w:instrText xml:space="preserve"> ADDIN EN.CITE &lt;EndNote&gt;&lt;Cite&gt;&lt;Author&gt;Berisa&lt;/Author&gt;&lt;Year&gt;2016&lt;/Year&gt;&lt;RecNum&gt;1&lt;/RecNum&gt;&lt;DisplayText&gt;[58]&lt;/DisplayText&gt;&lt;record&gt;&lt;rec-number&gt;1&lt;/rec-number&gt;&lt;foreign-keys&gt;&lt;key app="EN" db-id="trxp2srd6ar5rwe5zaf50wegapftdps2zdzf" timestamp="1690556273"&gt;1&lt;/key&gt;&lt;/foreign-keys&gt;&lt;ref-type name="Journal Article"&gt;17&lt;/ref-type&gt;&lt;contributors&gt;&lt;authors&gt;&lt;author&gt;Berisa, T.&lt;/author&gt;&lt;author&gt;Pickrell, J. K.&lt;/author&gt;&lt;/authors&gt;&lt;/contributors&gt;&lt;auth-address&gt;New York Genome Center, New York, NY 10013, USA and.&amp;#xD;New York Genome Center, New York, NY 10013, USA and Department of Biological Sciences, Columbia University, New York, NY 10027, USA.&lt;/auth-address&gt;&lt;titles&gt;&lt;title&gt;Approximately independent linkage disequilibrium blocks in human populations&lt;/title&gt;&lt;secondary-title&gt;Bioinformatics&lt;/secondary-title&gt;&lt;/titles&gt;&lt;periodical&gt;&lt;full-title&gt;Bioinformatics&lt;/full-title&gt;&lt;/periodical&gt;&lt;pages&gt;283-5&lt;/pages&gt;&lt;volume&gt;32&lt;/volume&gt;&lt;number&gt;2&lt;/number&gt;&lt;edition&gt;20150922&lt;/edition&gt;&lt;keywords&gt;&lt;keyword&gt;Algorithms&lt;/keyword&gt;&lt;keyword&gt;Chromosome Mapping/*methods&lt;/keyword&gt;&lt;keyword&gt;Genetic Markers&lt;/keyword&gt;&lt;keyword&gt;*Genome, Human&lt;/keyword&gt;&lt;keyword&gt;*Genome-Wide Association Study&lt;/keyword&gt;&lt;keyword&gt;Humans&lt;/keyword&gt;&lt;keyword&gt;Linkage Disequilibrium&lt;/keyword&gt;&lt;keyword&gt;*Software&lt;/keyword&gt;&lt;/keywords&gt;&lt;dates&gt;&lt;year&gt;2016&lt;/year&gt;&lt;pub-dates&gt;&lt;date&gt;Jan 15&lt;/date&gt;&lt;/pub-dates&gt;&lt;/dates&gt;&lt;isbn&gt;1367-4811 (Electronic)&amp;#xD;1367-4803 (Print)&amp;#xD;1367-4803 (Linking)&lt;/isbn&gt;&lt;accession-num&gt;26395773&lt;/accession-num&gt;&lt;urls&gt;&lt;related-urls&gt;&lt;url&gt;https://www.ncbi.nlm.nih.gov/pubmed/26395773&lt;/url&gt;&lt;/related-urls&gt;&lt;/urls&gt;&lt;custom2&gt;PMC4731402&lt;/custom2&gt;&lt;electronic-resource-num&gt;10.1093/bioinformatics/btv546&lt;/electronic-resource-num&gt;&lt;remote-database-name&gt;Medline&lt;/remote-database-name&gt;&lt;remote-database-provider&gt;NLM&lt;/remote-database-provider&gt;&lt;/record&gt;&lt;/Cite&gt;&lt;/EndNote&gt;</w:instrText>
      </w:r>
      <w:r>
        <w:fldChar w:fldCharType="separate"/>
      </w:r>
      <w:r w:rsidR="006F2687">
        <w:rPr>
          <w:noProof/>
        </w:rPr>
        <w:t>[58]</w:t>
      </w:r>
      <w:r>
        <w:fldChar w:fldCharType="end"/>
      </w:r>
      <w:r>
        <w:t xml:space="preserve"> </w:t>
      </w:r>
      <w:del w:id="365" w:author="Sofer, Tamar (HMFP - Cardiology)" w:date="2024-04-24T13:35:00Z">
        <w:r w:rsidDel="001F3764">
          <w:delText xml:space="preserve">and </w:delText>
        </w:r>
      </w:del>
      <w:r>
        <w:t xml:space="preserve">provided in BED files defining chromosomal segments (see Data Availability) based on a European reference panel to subset the UKB+ICBP GWAS summary statistics to files </w:t>
      </w:r>
      <w:r>
        <w:lastRenderedPageBreak/>
        <w:t xml:space="preserve">consisting of variants </w:t>
      </w:r>
      <w:del w:id="366" w:author="Sofer, Tamar (HMFP - Cardiology)" w:date="2024-04-24T13:35:00Z">
        <w:r w:rsidDel="0025395A">
          <w:delText xml:space="preserve">summary statistics for variants </w:delText>
        </w:r>
      </w:del>
      <w:r>
        <w:t>falling within each LD-region (chromosomal segment). We developed local PRS based for each of these regions using the same clump &amp; threshold approach using PRSice2, but now, due to the large number of segments and thus features, we used a single p-value threshold of 10</w:t>
      </w:r>
      <w:r w:rsidRPr="346F124C">
        <w:rPr>
          <w:vertAlign w:val="superscript"/>
        </w:rPr>
        <w:t>-2</w:t>
      </w:r>
      <w:r>
        <w:t xml:space="preserve">. For this secondary analysis we only used the UKB+ICBP GWAS because we saw before that, although it is based on single genetic ancestry (European) PRS based on it perform well when evaluated in various self-reported race/ethnic groups </w:t>
      </w:r>
      <w:r>
        <w:fldChar w:fldCharType="begin">
          <w:fldData xml:space="preserve">PEVuZE5vdGU+PENpdGU+PEF1dGhvcj5LdXJuaWFuc3lhaDwvQXV0aG9yPjxZZWFyPjIwMjM8L1ll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</w:fldData>
        </w:fldChar>
      </w:r>
      <w:r>
        <w:instrText xml:space="preserve"> ADDIN EN.CITE </w:instrText>
      </w:r>
      <w:r>
        <w:fldChar w:fldCharType="begin">
          <w:fldData xml:space="preserve">PEVuZE5vdGU+PENpdGU+PEF1dGhvcj5LdXJuaWFuc3lhaDwvQXV0aG9yPjxZZWFyPjIwMjM8L1ll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</w:fldData>
        </w:fldChar>
      </w:r>
      <w:r>
        <w:instrText xml:space="preserve"> ADDIN EN.CITE.DATA </w:instrText>
      </w:r>
      <w:r>
        <w:fldChar w:fldCharType="end"/>
      </w:r>
      <w:r>
        <w:fldChar w:fldCharType="separate"/>
      </w:r>
      <w:r>
        <w:rPr>
          <w:noProof/>
        </w:rPr>
        <w:t>[13]</w:t>
      </w:r>
      <w:r>
        <w:fldChar w:fldCharType="end"/>
      </w:r>
      <w:r>
        <w:t xml:space="preserve">. </w:t>
      </w:r>
      <w:r w:rsidRPr="00F333EA">
        <w:rPr>
          <w:rFonts w:ascii="Calibri" w:hAnsi="Calibri" w:cs="Calibri"/>
        </w:rPr>
        <w:t>In a Supplementary Note 3 we also describe the comparison of the models’ performance using global SBP and DBP developed using PRS-</w:t>
      </w:r>
      <w:proofErr w:type="spellStart"/>
      <w:r w:rsidRPr="00F333EA">
        <w:rPr>
          <w:rFonts w:ascii="Calibri" w:hAnsi="Calibri" w:cs="Calibri"/>
        </w:rPr>
        <w:t>CSx</w:t>
      </w:r>
      <w:proofErr w:type="spellEnd"/>
      <w:r w:rsidRPr="00F333EA">
        <w:rPr>
          <w:rFonts w:ascii="Calibri" w:hAnsi="Calibri" w:cs="Calibri"/>
        </w:rPr>
        <w:t xml:space="preserve"> </w:t>
      </w:r>
      <w:r w:rsidRPr="00F333EA">
        <w:rPr>
          <w:rFonts w:ascii="Calibri" w:hAnsi="Calibri" w:cs="Calibri"/>
        </w:rPr>
        <w:fldChar w:fldCharType="begin">
          <w:fldData xml:space="preserve">PEVuZE5vdGU+PENpdGU+PEF1dGhvcj5SdWFuPC9BdXRob3I+PFllYXI+MjAyMjwvWWVhcj48UmVj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</w:fldData>
        </w:fldChar>
      </w:r>
      <w:r w:rsidR="006F2687">
        <w:rPr>
          <w:rFonts w:ascii="Calibri" w:hAnsi="Calibri" w:cs="Calibri"/>
        </w:rPr>
        <w:instrText xml:space="preserve"> ADDIN EN.CITE </w:instrText>
      </w:r>
      <w:r w:rsidR="006F2687">
        <w:rPr>
          <w:rFonts w:ascii="Calibri" w:hAnsi="Calibri" w:cs="Calibri"/>
        </w:rPr>
        <w:fldChar w:fldCharType="begin">
          <w:fldData xml:space="preserve">PEVuZE5vdGU+PENpdGU+PEF1dGhvcj5SdWFuPC9BdXRob3I+PFllYXI+MjAyMjwvWWVhcj48UmVj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</w:fldData>
        </w:fldChar>
      </w:r>
      <w:r w:rsidR="006F2687">
        <w:rPr>
          <w:rFonts w:ascii="Calibri" w:hAnsi="Calibri" w:cs="Calibri"/>
        </w:rPr>
        <w:instrText xml:space="preserve"> ADDIN EN.CITE.DATA </w:instrText>
      </w:r>
      <w:r w:rsidR="006F2687">
        <w:rPr>
          <w:rFonts w:ascii="Calibri" w:hAnsi="Calibri" w:cs="Calibri"/>
        </w:rPr>
      </w:r>
      <w:r w:rsidR="006F2687">
        <w:rPr>
          <w:rFonts w:ascii="Calibri" w:hAnsi="Calibri" w:cs="Calibri"/>
        </w:rPr>
        <w:fldChar w:fldCharType="end"/>
      </w:r>
      <w:r w:rsidRPr="00F333EA">
        <w:rPr>
          <w:rFonts w:ascii="Calibri" w:hAnsi="Calibri" w:cs="Calibri"/>
        </w:rPr>
      </w:r>
      <w:r w:rsidRPr="00F333EA">
        <w:rPr>
          <w:rFonts w:ascii="Calibri" w:hAnsi="Calibri" w:cs="Calibri"/>
        </w:rPr>
        <w:fldChar w:fldCharType="separate"/>
      </w:r>
      <w:r w:rsidR="006F2687">
        <w:rPr>
          <w:rFonts w:ascii="Calibri" w:hAnsi="Calibri" w:cs="Calibri"/>
          <w:noProof/>
        </w:rPr>
        <w:t>[59]</w:t>
      </w:r>
      <w:r w:rsidRPr="00F333EA">
        <w:rPr>
          <w:rFonts w:ascii="Calibri" w:hAnsi="Calibri" w:cs="Calibri"/>
        </w:rPr>
        <w:fldChar w:fldCharType="end"/>
      </w:r>
      <w:r w:rsidRPr="00F333EA">
        <w:rPr>
          <w:rFonts w:ascii="Calibri" w:hAnsi="Calibri" w:cs="Calibri"/>
        </w:rPr>
        <w:t xml:space="preserve">, which is </w:t>
      </w:r>
      <w:r w:rsidRPr="00F333EA">
        <w:rPr>
          <w:rFonts w:ascii="Calibri" w:hAnsi="Calibri" w:cs="Calibri"/>
          <w:color w:val="1F2328"/>
          <w:shd w:val="clear" w:color="auto" w:fill="FFFFFF"/>
        </w:rPr>
        <w:t xml:space="preserve">an extension of the Bayesian polygenic prediction method PRS-CS </w:t>
      </w:r>
      <w:r w:rsidRPr="00F333EA">
        <w:rPr>
          <w:rFonts w:ascii="Calibri" w:hAnsi="Calibri" w:cs="Calibri"/>
          <w:color w:val="1F2328"/>
          <w:shd w:val="clear" w:color="auto" w:fill="FFFFFF"/>
        </w:rPr>
        <w:fldChar w:fldCharType="begin">
          <w:fldData xml:space="preserve">PEVuZE5vdGU+PENpdGU+PEF1dGhvcj5HZTwvQXV0aG9yPjxZZWFyPjIwMTk8L1llYXI+PFJlY051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</w:fldData>
        </w:fldChar>
      </w:r>
      <w:r w:rsidR="006F2687">
        <w:rPr>
          <w:rFonts w:ascii="Calibri" w:hAnsi="Calibri" w:cs="Calibri"/>
          <w:color w:val="1F2328"/>
          <w:shd w:val="clear" w:color="auto" w:fill="FFFFFF"/>
        </w:rPr>
        <w:instrText xml:space="preserve"> ADDIN EN.CITE </w:instrText>
      </w:r>
      <w:r w:rsidR="006F2687">
        <w:rPr>
          <w:rFonts w:ascii="Calibri" w:hAnsi="Calibri" w:cs="Calibri"/>
          <w:color w:val="1F2328"/>
          <w:shd w:val="clear" w:color="auto" w:fill="FFFFFF"/>
        </w:rPr>
        <w:fldChar w:fldCharType="begin">
          <w:fldData xml:space="preserve">PEVuZE5vdGU+PENpdGU+PEF1dGhvcj5HZTwvQXV0aG9yPjxZZWFyPjIwMTk8L1llYXI+PFJlY051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</w:fldData>
        </w:fldChar>
      </w:r>
      <w:r w:rsidR="006F2687">
        <w:rPr>
          <w:rFonts w:ascii="Calibri" w:hAnsi="Calibri" w:cs="Calibri"/>
          <w:color w:val="1F2328"/>
          <w:shd w:val="clear" w:color="auto" w:fill="FFFFFF"/>
        </w:rPr>
        <w:instrText xml:space="preserve"> ADDIN EN.CITE.DATA </w:instrText>
      </w:r>
      <w:r w:rsidR="006F2687">
        <w:rPr>
          <w:rFonts w:ascii="Calibri" w:hAnsi="Calibri" w:cs="Calibri"/>
          <w:color w:val="1F2328"/>
          <w:shd w:val="clear" w:color="auto" w:fill="FFFFFF"/>
        </w:rPr>
      </w:r>
      <w:r w:rsidR="006F2687">
        <w:rPr>
          <w:rFonts w:ascii="Calibri" w:hAnsi="Calibri" w:cs="Calibri"/>
          <w:color w:val="1F2328"/>
          <w:shd w:val="clear" w:color="auto" w:fill="FFFFFF"/>
        </w:rPr>
        <w:fldChar w:fldCharType="end"/>
      </w:r>
      <w:r w:rsidRPr="00F333EA">
        <w:rPr>
          <w:rFonts w:ascii="Calibri" w:hAnsi="Calibri" w:cs="Calibri"/>
          <w:color w:val="1F2328"/>
          <w:shd w:val="clear" w:color="auto" w:fill="FFFFFF"/>
        </w:rPr>
      </w:r>
      <w:r w:rsidRPr="00F333EA">
        <w:rPr>
          <w:rFonts w:ascii="Calibri" w:hAnsi="Calibri" w:cs="Calibri"/>
          <w:color w:val="1F2328"/>
          <w:shd w:val="clear" w:color="auto" w:fill="FFFFFF"/>
        </w:rPr>
        <w:fldChar w:fldCharType="separate"/>
      </w:r>
      <w:r w:rsidR="006F2687">
        <w:rPr>
          <w:rFonts w:ascii="Calibri" w:hAnsi="Calibri" w:cs="Calibri"/>
          <w:noProof/>
          <w:color w:val="1F2328"/>
          <w:shd w:val="clear" w:color="auto" w:fill="FFFFFF"/>
        </w:rPr>
        <w:t>[60]</w:t>
      </w:r>
      <w:r w:rsidRPr="00F333EA">
        <w:rPr>
          <w:rFonts w:ascii="Calibri" w:hAnsi="Calibri" w:cs="Calibri"/>
          <w:color w:val="1F2328"/>
          <w:shd w:val="clear" w:color="auto" w:fill="FFFFFF"/>
        </w:rPr>
        <w:fldChar w:fldCharType="end"/>
      </w:r>
      <w:r w:rsidRPr="00F333EA">
        <w:rPr>
          <w:rFonts w:ascii="Calibri" w:hAnsi="Calibri" w:cs="Calibri"/>
          <w:color w:val="1F2328"/>
          <w:shd w:val="clear" w:color="auto" w:fill="FFFFFF"/>
        </w:rPr>
        <w:t>,</w:t>
      </w:r>
      <w:r w:rsidRPr="00F333EA">
        <w:rPr>
          <w:rFonts w:ascii="Calibri" w:hAnsi="Calibri" w:cs="Calibri"/>
        </w:rPr>
        <w:t xml:space="preserve"> from the three GWAS summary statistics used in this study</w:t>
      </w:r>
      <w:r w:rsidRPr="00F333EA">
        <w:rPr>
          <w:rFonts w:ascii="Calibri" w:hAnsi="Calibri" w:cs="Calibri"/>
          <w:color w:val="1F2328"/>
          <w:shd w:val="clear" w:color="auto" w:fill="FFFFFF"/>
        </w:rPr>
        <w:t>.</w:t>
      </w:r>
    </w:p>
    <w:p w14:paraId="60A67A5C" w14:textId="77777777" w:rsidR="00B81D6C" w:rsidRDefault="00B81D6C" w:rsidP="00B81D6C"/>
    <w:p w14:paraId="6DB0F3D6" w14:textId="77777777" w:rsidR="00B81D6C" w:rsidRDefault="00B81D6C" w:rsidP="00B81D6C">
      <w:pPr>
        <w:pStyle w:val="Heading2"/>
      </w:pPr>
      <w:r>
        <w:t>Non-linear ML model training and hyperparameter tuning</w:t>
      </w:r>
    </w:p>
    <w:p w14:paraId="38873F78" w14:textId="4B5EAD39" w:rsidR="00B81D6C" w:rsidRDefault="00B81D6C" w:rsidP="00B81D6C">
      <w:r>
        <w:t xml:space="preserve">We used the </w:t>
      </w:r>
      <w:r w:rsidRPr="00A71178">
        <w:t xml:space="preserve">python version 3.6.15 library </w:t>
      </w:r>
      <w:proofErr w:type="spellStart"/>
      <w:r w:rsidRPr="00A71178">
        <w:t>xgboost</w:t>
      </w:r>
      <w:proofErr w:type="spellEnd"/>
      <w:r w:rsidRPr="00A71178">
        <w:t xml:space="preserve"> version 1.5.2</w:t>
      </w:r>
      <w:ins w:id="367" w:author="Sofer, Tamar (HMFP - Cardiology)" w:date="2024-04-26T13:52:00Z">
        <w:r w:rsidR="00BC2EC8">
          <w:t xml:space="preserve"> </w:t>
        </w:r>
      </w:ins>
      <w:r w:rsidR="00BC2EC8">
        <w:fldChar w:fldCharType="begin"/>
      </w:r>
      <w:r w:rsidR="006F2687">
        <w:instrText xml:space="preserve"> ADDIN EN.CITE &lt;EndNote&gt;&lt;Cite&gt;&lt;Author&gt;Tianqi&lt;/Author&gt;&lt;Year&gt;2016&lt;/Year&gt;&lt;IDText&gt;XGBoost: A Scalable Tree Boosting System&lt;/IDText&gt;&lt;DisplayText&gt;[61]&lt;/DisplayText&gt;&lt;record&gt;&lt;keywords&gt;&lt;keyword&gt;large-scale machine learning&lt;/keyword&gt;&lt;/keywords&gt;&lt;urls&gt;&lt;related-urls&gt;&lt;url&gt;https://doi.org/10.1145/2939672.2939785&lt;/url&gt;&lt;/related-urls&gt;&lt;/urls&gt;&lt;titles&gt;&lt;title&gt;XGBoost: A Scalable Tree Boosting System&lt;/title&gt;&lt;secondary-title&gt;Proceedings of the 22nd ACM SIGKDD International Conference on Knowledge Discovery and Data Mining&lt;/secondary-title&gt;&lt;/titles&gt;&lt;pages&gt;785–794&lt;/pages&gt;&lt;contributors&gt;&lt;authors&gt;&lt;author&gt;Tianqi Chen&lt;/author&gt;&lt;author&gt;Carlos Guestrin&lt;/author&gt;&lt;/authors&gt;&lt;/contributors&gt;&lt;added-date format="utc"&gt;1714153957&lt;/added-date&gt;&lt;pub-location&gt;San Francisco, California, USA&lt;/pub-location&gt;&lt;ref-type name="Conference Paper"&gt;47&lt;/ref-type&gt;&lt;dates&gt;&lt;year&gt;2016&lt;/year&gt;&lt;/dates&gt;&lt;rec-number&gt;273&lt;/rec-number&gt;&lt;publisher&gt;Association for Computing Machinery&lt;/publisher&gt;&lt;last-updated-date format="utc"&gt;1714153957&lt;/last-updated-date&gt;&lt;electronic-resource-num&gt;10.1145/2939672.2939785&lt;/electronic-resource-num&gt;&lt;/record&gt;&lt;/Cite&gt;&lt;/EndNote&gt;</w:instrText>
      </w:r>
      <w:r w:rsidR="00BC2EC8">
        <w:fldChar w:fldCharType="separate"/>
      </w:r>
      <w:r w:rsidR="006F2687">
        <w:rPr>
          <w:noProof/>
        </w:rPr>
        <w:t>[61]</w:t>
      </w:r>
      <w:r w:rsidR="00BC2EC8">
        <w:fldChar w:fldCharType="end"/>
      </w:r>
      <w:del w:id="368" w:author="Sofer, Tamar (HMFP - Cardiology)" w:date="2024-04-26T13:53:00Z">
        <w:r w:rsidDel="00BC2EC8">
          <w:fldChar w:fldCharType="begin"/>
        </w:r>
        <w:r w:rsidDel="00BC2EC8">
          <w:delInstrText>HYPERLINK "https://sciwheel.com/work/citation?ids=10840559&amp;pre=&amp;suf=&amp;sa=0&amp;dbf=0"</w:delInstrText>
        </w:r>
        <w:r w:rsidDel="00BC2EC8">
          <w:fldChar w:fldCharType="separate"/>
        </w:r>
        <w:r w:rsidDel="00BC2EC8">
          <w:rPr>
            <w:rFonts w:ascii="Calibri" w:eastAsia="Times New Roman" w:hAnsi="Calibri" w:cs="Calibri"/>
          </w:rPr>
          <w:delText>(9)</w:delText>
        </w:r>
        <w:r w:rsidDel="00BC2EC8">
          <w:rPr>
            <w:rFonts w:ascii="Calibri" w:eastAsia="Times New Roman" w:hAnsi="Calibri" w:cs="Calibri"/>
          </w:rPr>
          <w:fldChar w:fldCharType="end"/>
        </w:r>
      </w:del>
      <w:r>
        <w:t xml:space="preserve"> to fit ensembles of gradient boosted trees. We performed hyperparameter tuning using </w:t>
      </w:r>
      <w:proofErr w:type="spellStart"/>
      <w:r>
        <w:t>Optuna</w:t>
      </w:r>
      <w:proofErr w:type="spellEnd"/>
      <w:r>
        <w:t xml:space="preserve"> </w:t>
      </w:r>
      <w:r>
        <w:fldChar w:fldCharType="begin"/>
      </w:r>
      <w:r w:rsidR="006F2687">
        <w:instrText xml:space="preserve"> ADDIN EN.CITE &lt;EndNote&gt;&lt;Cite&gt;&lt;Author&gt;Akiba&lt;/Author&gt;&lt;Year&gt;2019&lt;/Year&gt;&lt;RecNum&gt;3&lt;/RecNum&gt;&lt;DisplayText&gt;[62]&lt;/DisplayText&gt;&lt;record&gt;&lt;rec-number&gt;3&lt;/rec-number&gt;&lt;foreign-keys&gt;&lt;key app="EN" db-id="trxp2srd6ar5rwe5zaf50wegapftdps2zdzf" timestamp="1690556677"&gt;3&lt;/key&gt;&lt;/foreign-keys&gt;&lt;ref-type name="Conference Paper"&gt;47&lt;/ref-type&gt;&lt;contributors&gt;&lt;authors&gt;&lt;author&gt;Takuya Akiba&lt;/author&gt;&lt;author&gt;Shotaro Sano&lt;/author&gt;&lt;author&gt;Toshihiko Yanase&lt;/author&gt;&lt;author&gt;Takeru Ohta&lt;/author&gt;&lt;author&gt;Masanori Koyama&lt;/author&gt;&lt;/authors&gt;&lt;/contributors&gt;&lt;titles&gt;&lt;title&gt;Optuna: A Next-generation Hyperparameter Optimization Framework&lt;/title&gt;&lt;secondary-title&gt;Proceedings of the 25th ACM SIGKDD International Conference on Knowledge Discovery &amp;amp; Data Mining&lt;/secondary-title&gt;&lt;/titles&gt;&lt;pages&gt;2623–2631&lt;/pages&gt;&lt;keywords&gt;&lt;keyword&gt;hyperparameter optimization, black-box optimization, machine learning system, Bayesian optimization&lt;/keyword&gt;&lt;/keywords&gt;&lt;dates&gt;&lt;year&gt;2019&lt;/year&gt;&lt;/dates&gt;&lt;pub-location&gt;Anchorage, AK, USA&lt;/pub-location&gt;&lt;publisher&gt;Association for Computing Machinery&lt;/publisher&gt;&lt;urls&gt;&lt;related-urls&gt;&lt;url&gt;https://doi.org/10.1145/3292500.3330701&lt;/url&gt;&lt;/related-urls&gt;&lt;/urls&gt;&lt;electronic-resource-num&gt;10.1145/3292500.3330701&lt;/electronic-resource-num&gt;&lt;/record&gt;&lt;/Cite&gt;&lt;/EndNote&gt;</w:instrText>
      </w:r>
      <w:r>
        <w:fldChar w:fldCharType="separate"/>
      </w:r>
      <w:r w:rsidR="006F2687">
        <w:rPr>
          <w:noProof/>
        </w:rPr>
        <w:t>[62]</w:t>
      </w:r>
      <w:r>
        <w:fldChar w:fldCharType="end"/>
      </w:r>
      <w:r>
        <w:t xml:space="preserve"> library </w:t>
      </w:r>
      <w:r w:rsidRPr="00A71178">
        <w:t>version 3.0.6</w:t>
      </w:r>
      <w:r w:rsidRPr="00597A1A">
        <w:t xml:space="preserve">. </w:t>
      </w:r>
      <w:r>
        <w:t xml:space="preserve">Specifically, we split the training dataset at random into 5 independent datasets and performed a 5-fold cross-validation procedure to select optimal values of relevant tuning parameters. </w:t>
      </w:r>
    </w:p>
    <w:p w14:paraId="379AB9A2" w14:textId="77777777" w:rsidR="00B81D6C" w:rsidRDefault="00B81D6C" w:rsidP="00B81D6C"/>
    <w:p w14:paraId="45D049ED" w14:textId="77777777" w:rsidR="00B81D6C" w:rsidRDefault="00B81D6C" w:rsidP="00B81D6C">
      <w:pPr>
        <w:pStyle w:val="Heading2"/>
        <w:jc w:val="both"/>
      </w:pPr>
      <w:r>
        <w:lastRenderedPageBreak/>
        <w:t>Ensemble Model</w:t>
      </w:r>
    </w:p>
    <w:p w14:paraId="62B0ED46" w14:textId="77777777" w:rsidR="00B81D6C" w:rsidRDefault="00B81D6C" w:rsidP="00B81D6C">
      <w:r w:rsidRPr="2BCCB40D">
        <w:t xml:space="preserve">As described in Figure 1, the ensemble </w:t>
      </w:r>
      <w:ins w:id="369" w:author="Sofer, Tamar (HMFP - Cardiology)" w:date="2024-04-23T20:14:00Z">
        <w:r>
          <w:t xml:space="preserve">non-linear </w:t>
        </w:r>
      </w:ins>
      <w:r w:rsidRPr="2BCCB40D">
        <w:t>ML model consisted of two</w:t>
      </w:r>
      <w:r>
        <w:t xml:space="preserve"> consecutive components – “baseline model” and “genetic model”. The goal behind the two-model construction was (1) separately assess the benefit of non-linear modelling of non-genetic measures and genetic measures, (2) allow for flexible combination of the two models (e.g., linear model for covariates and non-linear model for PRSs, or the other way around), and (3) facilitate model calibration and generalizability between datasets while acknowledging that some covariates are potentially dataset-specific, and these are included only in the baseline model. The genetic model is expected to be fully transferable to a new dataset by using features that are comparable (or harmonized) across datasets. </w:t>
      </w:r>
    </w:p>
    <w:p w14:paraId="388B9103" w14:textId="77777777" w:rsidR="00B81D6C" w:rsidRDefault="00B81D6C" w:rsidP="00B81D6C"/>
    <w:p w14:paraId="5D470039" w14:textId="77777777" w:rsidR="00B81D6C" w:rsidRDefault="00B81D6C" w:rsidP="00B81D6C">
      <w:pPr>
        <w:rPr>
          <w:rFonts w:ascii="Calibri" w:hAnsi="Calibri" w:cs="Calibri"/>
        </w:rPr>
      </w:pPr>
      <w:r w:rsidRPr="45E55E1A">
        <w:rPr>
          <w:rFonts w:ascii="Calibri" w:hAnsi="Calibri" w:cs="Calibri"/>
        </w:rPr>
        <w:t xml:space="preserve">We compared two potential constructions of both the baseline and the genetic models: </w:t>
      </w:r>
      <w:r>
        <w:rPr>
          <w:rFonts w:ascii="Calibri" w:hAnsi="Calibri" w:cs="Calibri"/>
        </w:rPr>
        <w:t>non-linear ML</w:t>
      </w:r>
      <w:r w:rsidRPr="45E55E1A">
        <w:rPr>
          <w:rFonts w:ascii="Calibri" w:hAnsi="Calibri" w:cs="Calibri"/>
        </w:rPr>
        <w:t xml:space="preserve"> (allowing for data-driven incorporation of interactions)</w:t>
      </w:r>
      <w:r>
        <w:rPr>
          <w:rFonts w:ascii="Calibri" w:hAnsi="Calibri" w:cs="Calibri"/>
        </w:rPr>
        <w:t>,</w:t>
      </w:r>
      <w:r w:rsidRPr="45E55E1A">
        <w:rPr>
          <w:rFonts w:ascii="Calibri" w:hAnsi="Calibri" w:cs="Calibri"/>
        </w:rPr>
        <w:t xml:space="preserve"> and linear regression (without modeling interactions). </w:t>
      </w:r>
      <w:r>
        <w:t>We divided the dataset such that 70% of the data was used as training data and 30% of the data was held out as a validation set.</w:t>
      </w:r>
      <w:r w:rsidRPr="45E55E1A">
        <w:rPr>
          <w:rFonts w:ascii="Calibri" w:hAnsi="Calibri" w:cs="Calibri"/>
        </w:rPr>
        <w:t xml:space="preserve"> </w:t>
      </w:r>
      <w:r>
        <w:t xml:space="preserve">First, we trained the baseline model using covariates only, including age, sex, self-reported race/ethnicity, BMI, and study. </w:t>
      </w:r>
      <w:r w:rsidRPr="45E55E1A">
        <w:rPr>
          <w:rFonts w:ascii="Calibri" w:hAnsi="Calibri" w:cs="Calibri"/>
        </w:rPr>
        <w:t xml:space="preserve">The genetic model was trained on the same set of features as in the baseline model, other than study, which is dataset-specific, and it also included genetic components, i.e., PRSs, where we used the global PRSs described above, the local PRSs in secondary analysis (described later). The genetic model was trained to predict the residuals from the baseline model. </w:t>
      </w:r>
    </w:p>
    <w:p w14:paraId="07E06646" w14:textId="77777777" w:rsidR="00B81D6C" w:rsidRDefault="00B81D6C" w:rsidP="00B81D6C">
      <w:pPr>
        <w:rPr>
          <w:rFonts w:ascii="Calibri" w:hAnsi="Calibri" w:cs="Calibri"/>
        </w:rPr>
      </w:pPr>
    </w:p>
    <w:p w14:paraId="46C03D8E" w14:textId="77777777" w:rsidR="00B81D6C" w:rsidRDefault="00B81D6C" w:rsidP="00B81D6C">
      <w:pPr>
        <w:pStyle w:val="Heading2"/>
      </w:pPr>
      <w:r>
        <w:lastRenderedPageBreak/>
        <w:t>Model development using multiple PRSs</w:t>
      </w:r>
    </w:p>
    <w:p w14:paraId="7B5E8CCA" w14:textId="2FB301DF" w:rsidR="00977F34" w:rsidRPr="005C2289" w:rsidRDefault="00B81D6C" w:rsidP="00166C55">
      <w:r>
        <w:t xml:space="preserve">In primary analysis, we studied the use of multiple PRSs in the genetic model via multiple models of increased complexity (in the sense that they include higher number of PRSs). We refer to these models as Level 1, Level 2 and Level 3 with Level X being shorthand for Model complexity levels </w:t>
      </w:r>
      <w:r w:rsidRPr="00E62CA7">
        <w:t>(Figure 1 c).</w:t>
      </w:r>
      <w:r>
        <w:t xml:space="preserve"> Note that all genetic models included the same non-genetic covariates as described above, and they only differed by the inclusion of additional PRSs. Level 1 of the genetic model included a single PRS developed from the UKBB+ICBP GWAS summary statistics using the p-value threshold 10</w:t>
      </w:r>
      <w:r w:rsidRPr="45E55E1A">
        <w:rPr>
          <w:vertAlign w:val="superscript"/>
        </w:rPr>
        <w:t>-2</w:t>
      </w:r>
      <w:r>
        <w:t>. Level 2 included 7 PRSs, all from the UKBB+ICBP GWAS, and based on all considered p-value threshold: 5x10</w:t>
      </w:r>
      <w:r w:rsidRPr="45E55E1A">
        <w:rPr>
          <w:vertAlign w:val="superscript"/>
        </w:rPr>
        <w:t>-8</w:t>
      </w:r>
      <w:r>
        <w:t>, 10</w:t>
      </w:r>
      <w:r w:rsidRPr="45E55E1A">
        <w:rPr>
          <w:vertAlign w:val="superscript"/>
        </w:rPr>
        <w:t>-7</w:t>
      </w:r>
      <w:r>
        <w:t>, 10</w:t>
      </w:r>
      <w:r w:rsidRPr="45E55E1A">
        <w:rPr>
          <w:vertAlign w:val="superscript"/>
        </w:rPr>
        <w:t>-6</w:t>
      </w:r>
      <w:r>
        <w:t>, …, 10</w:t>
      </w:r>
      <w:r w:rsidRPr="45E55E1A">
        <w:rPr>
          <w:vertAlign w:val="superscript"/>
        </w:rPr>
        <w:t>-2</w:t>
      </w:r>
      <w:r>
        <w:t xml:space="preserve">. Level 3 included PRSs constructed based on all considered GWAS (UKBB+ICBP, MVP, and BBJ) GWASs and using all p-value thresholds, i.e., it included 21 PRSs. </w:t>
      </w:r>
      <w:ins w:id="370" w:author="Sofer, Tamar (HMFP - Cardiology)" w:date="2024-04-29T12:51:00Z">
        <w:r w:rsidR="005C2289">
          <w:t>Level 1 models included only a single PRS based on the 10</w:t>
        </w:r>
        <w:r w:rsidR="005C2289" w:rsidRPr="005C2289">
          <w:rPr>
            <w:vertAlign w:val="superscript"/>
            <w:rPrChange w:id="371" w:author="Sofer, Tamar (HMFP - Cardiology)" w:date="2024-04-29T12:51:00Z">
              <w:rPr/>
            </w:rPrChange>
          </w:rPr>
          <w:t>-2</w:t>
        </w:r>
        <w:r w:rsidR="005C2289">
          <w:rPr>
            <w:vertAlign w:val="superscript"/>
          </w:rPr>
          <w:t xml:space="preserve"> </w:t>
        </w:r>
        <w:r w:rsidR="005C2289" w:rsidRPr="005C2289">
          <w:rPr>
            <w:rPrChange w:id="372" w:author="Sofer, Tamar (HMFP - Cardiology)" w:date="2024-04-29T12:51:00Z">
              <w:rPr>
                <w:vertAlign w:val="superscript"/>
              </w:rPr>
            </w:rPrChange>
          </w:rPr>
          <w:t xml:space="preserve">p-value </w:t>
        </w:r>
        <w:r w:rsidR="005C2289">
          <w:t xml:space="preserve">threshold because we expected this PRS to have the best </w:t>
        </w:r>
      </w:ins>
      <w:ins w:id="373" w:author="Sofer, Tamar (HMFP - Cardiology)" w:date="2024-04-29T12:52:00Z">
        <w:r w:rsidR="005C2289">
          <w:t xml:space="preserve">performance based on past work </w:t>
        </w:r>
      </w:ins>
      <w:ins w:id="374" w:author="Sofer, Tamar (HMFP - Cardiology)" w:date="2024-04-29T13:43:00Z">
        <w:r w:rsidR="00EA2CB0">
          <w:t>studying</w:t>
        </w:r>
      </w:ins>
      <w:ins w:id="375" w:author="Sofer, Tamar (HMFP - Cardiology)" w:date="2024-04-29T12:52:00Z">
        <w:r w:rsidR="005C2289">
          <w:t xml:space="preserve"> BP PRSs </w:t>
        </w:r>
      </w:ins>
      <w:r w:rsidR="005C2289">
        <w:fldChar w:fldCharType="begin">
          <w:fldData xml:space="preserve">PEVuZE5vdGU+PENpdGU+PEF1dGhvcj5LdXJuaWFuc3lhaDwvQXV0aG9yPjxZZWFyPjIwMjM8L1ll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</w:fldData>
        </w:fldChar>
      </w:r>
      <w:r w:rsidR="005C2289">
        <w:instrText xml:space="preserve"> ADDIN EN.CITE </w:instrText>
      </w:r>
      <w:r w:rsidR="005C2289">
        <w:fldChar w:fldCharType="begin">
          <w:fldData xml:space="preserve">PEVuZE5vdGU+PENpdGU+PEF1dGhvcj5LdXJuaWFuc3lhaDwvQXV0aG9yPjxZZWFyPjIwMjM8L1ll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</w:fldData>
        </w:fldChar>
      </w:r>
      <w:r w:rsidR="005C2289">
        <w:instrText xml:space="preserve"> ADDIN EN.CITE.DATA </w:instrText>
      </w:r>
      <w:r w:rsidR="005C2289">
        <w:fldChar w:fldCharType="end"/>
      </w:r>
      <w:r w:rsidR="005C2289">
        <w:fldChar w:fldCharType="separate"/>
      </w:r>
      <w:r w:rsidR="005C2289">
        <w:rPr>
          <w:noProof/>
        </w:rPr>
        <w:t>[27]</w:t>
      </w:r>
      <w:r w:rsidR="005C2289">
        <w:fldChar w:fldCharType="end"/>
      </w:r>
      <w:ins w:id="376" w:author="Sofer, Tamar (HMFP - Cardiology)" w:date="2024-04-29T12:52:00Z">
        <w:r w:rsidR="005C2289">
          <w:t xml:space="preserve">. In secondary analysis, we also evaluated </w:t>
        </w:r>
      </w:ins>
      <w:ins w:id="377" w:author="Sofer, Tamar (HMFP - Cardiology)" w:date="2024-04-29T12:53:00Z">
        <w:r w:rsidR="001B3D1E">
          <w:t>model performance</w:t>
        </w:r>
      </w:ins>
      <w:ins w:id="378" w:author="Sofer, Tamar (HMFP - Cardiology)" w:date="2024-04-29T13:43:00Z">
        <w:r w:rsidR="00666C83">
          <w:t xml:space="preserve">, </w:t>
        </w:r>
      </w:ins>
      <w:ins w:id="379" w:author="Sofer, Tamar (HMFP - Cardiology)" w:date="2024-04-29T12:53:00Z">
        <w:r w:rsidR="00042776">
          <w:t>based on the training dataset only</w:t>
        </w:r>
      </w:ins>
      <w:ins w:id="380" w:author="Sofer, Tamar (HMFP - Cardiology)" w:date="2024-04-29T13:43:00Z">
        <w:r w:rsidR="00666C83">
          <w:t>,</w:t>
        </w:r>
      </w:ins>
      <w:ins w:id="381" w:author="Sofer, Tamar (HMFP - Cardiology)" w:date="2024-04-29T12:53:00Z">
        <w:r w:rsidR="001B3D1E">
          <w:t xml:space="preserve"> </w:t>
        </w:r>
        <w:r w:rsidR="00042776">
          <w:t xml:space="preserve">when using </w:t>
        </w:r>
      </w:ins>
      <w:ins w:id="382" w:author="Sofer, Tamar (HMFP - Cardiology)" w:date="2024-04-29T12:56:00Z">
        <w:r w:rsidR="003A4542">
          <w:t xml:space="preserve">each of the other UKB-ICBP based PRSs (i.e. </w:t>
        </w:r>
      </w:ins>
      <w:ins w:id="383" w:author="Sofer, Tamar (HMFP - Cardiology)" w:date="2024-04-29T12:57:00Z">
        <w:r w:rsidR="003A4542">
          <w:t>based on each of the 7 thresholds).</w:t>
        </w:r>
      </w:ins>
      <w:ins w:id="384" w:author="Sofer, Tamar (HMFP - Cardiology)" w:date="2024-04-29T13:39:00Z">
        <w:r w:rsidR="00DA3F7A">
          <w:t xml:space="preserve"> </w:t>
        </w:r>
      </w:ins>
      <w:ins w:id="385" w:author="Sofer, Tamar (HMFP - Cardiology)" w:date="2024-04-29T13:40:00Z">
        <w:r w:rsidR="00DA3F7A">
          <w:t xml:space="preserve">The models were fit using the combined, multi-ethnic dataset, with training dataset cross-validation performance reported on the </w:t>
        </w:r>
      </w:ins>
      <w:ins w:id="386" w:author="Sofer, Tamar (HMFP - Cardiology)" w:date="2024-04-29T13:41:00Z">
        <w:r w:rsidR="00DA3F7A">
          <w:t xml:space="preserve">combined group and stratified by self-reported race/ethnicity. The goal was to assess whether the same or different thresholds are useful across groups, and thus whether multi-PRS models are useful </w:t>
        </w:r>
      </w:ins>
      <w:ins w:id="387" w:author="Sofer, Tamar (HMFP - Cardiology)" w:date="2024-04-29T13:42:00Z">
        <w:r w:rsidR="00DA3F7A">
          <w:t>because they potentially allow for different utilization of PRSs across individuals</w:t>
        </w:r>
        <w:r w:rsidR="006B2602">
          <w:t xml:space="preserve"> (i.e. due to interactions)</w:t>
        </w:r>
        <w:r w:rsidR="00DA3F7A">
          <w:t>.</w:t>
        </w:r>
      </w:ins>
    </w:p>
    <w:p w14:paraId="075BC700" w14:textId="77777777" w:rsidR="00B81D6C" w:rsidRDefault="00B81D6C" w:rsidP="00B81D6C"/>
    <w:p w14:paraId="66EE127B" w14:textId="77777777" w:rsidR="00B81D6C" w:rsidRDefault="00B81D6C" w:rsidP="00B81D6C">
      <w:pPr>
        <w:pStyle w:val="Heading2"/>
      </w:pPr>
      <w:r>
        <w:lastRenderedPageBreak/>
        <w:t>Secondary analysis using local PRSs</w:t>
      </w:r>
    </w:p>
    <w:p w14:paraId="5647DD76" w14:textId="174B1AD1" w:rsidR="00B81D6C" w:rsidRDefault="00B81D6C" w:rsidP="00B81D6C">
      <w:pPr>
        <w:rPr>
          <w:ins w:id="388" w:author="Sofer, Tamar (HMFP - Cardiology)" w:date="2024-04-30T15:40:00Z"/>
          <w:color w:val="000000" w:themeColor="text1"/>
        </w:rPr>
      </w:pPr>
      <w:r>
        <w:t xml:space="preserve">We considered using local PRSs instead of global PRSs because they may result in more interpretable models, i.e., where one could hopefully explain why different genomic regions may have different potential contributions to the BP model. Due to the large number of PRSs when computed over all LD regions, potentially resulting in model overfitting, we augmented the ensemble model approach with a variable selection step. Here, we applied LASSO regression from the python library scikit-learn </w:t>
      </w:r>
      <w:r w:rsidR="00E14290">
        <w:fldChar w:fldCharType="begin"/>
      </w:r>
      <w:r w:rsidR="006F2687">
        <w:instrText xml:space="preserve"> ADDIN EN.CITE &lt;EndNote&gt;&lt;Cite&gt;&lt;Author&gt;Fabian&lt;/Author&gt;&lt;Year&gt;2011&lt;/Year&gt;&lt;IDText&gt;Scikit-learn: Machine Learning in Python&lt;/IDText&gt;&lt;DisplayText&gt;[63]&lt;/DisplayText&gt;&lt;record&gt;&lt;isbn&gt;1532-4435&lt;/isbn&gt;&lt;titles&gt;&lt;title&gt;Scikit-learn: Machine Learning in Python&lt;/title&gt;&lt;secondary-title&gt;J. Mach. Learn. Res.&lt;/secondary-title&gt;&lt;/titles&gt;&lt;pages&gt;2825–2830&lt;/pages&gt;&lt;number&gt;null&lt;/number&gt;&lt;contributors&gt;&lt;authors&gt;&lt;author&gt;Fabian Pedregosa&lt;/author&gt;&lt;author&gt;Gaël Varoquaux&lt;/author&gt;&lt;author&gt;Alexandre Gramfort&lt;/author&gt;&lt;author&gt;Vincent Michel&lt;/author&gt;&lt;author&gt;Bertrand Thirion&lt;/author&gt;&lt;author&gt;Olivier Grisel&lt;/author&gt;&lt;author&gt;Mathieu Blondel&lt;/author&gt;&lt;author&gt;Peter Prettenhofer&lt;/author&gt;&lt;author&gt;Ron Weiss&lt;/author&gt;&lt;author&gt;Vincent Dubourg&lt;/author&gt;&lt;author&gt;Jake Vanderplas&lt;/author&gt;&lt;author&gt;Alexandre Passos&lt;/author&gt;&lt;author&gt;David Cournapeau&lt;/author&gt;&lt;author&gt;Matthieu Brucher&lt;/author&gt;&lt;author&gt;Matthieu Perrot&lt;/author&gt;&lt;author&gt;Édouard Duchesnay&lt;/author&gt;&lt;/authors&gt;&lt;/contributors&gt;&lt;added-date format="utc"&gt;1714153696&lt;/added-date&gt;&lt;ref-type name="Journal Article"&gt;17&lt;/ref-type&gt;&lt;dates&gt;&lt;year&gt;2011&lt;/year&gt;&lt;/dates&gt;&lt;rec-number&gt;270&lt;/rec-number&gt;&lt;last-updated-date format="utc"&gt;1714153696&lt;/last-updated-date&gt;&lt;volume&gt;12&lt;/volume&gt;&lt;/record&gt;&lt;/Cite&gt;&lt;/EndNote&gt;</w:instrText>
      </w:r>
      <w:r w:rsidR="00E14290">
        <w:fldChar w:fldCharType="separate"/>
      </w:r>
      <w:r w:rsidR="006F2687">
        <w:rPr>
          <w:noProof/>
        </w:rPr>
        <w:t>[63]</w:t>
      </w:r>
      <w:r w:rsidR="00E14290">
        <w:fldChar w:fldCharType="end"/>
      </w:r>
      <w:ins w:id="389" w:author="Sofer, Tamar (HMFP - Cardiology)" w:date="2024-04-24T14:07:00Z">
        <w:r>
          <w:t xml:space="preserve"> </w:t>
        </w:r>
      </w:ins>
      <w:r>
        <w:t>version 0.24.2 using, as before, cross-validation for tuning p</w:t>
      </w:r>
      <w:r w:rsidRPr="346F124C">
        <w:rPr>
          <w:color w:val="000000" w:themeColor="text1"/>
        </w:rPr>
        <w:t xml:space="preserve">arameter selection, on a linear model predicting the residuals from the baseline model using all constructed local PRSs. We next use the selected PRSs in the genetic model (see </w:t>
      </w:r>
      <w:r w:rsidRPr="00E62CA7">
        <w:rPr>
          <w:color w:val="000000" w:themeColor="text1"/>
        </w:rPr>
        <w:t>Figure 4</w:t>
      </w:r>
      <w:r>
        <w:rPr>
          <w:color w:val="000000" w:themeColor="text1"/>
        </w:rPr>
        <w:t>a</w:t>
      </w:r>
      <w:r w:rsidRPr="00E62CA7">
        <w:rPr>
          <w:color w:val="000000" w:themeColor="text1"/>
        </w:rPr>
        <w:t xml:space="preserve"> for visualization of the Ensemble model</w:t>
      </w:r>
      <w:r>
        <w:rPr>
          <w:color w:val="000000" w:themeColor="text1"/>
        </w:rPr>
        <w:t xml:space="preserve"> with integrated LASSO step</w:t>
      </w:r>
      <w:r w:rsidRPr="346F124C">
        <w:rPr>
          <w:color w:val="000000" w:themeColor="text1"/>
        </w:rPr>
        <w:t xml:space="preserve">). We evaluated this model performance on the test dataset, and also, for comparison, of the model that uses only the LASSO (without the following </w:t>
      </w:r>
      <w:r>
        <w:rPr>
          <w:color w:val="000000" w:themeColor="text1"/>
        </w:rPr>
        <w:t xml:space="preserve">non-linear </w:t>
      </w:r>
      <w:proofErr w:type="spellStart"/>
      <w:r w:rsidRPr="346F124C">
        <w:rPr>
          <w:color w:val="000000" w:themeColor="text1"/>
        </w:rPr>
        <w:t>XGBoost</w:t>
      </w:r>
      <w:proofErr w:type="spellEnd"/>
      <w:r w:rsidRPr="346F124C">
        <w:rPr>
          <w:color w:val="000000" w:themeColor="text1"/>
        </w:rPr>
        <w:t xml:space="preserve"> </w:t>
      </w:r>
      <w:r>
        <w:rPr>
          <w:color w:val="000000" w:themeColor="text1"/>
        </w:rPr>
        <w:t>ML</w:t>
      </w:r>
      <w:r w:rsidRPr="346F124C">
        <w:rPr>
          <w:color w:val="000000" w:themeColor="text1"/>
        </w:rPr>
        <w:t xml:space="preserve"> genetic model).</w:t>
      </w:r>
    </w:p>
    <w:p w14:paraId="285F84EF" w14:textId="77777777" w:rsidR="00166C55" w:rsidRDefault="00166C55" w:rsidP="00B81D6C">
      <w:pPr>
        <w:rPr>
          <w:color w:val="000000" w:themeColor="text1"/>
        </w:rPr>
      </w:pPr>
    </w:p>
    <w:p w14:paraId="1E07DD79" w14:textId="293AF1C3" w:rsidR="00B81D6C" w:rsidRDefault="00166C55" w:rsidP="00166C55">
      <w:pPr>
        <w:pStyle w:val="Heading2"/>
        <w:rPr>
          <w:ins w:id="390" w:author="Sofer, Tamar (HMFP - Cardiology)" w:date="2024-04-30T15:40:00Z"/>
        </w:rPr>
      </w:pPr>
      <w:ins w:id="391" w:author="Sofer, Tamar (HMFP - Cardiology)" w:date="2024-04-30T15:40:00Z">
        <w:r>
          <w:t>Assessment of computational needs</w:t>
        </w:r>
      </w:ins>
    </w:p>
    <w:p w14:paraId="4C91CDC6" w14:textId="1849A865" w:rsidR="00166C55" w:rsidRDefault="00166C55" w:rsidP="00166C55">
      <w:pPr>
        <w:rPr>
          <w:ins w:id="392" w:author="Sofer, Tamar (HMFP - Cardiology)" w:date="2024-04-30T15:40:00Z"/>
          <w:rStyle w:val="ui-provider"/>
        </w:rPr>
      </w:pPr>
      <w:ins w:id="393" w:author="Sofer, Tamar (HMFP - Cardiology)" w:date="2024-04-30T15:40:00Z">
        <w:r>
          <w:t xml:space="preserve">We assessed </w:t>
        </w:r>
        <w:r>
          <w:rPr>
            <w:rStyle w:val="ui-provider"/>
          </w:rPr>
          <w:t>computational runtime and memory</w:t>
        </w:r>
      </w:ins>
      <w:ins w:id="394" w:author="Sofer, Tamar (HMFP - Cardiology)" w:date="2024-04-30T15:41:00Z">
        <w:r w:rsidR="00AB3FFE">
          <w:rPr>
            <w:rStyle w:val="ui-provider"/>
          </w:rPr>
          <w:t xml:space="preserve"> (RAM)</w:t>
        </w:r>
      </w:ins>
      <w:ins w:id="395" w:author="Sofer, Tamar (HMFP - Cardiology)" w:date="2024-04-30T15:40:00Z">
        <w:r>
          <w:rPr>
            <w:rStyle w:val="ui-provider"/>
          </w:rPr>
          <w:t xml:space="preserve"> usage of the non-linear ML models in comparison with the linear regression models using </w:t>
        </w:r>
        <w:r w:rsidRPr="00307649">
          <w:rPr>
            <w:rStyle w:val="ui-provider"/>
          </w:rPr>
          <w:t>python</w:t>
        </w:r>
        <w:r>
          <w:rPr>
            <w:rStyle w:val="ui-provider"/>
            <w:i/>
            <w:iCs/>
          </w:rPr>
          <w:t xml:space="preserve"> </w:t>
        </w:r>
        <w:proofErr w:type="spellStart"/>
        <w:r>
          <w:rPr>
            <w:rStyle w:val="ui-provider"/>
            <w:i/>
            <w:iCs/>
          </w:rPr>
          <w:t>timeit</w:t>
        </w:r>
        <w:proofErr w:type="spellEnd"/>
        <w:r>
          <w:rPr>
            <w:rStyle w:val="ui-provider"/>
            <w:i/>
            <w:iCs/>
          </w:rPr>
          <w:t xml:space="preserve"> </w:t>
        </w:r>
        <w:r w:rsidRPr="001864E8">
          <w:rPr>
            <w:rStyle w:val="ui-provider"/>
          </w:rPr>
          <w:t>and</w:t>
        </w:r>
        <w:r>
          <w:rPr>
            <w:rStyle w:val="ui-provider"/>
            <w:i/>
            <w:iCs/>
          </w:rPr>
          <w:t xml:space="preserve"> </w:t>
        </w:r>
        <w:proofErr w:type="spellStart"/>
        <w:r>
          <w:rPr>
            <w:rStyle w:val="ui-provider"/>
            <w:i/>
            <w:iCs/>
          </w:rPr>
          <w:t>memit</w:t>
        </w:r>
        <w:proofErr w:type="spellEnd"/>
        <w:r>
          <w:rPr>
            <w:rStyle w:val="ui-provider"/>
          </w:rPr>
          <w:t xml:space="preserve"> modules. These were measured on a 13-inch 2020 MacBook Pro machine, with the Apple M1-chip, macOS Sonoma version 14.4.1, 16Gb of RAM and 8 vCPUs. As the non-linear ML models require tuning parameters fitting, we measured their runtime and memory over the 5-fold cross validation process. We also measured the runtime and memory for applying the various models for prediction over the test dataset. </w:t>
        </w:r>
      </w:ins>
      <w:ins w:id="396" w:author="Sofer, Tamar (HMFP - Cardiology)" w:date="2024-04-30T15:42:00Z">
        <w:r w:rsidR="00700453">
          <w:rPr>
            <w:rStyle w:val="ui-provider"/>
          </w:rPr>
          <w:t>W</w:t>
        </w:r>
      </w:ins>
      <w:ins w:id="397" w:author="Sofer, Tamar (HMFP - Cardiology)" w:date="2024-04-30T15:40:00Z">
        <w:r>
          <w:rPr>
            <w:rStyle w:val="ui-provider"/>
          </w:rPr>
          <w:t xml:space="preserve">e performed each computing task 10 times and provide the </w:t>
        </w:r>
        <w:r>
          <w:rPr>
            <w:rStyle w:val="ui-provider"/>
          </w:rPr>
          <w:lastRenderedPageBreak/>
          <w:t>average runtime and RAM measures</w:t>
        </w:r>
      </w:ins>
      <w:ins w:id="398" w:author="Sofer, Tamar (HMFP - Cardiology)" w:date="2024-04-30T15:42:00Z">
        <w:r w:rsidR="00134264">
          <w:rPr>
            <w:rStyle w:val="ui-provider"/>
          </w:rPr>
          <w:t xml:space="preserve">, other than for </w:t>
        </w:r>
        <w:r w:rsidR="00700453">
          <w:rPr>
            <w:rStyle w:val="ui-provider"/>
          </w:rPr>
          <w:t>local PRS models</w:t>
        </w:r>
        <w:r w:rsidR="00D961C2">
          <w:rPr>
            <w:rStyle w:val="ui-provider"/>
          </w:rPr>
          <w:t>, which</w:t>
        </w:r>
        <w:r w:rsidR="00700453">
          <w:rPr>
            <w:rStyle w:val="ui-provider"/>
          </w:rPr>
          <w:t xml:space="preserve"> took longer time, </w:t>
        </w:r>
        <w:r w:rsidR="007E67C5">
          <w:rPr>
            <w:rStyle w:val="ui-provider"/>
          </w:rPr>
          <w:t>and we therefore fit them once for this assessment.</w:t>
        </w:r>
        <w:r w:rsidR="00E1671E">
          <w:rPr>
            <w:rStyle w:val="ui-provider"/>
          </w:rPr>
          <w:t xml:space="preserve"> We performed this an</w:t>
        </w:r>
      </w:ins>
      <w:ins w:id="399" w:author="Sofer, Tamar (HMFP - Cardiology)" w:date="2024-04-30T15:43:00Z">
        <w:r w:rsidR="00E1671E">
          <w:rPr>
            <w:rStyle w:val="ui-provider"/>
          </w:rPr>
          <w:t>alysis only using SBP models, th</w:t>
        </w:r>
        <w:r w:rsidR="00327FBC">
          <w:rPr>
            <w:rStyle w:val="ui-provider"/>
          </w:rPr>
          <w:t>at used a slightly larger sample size compared to DBP.</w:t>
        </w:r>
      </w:ins>
    </w:p>
    <w:p w14:paraId="7A8A60DB" w14:textId="77777777" w:rsidR="00166C55" w:rsidRPr="00166C55" w:rsidRDefault="00166C55" w:rsidP="00166C55"/>
    <w:p w14:paraId="2EC82A1F" w14:textId="77777777" w:rsidR="00B81D6C" w:rsidRDefault="00B81D6C" w:rsidP="00B81D6C">
      <w:pPr>
        <w:pStyle w:val="Heading2"/>
      </w:pPr>
      <w:r>
        <w:t>Model performance evaluation</w:t>
      </w:r>
    </w:p>
    <w:p w14:paraId="5004C5D2" w14:textId="77777777" w:rsidR="00B81D6C" w:rsidRDefault="00B81D6C" w:rsidP="00B81D6C">
      <w:pPr>
        <w:rPr>
          <w:rFonts w:ascii="Calibri" w:hAnsi="Calibri" w:cs="Calibri"/>
        </w:rPr>
      </w:pPr>
      <w:r>
        <w:rPr>
          <w:rFonts w:ascii="Calibri" w:hAnsi="Calibri" w:cs="Calibri"/>
        </w:rPr>
        <w:t xml:space="preserve">Models’ performance was assessed on the test dataset (30% of the </w:t>
      </w:r>
      <w:proofErr w:type="spellStart"/>
      <w:r>
        <w:rPr>
          <w:rFonts w:ascii="Calibri" w:hAnsi="Calibri" w:cs="Calibri"/>
        </w:rPr>
        <w:t>TOPMed</w:t>
      </w:r>
      <w:proofErr w:type="spellEnd"/>
      <w:r>
        <w:rPr>
          <w:rFonts w:ascii="Calibri" w:hAnsi="Calibri" w:cs="Calibri"/>
        </w:rPr>
        <w:t xml:space="preserve"> dataset of unrelated individuals). We report two performance measures: percent variance explained (PVE) at both the residual (of the baseline model) and at the phenotypic (original BP phenotypes) level. To explain how each is computed we introduce some notation. Including, we distinguish between the predicted values of the baseline model, the genetic model, and the combined ensemble, and between the residuals of the baseline and the genetic models.</w:t>
      </w:r>
    </w:p>
    <w:p w14:paraId="6225EBF8" w14:textId="77777777" w:rsidR="00B81D6C" w:rsidRDefault="00B81D6C" w:rsidP="00B81D6C">
      <w:pPr>
        <w:rPr>
          <w:rFonts w:ascii="Calibri" w:hAnsi="Calibri" w:cs="Calibri"/>
        </w:rPr>
      </w:pPr>
    </w:p>
    <w:p w14:paraId="63DA6B66" w14:textId="77777777" w:rsidR="00B81D6C" w:rsidRDefault="00B81D6C" w:rsidP="00B81D6C">
      <w:pPr>
        <w:jc w:val="both"/>
        <w:rPr>
          <w:rFonts w:ascii="Calibri" w:eastAsiaTheme="minorEastAsia" w:hAnsi="Calibri" w:cs="Calibri"/>
        </w:rPr>
      </w:pPr>
      <w:r>
        <w:rPr>
          <w:rFonts w:ascii="Calibri" w:hAnsi="Calibri" w:cs="Calibri"/>
        </w:rPr>
        <w:t xml:space="preserve">Let </w:t>
      </w:r>
      <m:oMath>
        <m:sSub>
          <m:sSubPr>
            <m:ctrlPr>
              <w:rPr>
                <w:rFonts w:ascii="Cambria Math" w:hAnsi="Cambria Math" w:cs="Calibri"/>
                <w:i/>
              </w:rPr>
            </m:ctrlPr>
          </m:sSubPr>
          <m:e>
            <m:r>
              <w:rPr>
                <w:rFonts w:ascii="Cambria Math" w:hAnsi="Cambria Math" w:cs="Calibri"/>
              </w:rPr>
              <m:t>M</m:t>
            </m:r>
          </m:e>
          <m:sub>
            <m:r>
              <w:rPr>
                <w:rFonts w:ascii="Cambria Math" w:hAnsi="Cambria Math" w:cs="Calibri"/>
              </w:rPr>
              <m:t>b</m:t>
            </m:r>
          </m:sub>
        </m:sSub>
      </m:oMath>
      <w:r w:rsidRPr="00B24854">
        <w:rPr>
          <w:rFonts w:ascii="Calibri" w:hAnsi="Calibri" w:cs="Calibri"/>
          <w:b/>
          <w:bCs/>
        </w:rPr>
        <w:t xml:space="preserve"> </w:t>
      </w:r>
      <w:r w:rsidRPr="00173224">
        <w:rPr>
          <w:rFonts w:ascii="Calibri" w:hAnsi="Calibri" w:cs="Calibri"/>
        </w:rPr>
        <w:t xml:space="preserve">and </w:t>
      </w:r>
      <m:oMath>
        <m:sSub>
          <m:sSubPr>
            <m:ctrlPr>
              <w:rPr>
                <w:rFonts w:ascii="Cambria Math" w:hAnsi="Cambria Math" w:cs="Calibri"/>
                <w:i/>
              </w:rPr>
            </m:ctrlPr>
          </m:sSubPr>
          <m:e>
            <m:r>
              <w:rPr>
                <w:rFonts w:ascii="Cambria Math" w:hAnsi="Cambria Math" w:cs="Calibri"/>
              </w:rPr>
              <m:t>M</m:t>
            </m:r>
          </m:e>
          <m:sub>
            <m:r>
              <w:rPr>
                <w:rFonts w:ascii="Cambria Math" w:hAnsi="Cambria Math" w:cs="Calibri"/>
              </w:rPr>
              <m:t>g</m:t>
            </m:r>
          </m:sub>
        </m:sSub>
      </m:oMath>
      <w:r>
        <w:rPr>
          <w:rFonts w:ascii="Calibri" w:eastAsiaTheme="minorEastAsia" w:hAnsi="Calibri" w:cs="Calibri"/>
        </w:rPr>
        <w:t xml:space="preserve"> </w:t>
      </w:r>
      <w:r>
        <w:rPr>
          <w:rFonts w:ascii="Calibri" w:hAnsi="Calibri" w:cs="Calibri"/>
        </w:rPr>
        <w:t xml:space="preserve">denote a baseline and a genetic model, </w:t>
      </w:r>
      <m:oMath>
        <m:sSub>
          <m:sSubPr>
            <m:ctrlPr>
              <w:rPr>
                <w:rFonts w:ascii="Cambria Math" w:hAnsi="Cambria Math" w:cs="Calibri"/>
                <w:b/>
                <w:bCs/>
                <w:i/>
              </w:rPr>
            </m:ctrlPr>
          </m:sSubPr>
          <m:e>
            <m:r>
              <m:rPr>
                <m:sty m:val="bi"/>
              </m:rPr>
              <w:rPr>
                <w:rFonts w:ascii="Cambria Math" w:hAnsi="Cambria Math" w:cs="Calibri"/>
              </w:rPr>
              <m:t>x</m:t>
            </m:r>
          </m:e>
          <m:sub>
            <m:r>
              <m:rPr>
                <m:sty m:val="bi"/>
              </m:rPr>
              <w:rPr>
                <w:rFonts w:ascii="Cambria Math" w:hAnsi="Cambria Math" w:cs="Calibri"/>
              </w:rPr>
              <m:t>b</m:t>
            </m:r>
          </m:sub>
        </m:sSub>
      </m:oMath>
      <w:r>
        <w:rPr>
          <w:rFonts w:ascii="Calibri" w:eastAsiaTheme="minorEastAsia" w:hAnsi="Calibri" w:cs="Calibri"/>
          <w:b/>
          <w:bCs/>
        </w:rPr>
        <w:t xml:space="preserve"> </w:t>
      </w:r>
      <w:r w:rsidRPr="00173224">
        <w:rPr>
          <w:rFonts w:ascii="Calibri" w:eastAsiaTheme="minorEastAsia" w:hAnsi="Calibri" w:cs="Calibri"/>
        </w:rPr>
        <w:t xml:space="preserve">and </w:t>
      </w:r>
      <m:oMath>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g</m:t>
            </m:r>
          </m:sub>
        </m:sSub>
      </m:oMath>
      <w:r>
        <w:rPr>
          <w:rFonts w:ascii="Calibri" w:hAnsi="Calibri" w:cs="Calibri"/>
        </w:rPr>
        <w:t xml:space="preserve"> the sets of covariates used by </w:t>
      </w:r>
      <m:oMath>
        <m:sSub>
          <m:sSubPr>
            <m:ctrlPr>
              <w:rPr>
                <w:rFonts w:ascii="Cambria Math" w:hAnsi="Cambria Math" w:cs="Calibri"/>
                <w:i/>
              </w:rPr>
            </m:ctrlPr>
          </m:sSubPr>
          <m:e>
            <m:r>
              <w:rPr>
                <w:rFonts w:ascii="Cambria Math" w:hAnsi="Cambria Math" w:cs="Calibri"/>
              </w:rPr>
              <m:t>M</m:t>
            </m:r>
          </m:e>
          <m:sub>
            <m:r>
              <w:rPr>
                <w:rFonts w:ascii="Cambria Math" w:hAnsi="Cambria Math" w:cs="Calibri"/>
              </w:rPr>
              <m:t>b</m:t>
            </m:r>
          </m:sub>
        </m:sSub>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M</m:t>
            </m:r>
          </m:e>
          <m:sub>
            <m:r>
              <w:rPr>
                <w:rFonts w:ascii="Cambria Math" w:hAnsi="Cambria Math" w:cs="Calibri"/>
              </w:rPr>
              <m:t>g</m:t>
            </m:r>
          </m:sub>
        </m:sSub>
      </m:oMath>
      <w:r>
        <w:rPr>
          <w:rFonts w:ascii="Calibri" w:eastAsiaTheme="minorEastAsia" w:hAnsi="Calibri" w:cs="Calibri"/>
        </w:rPr>
        <w:t xml:space="preserve"> respectively, and </w:t>
      </w:r>
      <m:oMath>
        <m:r>
          <m:rPr>
            <m:sty m:val="bi"/>
          </m:rPr>
          <w:rPr>
            <w:rFonts w:ascii="Cambria Math" w:eastAsiaTheme="minorEastAsia" w:hAnsi="Cambria Math" w:cs="Calibri"/>
          </w:rPr>
          <m:t>g</m:t>
        </m:r>
      </m:oMath>
      <w:r>
        <w:rPr>
          <w:rFonts w:ascii="Calibri" w:hAnsi="Calibri" w:cs="Calibri"/>
        </w:rPr>
        <w:t xml:space="preserve"> the set of PRSs used by </w:t>
      </w:r>
      <m:oMath>
        <m:sSub>
          <m:sSubPr>
            <m:ctrlPr>
              <w:rPr>
                <w:rFonts w:ascii="Cambria Math" w:hAnsi="Cambria Math" w:cs="Calibri"/>
                <w:i/>
              </w:rPr>
            </m:ctrlPr>
          </m:sSubPr>
          <m:e>
            <m:r>
              <w:rPr>
                <w:rFonts w:ascii="Cambria Math" w:hAnsi="Cambria Math" w:cs="Calibri"/>
              </w:rPr>
              <m:t>M</m:t>
            </m:r>
          </m:e>
          <m:sub>
            <m:r>
              <w:rPr>
                <w:rFonts w:ascii="Cambria Math" w:hAnsi="Cambria Math" w:cs="Calibri"/>
              </w:rPr>
              <m:t>g</m:t>
            </m:r>
          </m:sub>
        </m:sSub>
      </m:oMath>
      <w:r>
        <w:rPr>
          <w:rFonts w:ascii="Calibri" w:eastAsiaTheme="minorEastAsia" w:hAnsi="Calibri" w:cs="Calibri"/>
        </w:rPr>
        <w:t>. Let</w:t>
      </w:r>
      <w:r>
        <w:rPr>
          <w:rFonts w:ascii="Calibri" w:hAnsi="Calibri" w:cs="Calibri"/>
        </w:rPr>
        <w:t xml:space="preserve"> </w:t>
      </w:r>
      <m:oMath>
        <m:r>
          <w:rPr>
            <w:rFonts w:ascii="Cambria Math" w:hAnsi="Cambria Math" w:cs="Calibri"/>
          </w:rPr>
          <m:t>y</m:t>
        </m:r>
      </m:oMath>
      <w:r>
        <w:rPr>
          <w:rFonts w:ascii="Calibri" w:eastAsiaTheme="minorEastAsia" w:hAnsi="Calibri" w:cs="Calibri"/>
        </w:rPr>
        <w:t xml:space="preserve"> denote a BP outcome. A trained model </w:t>
      </w:r>
      <m:oMath>
        <m:sSub>
          <m:sSubPr>
            <m:ctrlPr>
              <w:rPr>
                <w:rFonts w:ascii="Cambria Math" w:eastAsiaTheme="minorEastAsia" w:hAnsi="Cambria Math" w:cs="Calibri"/>
                <w:i/>
              </w:rPr>
            </m:ctrlPr>
          </m:sSubPr>
          <m:e>
            <m:r>
              <w:rPr>
                <w:rFonts w:ascii="Cambria Math" w:eastAsiaTheme="minorEastAsia" w:hAnsi="Cambria Math" w:cs="Calibri"/>
              </w:rPr>
              <m:t>M</m:t>
            </m:r>
          </m:e>
          <m:sub>
            <m:r>
              <w:rPr>
                <w:rFonts w:ascii="Cambria Math" w:eastAsiaTheme="minorEastAsia" w:hAnsi="Cambria Math" w:cs="Calibri"/>
              </w:rPr>
              <m:t>b</m:t>
            </m:r>
          </m:sub>
        </m:sSub>
      </m:oMath>
      <w:r>
        <w:rPr>
          <w:rFonts w:ascii="Calibri" w:eastAsiaTheme="minorEastAsia" w:hAnsi="Calibri" w:cs="Calibri"/>
        </w:rPr>
        <w:t xml:space="preserve"> u</w:t>
      </w:r>
      <w:r>
        <w:rPr>
          <w:rFonts w:ascii="Calibri" w:hAnsi="Calibri" w:cs="Calibri"/>
        </w:rPr>
        <w:t xml:space="preserve">ses </w:t>
      </w:r>
      <m:oMath>
        <m:sSub>
          <m:sSubPr>
            <m:ctrlPr>
              <w:rPr>
                <w:rFonts w:ascii="Cambria Math" w:hAnsi="Cambria Math" w:cs="Calibri"/>
                <w:b/>
                <w:bCs/>
                <w:i/>
              </w:rPr>
            </m:ctrlPr>
          </m:sSubPr>
          <m:e>
            <m:r>
              <m:rPr>
                <m:sty m:val="bi"/>
              </m:rPr>
              <w:rPr>
                <w:rFonts w:ascii="Cambria Math" w:hAnsi="Cambria Math" w:cs="Calibri"/>
              </w:rPr>
              <m:t>x</m:t>
            </m:r>
          </m:e>
          <m:sub>
            <m:r>
              <m:rPr>
                <m:sty m:val="bi"/>
              </m:rPr>
              <w:rPr>
                <w:rFonts w:ascii="Cambria Math" w:hAnsi="Cambria Math" w:cs="Calibri"/>
              </w:rPr>
              <m:t>b</m:t>
            </m:r>
          </m:sub>
        </m:sSub>
      </m:oMath>
      <w:r>
        <w:rPr>
          <w:rFonts w:ascii="Calibri" w:hAnsi="Calibri" w:cs="Calibri"/>
        </w:rPr>
        <w:t xml:space="preserve"> to predict </w:t>
      </w:r>
      <m:oMath>
        <m:r>
          <w:rPr>
            <w:rFonts w:ascii="Cambria Math" w:hAnsi="Cambria Math" w:cs="Calibri"/>
          </w:rPr>
          <m:t>y</m:t>
        </m:r>
      </m:oMath>
      <w:r>
        <w:rPr>
          <w:rFonts w:ascii="Calibri" w:eastAsiaTheme="minorEastAsia" w:hAnsi="Calibri" w:cs="Calibri"/>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B81D6C" w14:paraId="1A68492F" w14:textId="77777777" w:rsidTr="00B81D6C">
        <w:trPr>
          <w:trHeight w:val="503"/>
        </w:trPr>
        <w:tc>
          <w:tcPr>
            <w:tcW w:w="8635" w:type="dxa"/>
          </w:tcPr>
          <w:p w14:paraId="4D570DE2" w14:textId="77777777" w:rsidR="00B81D6C" w:rsidRPr="00173224" w:rsidRDefault="00000000" w:rsidP="00EE476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m:t>
                        </m:r>
                      </m:sub>
                    </m:sSub>
                  </m:e>
                </m:d>
                <m:r>
                  <w:rPr>
                    <w:rFonts w:ascii="Cambria Math" w:hAnsi="Cambria Math"/>
                  </w:rPr>
                  <m:t>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b</m:t>
                    </m:r>
                  </m:sub>
                </m:sSub>
              </m:oMath>
            </m:oMathPara>
          </w:p>
        </w:tc>
        <w:tc>
          <w:tcPr>
            <w:tcW w:w="715" w:type="dxa"/>
          </w:tcPr>
          <w:p w14:paraId="1FBC6B2C" w14:textId="77777777" w:rsidR="00B81D6C" w:rsidRDefault="00B81D6C" w:rsidP="00EE476C">
            <w:pPr>
              <w:jc w:val="right"/>
              <w:rPr>
                <w:rFonts w:ascii="Calibri" w:hAnsi="Calibri" w:cs="Calibri"/>
              </w:rPr>
            </w:pPr>
            <w:r>
              <w:rPr>
                <w:rFonts w:ascii="Calibri" w:hAnsi="Calibri" w:cs="Calibri"/>
              </w:rPr>
              <w:t>(1)</w:t>
            </w:r>
          </w:p>
        </w:tc>
      </w:tr>
    </w:tbl>
    <w:p w14:paraId="2DCC4D84" w14:textId="77777777" w:rsidR="00B81D6C" w:rsidRPr="00A04E59" w:rsidRDefault="00B81D6C" w:rsidP="00B81D6C">
      <w:pPr>
        <w:jc w:val="both"/>
        <w:rPr>
          <w:rFonts w:ascii="Calibri" w:eastAsiaTheme="minorEastAsia" w:hAnsi="Calibri" w:cs="Calibri"/>
        </w:rPr>
      </w:pPr>
      <w:r>
        <w:rPr>
          <w:rFonts w:ascii="Calibri" w:hAnsi="Calibri" w:cs="Calibri"/>
        </w:rPr>
        <w:t xml:space="preserve">With </w:t>
      </w:r>
      <m:oMath>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y</m:t>
                </m:r>
              </m:e>
            </m:acc>
          </m:e>
          <m:sub>
            <m:r>
              <w:rPr>
                <w:rFonts w:ascii="Cambria Math" w:hAnsi="Cambria Math" w:cs="Calibri"/>
              </w:rPr>
              <m:t>b</m:t>
            </m:r>
          </m:sub>
        </m:sSub>
      </m:oMath>
      <w:r>
        <w:rPr>
          <w:rFonts w:ascii="Calibri" w:eastAsiaTheme="minorEastAsia" w:hAnsi="Calibri" w:cs="Calibri"/>
        </w:rPr>
        <w:t xml:space="preserve"> being the prediction of </w:t>
      </w:r>
      <m:oMath>
        <m:sSub>
          <m:sSubPr>
            <m:ctrlPr>
              <w:rPr>
                <w:rFonts w:ascii="Cambria Math" w:eastAsiaTheme="minorEastAsia" w:hAnsi="Cambria Math" w:cs="Calibri"/>
                <w:i/>
              </w:rPr>
            </m:ctrlPr>
          </m:sSubPr>
          <m:e>
            <m:r>
              <w:rPr>
                <w:rFonts w:ascii="Cambria Math" w:eastAsiaTheme="minorEastAsia" w:hAnsi="Cambria Math" w:cs="Calibri"/>
              </w:rPr>
              <m:t>M</m:t>
            </m:r>
          </m:e>
          <m:sub>
            <m:r>
              <w:rPr>
                <w:rFonts w:ascii="Cambria Math" w:eastAsiaTheme="minorEastAsia" w:hAnsi="Cambria Math" w:cs="Calibri"/>
              </w:rPr>
              <m:t>b</m:t>
            </m:r>
          </m:sub>
        </m:sSub>
      </m:oMath>
      <w:r>
        <w:rPr>
          <w:rFonts w:ascii="Calibri" w:eastAsiaTheme="minorEastAsia" w:hAnsi="Calibri" w:cs="Calibri"/>
        </w:rPr>
        <w:t xml:space="preserve"> applied on </w:t>
      </w:r>
      <m:oMath>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b</m:t>
            </m:r>
          </m:sub>
        </m:sSub>
      </m:oMath>
      <w:r>
        <w:rPr>
          <w:rFonts w:ascii="Calibri" w:eastAsiaTheme="minorEastAsia" w:hAnsi="Calibri" w:cs="Calibri"/>
        </w:rPr>
        <w:t xml:space="preserve">.  The residuals of model </w:t>
      </w:r>
      <m:oMath>
        <m:sSub>
          <m:sSubPr>
            <m:ctrlPr>
              <w:rPr>
                <w:rFonts w:ascii="Cambria Math" w:eastAsiaTheme="minorEastAsia" w:hAnsi="Cambria Math" w:cs="Calibri"/>
                <w:i/>
              </w:rPr>
            </m:ctrlPr>
          </m:sSubPr>
          <m:e>
            <m:r>
              <w:rPr>
                <w:rFonts w:ascii="Cambria Math" w:eastAsiaTheme="minorEastAsia" w:hAnsi="Cambria Math" w:cs="Calibri"/>
              </w:rPr>
              <m:t>M</m:t>
            </m:r>
          </m:e>
          <m:sub>
            <m:r>
              <w:rPr>
                <w:rFonts w:ascii="Cambria Math" w:eastAsiaTheme="minorEastAsia" w:hAnsi="Cambria Math" w:cs="Calibri"/>
              </w:rPr>
              <m:t>b</m:t>
            </m:r>
          </m:sub>
        </m:sSub>
      </m:oMath>
      <w:r>
        <w:rPr>
          <w:rFonts w:ascii="Calibri" w:eastAsiaTheme="minorEastAsia" w:hAnsi="Calibri" w:cs="Calibri"/>
        </w:rPr>
        <w:t xml:space="preserve"> are obtained as the difference between the </w:t>
      </w:r>
      <w:r w:rsidRPr="00A04E59">
        <w:rPr>
          <w:rFonts w:ascii="Calibri" w:eastAsiaTheme="minorEastAsia" w:hAnsi="Calibri" w:cs="Calibri"/>
        </w:rPr>
        <w:t xml:space="preserve">observed and the predicted BP value, and are denoted by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b</m:t>
            </m:r>
          </m:sub>
        </m:sSub>
      </m:oMath>
      <w:r w:rsidRPr="00A04E59">
        <w:rPr>
          <w:rFonts w:ascii="Calibri" w:eastAsiaTheme="minorEastAsia" w:hAnsi="Calibri" w:cs="Calibr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B81D6C" w:rsidRPr="00A04E59" w14:paraId="14F513E4" w14:textId="77777777" w:rsidTr="00B81D6C">
        <w:trPr>
          <w:trHeight w:val="503"/>
        </w:trPr>
        <w:tc>
          <w:tcPr>
            <w:tcW w:w="8635" w:type="dxa"/>
          </w:tcPr>
          <w:p w14:paraId="11C698B3" w14:textId="77777777" w:rsidR="00B81D6C" w:rsidRPr="00173224" w:rsidRDefault="00000000" w:rsidP="00EE47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=y-</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rPr>
                          <m:t>y</m:t>
                        </m:r>
                      </m:e>
                    </m:acc>
                  </m:e>
                  <m:sub>
                    <m:r>
                      <w:rPr>
                        <w:rFonts w:ascii="Cambria Math" w:eastAsiaTheme="minorEastAsia" w:hAnsi="Cambria Math"/>
                      </w:rPr>
                      <m:t>b</m:t>
                    </m:r>
                  </m:sub>
                </m:sSub>
              </m:oMath>
            </m:oMathPara>
          </w:p>
          <w:p w14:paraId="0ADCB30B" w14:textId="77777777" w:rsidR="00B81D6C" w:rsidRPr="00173224" w:rsidRDefault="00B81D6C" w:rsidP="00EE476C">
            <w:pPr>
              <w:rPr>
                <w:rFonts w:eastAsiaTheme="minorEastAsia"/>
                <w:sz w:val="24"/>
                <w:szCs w:val="24"/>
              </w:rPr>
            </w:pPr>
          </w:p>
        </w:tc>
        <w:tc>
          <w:tcPr>
            <w:tcW w:w="715" w:type="dxa"/>
          </w:tcPr>
          <w:p w14:paraId="4FCD6052" w14:textId="77777777" w:rsidR="00B81D6C" w:rsidRPr="00173224" w:rsidRDefault="00B81D6C" w:rsidP="00EE476C">
            <w:pPr>
              <w:jc w:val="right"/>
              <w:rPr>
                <w:rFonts w:ascii="Calibri" w:hAnsi="Calibri" w:cs="Calibri"/>
                <w:sz w:val="24"/>
                <w:szCs w:val="24"/>
              </w:rPr>
            </w:pPr>
            <w:r w:rsidRPr="00A04E59">
              <w:rPr>
                <w:rFonts w:ascii="Calibri" w:hAnsi="Calibri" w:cs="Calibri"/>
              </w:rPr>
              <w:t>(2)</w:t>
            </w:r>
          </w:p>
        </w:tc>
      </w:tr>
    </w:tbl>
    <w:p w14:paraId="1908CD19" w14:textId="77777777" w:rsidR="00B81D6C" w:rsidRPr="00A04E59" w:rsidRDefault="00B81D6C" w:rsidP="00B81D6C">
      <w:pPr>
        <w:jc w:val="both"/>
        <w:rPr>
          <w:rFonts w:ascii="Calibri" w:eastAsiaTheme="minorEastAsia" w:hAnsi="Calibri" w:cs="Calibri"/>
        </w:rPr>
      </w:pPr>
      <w:r w:rsidRPr="00A04E59">
        <w:rPr>
          <w:rFonts w:ascii="Calibri" w:eastAsiaTheme="minorEastAsia" w:hAnsi="Calibri" w:cs="Calibri"/>
        </w:rPr>
        <w:t xml:space="preserve">The genetic model is trained to predict </w:t>
      </w:r>
      <m:oMath>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b</m:t>
            </m:r>
          </m:sub>
        </m:sSub>
      </m:oMath>
      <w:r w:rsidRPr="00A04E59">
        <w:rPr>
          <w:rFonts w:ascii="Calibri" w:eastAsiaTheme="minorEastAsia" w:hAnsi="Calibri" w:cs="Calibri"/>
        </w:rPr>
        <w:t xml:space="preserve"> using </w:t>
      </w:r>
      <m:oMath>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g</m:t>
            </m:r>
          </m:sub>
        </m:sSub>
      </m:oMath>
      <w:r w:rsidRPr="00A04E59">
        <w:rPr>
          <w:rFonts w:ascii="Calibri" w:eastAsiaTheme="minorEastAsia" w:hAnsi="Calibri" w:cs="Calibri"/>
          <w:b/>
          <w:bCs/>
        </w:rPr>
        <w:t xml:space="preserve"> </w:t>
      </w:r>
      <w:r w:rsidRPr="00173224">
        <w:rPr>
          <w:rFonts w:ascii="Calibri" w:eastAsiaTheme="minorEastAsia" w:hAnsi="Calibri" w:cs="Calibri"/>
        </w:rPr>
        <w:t xml:space="preserve">and PRSs </w:t>
      </w:r>
      <m:oMath>
        <m:r>
          <m:rPr>
            <m:sty m:val="bi"/>
          </m:rPr>
          <w:rPr>
            <w:rFonts w:ascii="Cambria Math" w:eastAsiaTheme="minorEastAsia" w:hAnsi="Cambria Math" w:cs="Calibri"/>
          </w:rPr>
          <m:t>g</m:t>
        </m:r>
      </m:oMath>
      <w:r w:rsidRPr="00173224">
        <w:rPr>
          <w:rFonts w:ascii="Calibri" w:eastAsiaTheme="minorEastAsia" w:hAnsi="Calibri" w:cs="Calibri"/>
        </w:rPr>
        <w:t>. 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B81D6C" w:rsidRPr="00A04E59" w14:paraId="4BC89B37" w14:textId="77777777" w:rsidTr="00B81D6C">
        <w:trPr>
          <w:trHeight w:val="503"/>
        </w:trPr>
        <w:tc>
          <w:tcPr>
            <w:tcW w:w="8635" w:type="dxa"/>
          </w:tcPr>
          <w:p w14:paraId="01B10590" w14:textId="77777777" w:rsidR="00B81D6C" w:rsidRPr="00173224" w:rsidRDefault="00000000" w:rsidP="00EE476C">
            <w:pPr>
              <w:rPr>
                <w:rFonts w:eastAsiaTheme="minorEastAsia"/>
                <w:sz w:val="24"/>
                <w:szCs w:val="24"/>
              </w:rPr>
            </w:pPr>
            <m:oMathPara>
              <m:oMath>
                <m:sSub>
                  <m:sSubPr>
                    <m:ctrlPr>
                      <w:rPr>
                        <w:rFonts w:ascii="Cambria Math" w:hAnsi="Cambria Math"/>
                        <w:i/>
                        <w:sz w:val="24"/>
                        <w:szCs w:val="24"/>
                      </w:rPr>
                    </m:ctrlPr>
                  </m:sSubPr>
                  <m:e>
                    <m:r>
                      <w:rPr>
                        <w:rFonts w:ascii="Cambria Math" w:hAnsi="Cambria Math"/>
                      </w:rPr>
                      <m:t>M</m:t>
                    </m:r>
                  </m:e>
                  <m:sub>
                    <m:r>
                      <w:rPr>
                        <w:rFonts w:ascii="Cambria Math" w:hAnsi="Cambria Math"/>
                      </w:rPr>
                      <m:t>g</m:t>
                    </m:r>
                  </m:sub>
                </m:sSub>
                <m:d>
                  <m:dPr>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rPr>
                          <m:t>x</m:t>
                        </m:r>
                      </m:e>
                      <m:sub>
                        <m:r>
                          <m:rPr>
                            <m:sty m:val="bi"/>
                          </m:rPr>
                          <w:rPr>
                            <w:rFonts w:ascii="Cambria Math" w:hAnsi="Cambria Math"/>
                          </w:rPr>
                          <m:t>g</m:t>
                        </m:r>
                      </m:sub>
                    </m:sSub>
                    <m:r>
                      <m:rPr>
                        <m:sty m:val="bi"/>
                      </m:rPr>
                      <w:rPr>
                        <w:rFonts w:ascii="Cambria Math" w:hAnsi="Cambria Math"/>
                      </w:rPr>
                      <m:t>, g</m:t>
                    </m:r>
                  </m:e>
                </m:d>
                <m:r>
                  <w:rPr>
                    <w:rFonts w:ascii="Cambria Math" w:hAnsi="Cambria Math"/>
                  </w:rPr>
                  <m:t> =</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r</m:t>
                        </m:r>
                      </m:e>
                    </m:acc>
                  </m:e>
                  <m:sub>
                    <m:r>
                      <w:rPr>
                        <w:rFonts w:ascii="Cambria Math" w:hAnsi="Cambria Math"/>
                      </w:rPr>
                      <m:t>b</m:t>
                    </m:r>
                  </m:sub>
                </m:sSub>
              </m:oMath>
            </m:oMathPara>
          </w:p>
        </w:tc>
        <w:tc>
          <w:tcPr>
            <w:tcW w:w="715" w:type="dxa"/>
          </w:tcPr>
          <w:p w14:paraId="7F2F11BE" w14:textId="77777777" w:rsidR="00B81D6C" w:rsidRPr="00173224" w:rsidRDefault="00B81D6C" w:rsidP="00EE476C">
            <w:pPr>
              <w:jc w:val="right"/>
              <w:rPr>
                <w:rFonts w:ascii="Calibri" w:hAnsi="Calibri" w:cs="Calibri"/>
                <w:sz w:val="24"/>
                <w:szCs w:val="24"/>
              </w:rPr>
            </w:pPr>
            <w:r w:rsidRPr="00A04E59">
              <w:rPr>
                <w:rFonts w:ascii="Calibri" w:hAnsi="Calibri" w:cs="Calibri"/>
              </w:rPr>
              <w:t>(3)</w:t>
            </w:r>
          </w:p>
        </w:tc>
      </w:tr>
    </w:tbl>
    <w:p w14:paraId="69F75AAE" w14:textId="77777777" w:rsidR="00B81D6C" w:rsidRPr="00A04E59" w:rsidRDefault="00B81D6C" w:rsidP="00B81D6C">
      <w:pPr>
        <w:rPr>
          <w:rFonts w:ascii="Calibri" w:hAnsi="Calibri" w:cs="Calibri"/>
        </w:rPr>
      </w:pPr>
      <w:r w:rsidRPr="00A04E59">
        <w:rPr>
          <w:rFonts w:ascii="Calibri" w:eastAsiaTheme="minorEastAsia" w:hAnsi="Calibri" w:cs="Calibri"/>
        </w:rPr>
        <w:t xml:space="preserve">The residuals of </w:t>
      </w:r>
      <m:oMath>
        <m:sSub>
          <m:sSubPr>
            <m:ctrlPr>
              <w:rPr>
                <w:rFonts w:ascii="Cambria Math" w:eastAsiaTheme="minorEastAsia" w:hAnsi="Cambria Math" w:cs="Calibri"/>
                <w:i/>
              </w:rPr>
            </m:ctrlPr>
          </m:sSubPr>
          <m:e>
            <m:r>
              <w:rPr>
                <w:rFonts w:ascii="Cambria Math" w:eastAsiaTheme="minorEastAsia" w:hAnsi="Cambria Math" w:cs="Calibri"/>
              </w:rPr>
              <m:t>M</m:t>
            </m:r>
          </m:e>
          <m:sub>
            <m:r>
              <w:rPr>
                <w:rFonts w:ascii="Cambria Math" w:eastAsiaTheme="minorEastAsia" w:hAnsi="Cambria Math" w:cs="Calibri"/>
              </w:rPr>
              <m:t>g</m:t>
            </m:r>
          </m:sub>
        </m:sSub>
      </m:oMath>
      <w:r w:rsidRPr="00A04E59">
        <w:rPr>
          <w:rFonts w:eastAsiaTheme="minorEastAsia"/>
        </w:rPr>
        <w:t xml:space="preserve"> are given as the difference between the value it attempts to predict and its prediction:</w:t>
      </w:r>
      <w:r w:rsidRPr="00A04E59">
        <w:rPr>
          <w:rFonts w:ascii="Calibri" w:hAnsi="Calibri" w:cs="Calibr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B81D6C" w:rsidRPr="00A04E59" w14:paraId="6F25745D" w14:textId="77777777" w:rsidTr="00B81D6C">
        <w:trPr>
          <w:trHeight w:val="503"/>
        </w:trPr>
        <w:tc>
          <w:tcPr>
            <w:tcW w:w="8635" w:type="dxa"/>
          </w:tcPr>
          <w:p w14:paraId="515EACE9" w14:textId="77777777" w:rsidR="00B81D6C" w:rsidRPr="00173224" w:rsidRDefault="00000000" w:rsidP="00EE47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rPr>
                      <m:t>r</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rPr>
                          <m:t>r</m:t>
                        </m:r>
                      </m:e>
                    </m:acc>
                  </m:e>
                  <m:sub>
                    <m:r>
                      <w:rPr>
                        <w:rFonts w:ascii="Cambria Math" w:eastAsiaTheme="minorEastAsia" w:hAnsi="Cambria Math"/>
                      </w:rPr>
                      <m:t>b</m:t>
                    </m:r>
                  </m:sub>
                </m:sSub>
              </m:oMath>
            </m:oMathPara>
          </w:p>
          <w:p w14:paraId="381C4F78" w14:textId="77777777" w:rsidR="00B81D6C" w:rsidRPr="00173224" w:rsidRDefault="00B81D6C" w:rsidP="00EE476C">
            <w:pPr>
              <w:rPr>
                <w:rFonts w:eastAsiaTheme="minorEastAsia"/>
                <w:sz w:val="24"/>
                <w:szCs w:val="24"/>
              </w:rPr>
            </w:pPr>
          </w:p>
        </w:tc>
        <w:tc>
          <w:tcPr>
            <w:tcW w:w="715" w:type="dxa"/>
          </w:tcPr>
          <w:p w14:paraId="31218CDB" w14:textId="77777777" w:rsidR="00B81D6C" w:rsidRPr="00173224" w:rsidRDefault="00B81D6C" w:rsidP="00EE476C">
            <w:pPr>
              <w:jc w:val="right"/>
              <w:rPr>
                <w:rFonts w:ascii="Calibri" w:hAnsi="Calibri" w:cs="Calibri"/>
                <w:sz w:val="24"/>
                <w:szCs w:val="24"/>
              </w:rPr>
            </w:pPr>
            <w:r w:rsidRPr="00A04E59">
              <w:rPr>
                <w:rFonts w:ascii="Calibri" w:hAnsi="Calibri" w:cs="Calibri"/>
              </w:rPr>
              <w:t>(4)</w:t>
            </w:r>
          </w:p>
        </w:tc>
      </w:tr>
    </w:tbl>
    <w:p w14:paraId="0AEE0694" w14:textId="77777777" w:rsidR="00B81D6C" w:rsidRDefault="00B81D6C" w:rsidP="00B81D6C">
      <w:pPr>
        <w:rPr>
          <w:rFonts w:ascii="Calibri" w:eastAsiaTheme="minorEastAsia" w:hAnsi="Calibri" w:cs="Calibri"/>
        </w:rPr>
      </w:pPr>
      <w:r>
        <w:rPr>
          <w:rFonts w:ascii="Calibri" w:hAnsi="Calibri" w:cs="Calibri"/>
        </w:rPr>
        <w:t xml:space="preserve">Noting based on equations (2) and (4) that the observed BP measure </w:t>
      </w:r>
      <m:oMath>
        <m:r>
          <w:rPr>
            <w:rFonts w:ascii="Cambria Math" w:hAnsi="Cambria Math" w:cs="Calibri"/>
          </w:rPr>
          <m:t>y</m:t>
        </m:r>
      </m:oMath>
      <w:r>
        <w:rPr>
          <w:rFonts w:ascii="Calibri" w:eastAsiaTheme="minorEastAsia" w:hAnsi="Calibri" w:cs="Calibri"/>
        </w:rPr>
        <w:t xml:space="preserve"> can be decomposed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B81D6C" w:rsidRPr="00A04E59" w14:paraId="6A66D445" w14:textId="77777777" w:rsidTr="00B81D6C">
        <w:trPr>
          <w:trHeight w:val="503"/>
        </w:trPr>
        <w:tc>
          <w:tcPr>
            <w:tcW w:w="8635" w:type="dxa"/>
          </w:tcPr>
          <w:p w14:paraId="687F19BB" w14:textId="77777777" w:rsidR="00B81D6C" w:rsidRPr="00EE476C" w:rsidRDefault="00B81D6C" w:rsidP="00EE476C">
            <w:pPr>
              <w:rPr>
                <w:rFonts w:eastAsiaTheme="minorEastAsia"/>
                <w:sz w:val="24"/>
                <w:szCs w:val="24"/>
              </w:rPr>
            </w:pPr>
            <m:oMathPara>
              <m:oMath>
                <m:r>
                  <w:rPr>
                    <w:rFonts w:ascii="Cambria Math" w:eastAsiaTheme="minorEastAsia" w:hAnsi="Cambria Math"/>
                    <w:sz w:val="24"/>
                    <w:szCs w:val="24"/>
                  </w:rPr>
                  <m:t>y=</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sz w:val="24"/>
                            <w:szCs w:val="24"/>
                          </w:rPr>
                          <m:t>y</m:t>
                        </m:r>
                      </m:e>
                    </m:acc>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rPr>
                    </m:ctrlPr>
                  </m:sSubPr>
                  <m:e>
                    <m:r>
                      <w:rPr>
                        <w:rFonts w:ascii="Cambria Math" w:eastAsiaTheme="minorEastAsia" w:hAnsi="Cambria Math"/>
                        <w:sz w:val="24"/>
                        <w:szCs w:val="24"/>
                      </w:rPr>
                      <m:t>r</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sz w:val="24"/>
                            <w:szCs w:val="24"/>
                          </w:rPr>
                          <m:t>y</m:t>
                        </m:r>
                      </m:e>
                    </m:acc>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sz w:val="24"/>
                            <w:szCs w:val="24"/>
                          </w:rPr>
                          <m:t>r</m:t>
                        </m:r>
                      </m:e>
                    </m:acc>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r>
                  <w:rPr>
                    <w:rFonts w:ascii="Cambria Math" w:eastAsiaTheme="minorEastAsia" w:hAnsi="Cambria Math"/>
                    <w:sz w:val="24"/>
                    <w:szCs w:val="24"/>
                  </w:rPr>
                  <m:t xml:space="preserve"> </m:t>
                </m:r>
              </m:oMath>
            </m:oMathPara>
          </w:p>
          <w:p w14:paraId="6F0AFD16" w14:textId="77777777" w:rsidR="00B81D6C" w:rsidRPr="00EE476C" w:rsidRDefault="00B81D6C" w:rsidP="00EE476C">
            <w:pPr>
              <w:rPr>
                <w:rFonts w:eastAsiaTheme="minorEastAsia"/>
                <w:sz w:val="24"/>
                <w:szCs w:val="24"/>
              </w:rPr>
            </w:pPr>
          </w:p>
        </w:tc>
        <w:tc>
          <w:tcPr>
            <w:tcW w:w="715" w:type="dxa"/>
          </w:tcPr>
          <w:p w14:paraId="139C3340" w14:textId="77777777" w:rsidR="00B81D6C" w:rsidRPr="00EE476C" w:rsidRDefault="00B81D6C" w:rsidP="00EE476C">
            <w:pPr>
              <w:jc w:val="right"/>
              <w:rPr>
                <w:rFonts w:ascii="Calibri" w:hAnsi="Calibri" w:cs="Calibri"/>
                <w:sz w:val="24"/>
                <w:szCs w:val="24"/>
              </w:rPr>
            </w:pPr>
            <w:r w:rsidRPr="00EE476C">
              <w:rPr>
                <w:rFonts w:ascii="Calibri" w:hAnsi="Calibri" w:cs="Calibri"/>
                <w:sz w:val="24"/>
                <w:szCs w:val="24"/>
              </w:rPr>
              <w:t>(</w:t>
            </w:r>
            <w:r>
              <w:rPr>
                <w:rFonts w:ascii="Calibri" w:hAnsi="Calibri" w:cs="Calibri"/>
                <w:sz w:val="24"/>
                <w:szCs w:val="24"/>
              </w:rPr>
              <w:t>5</w:t>
            </w:r>
            <w:r w:rsidRPr="00EE476C">
              <w:rPr>
                <w:rFonts w:ascii="Calibri" w:hAnsi="Calibri" w:cs="Calibri"/>
                <w:sz w:val="24"/>
                <w:szCs w:val="24"/>
              </w:rPr>
              <w:t>)</w:t>
            </w:r>
          </w:p>
        </w:tc>
      </w:tr>
    </w:tbl>
    <w:p w14:paraId="05EA59D9" w14:textId="77777777" w:rsidR="00B81D6C" w:rsidRDefault="00B81D6C" w:rsidP="00B81D6C">
      <w:pPr>
        <w:rPr>
          <w:rFonts w:ascii="Calibri" w:eastAsiaTheme="minorEastAsia" w:hAnsi="Calibri" w:cs="Calibri"/>
        </w:rPr>
      </w:pPr>
      <w:r>
        <w:rPr>
          <w:rFonts w:ascii="Calibri" w:hAnsi="Calibri" w:cs="Calibri"/>
        </w:rPr>
        <w:t xml:space="preserve">we denote the prediction BP based on the ensemble model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Pr>
          <w:rFonts w:ascii="Calibri" w:hAnsi="Calibri" w:cs="Calibri"/>
        </w:rPr>
        <w:t xml:space="preserve"> by </w:t>
      </w:r>
      <m:oMath>
        <m:sSub>
          <m:sSubPr>
            <m:ctrlPr>
              <w:rPr>
                <w:rFonts w:ascii="Cambria Math" w:hAnsi="Cambria Math" w:cs="Calibri"/>
                <w:i/>
              </w:rPr>
            </m:ctrlPr>
          </m:sSubPr>
          <m:e>
            <m:acc>
              <m:accPr>
                <m:ctrlPr>
                  <w:rPr>
                    <w:rFonts w:ascii="Cambria Math" w:hAnsi="Cambria Math" w:cs="Calibri"/>
                    <w:i/>
                  </w:rPr>
                </m:ctrlPr>
              </m:accPr>
              <m:e>
                <m:r>
                  <w:rPr>
                    <w:rFonts w:ascii="Cambria Math" w:hAnsi="Cambria Math" w:cs="Calibri"/>
                  </w:rPr>
                  <m:t>y</m:t>
                </m:r>
              </m:e>
            </m:acc>
          </m:e>
          <m:sub>
            <m:r>
              <w:rPr>
                <w:rFonts w:ascii="Cambria Math" w:hAnsi="Cambria Math" w:cs="Calibri"/>
              </w:rPr>
              <m:t xml:space="preserve">ensemble </m:t>
            </m:r>
          </m:sub>
        </m:sSub>
      </m:oMath>
      <w:r>
        <w:rPr>
          <w:rFonts w:ascii="Calibri" w:eastAsiaTheme="minorEastAsia" w:hAnsi="Calibri" w:cs="Calibri"/>
        </w:rPr>
        <w:t xml:space="preserve">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B81D6C" w:rsidRPr="00A04E59" w14:paraId="44919905" w14:textId="77777777" w:rsidTr="00B81D6C">
        <w:trPr>
          <w:trHeight w:val="503"/>
        </w:trPr>
        <w:tc>
          <w:tcPr>
            <w:tcW w:w="8635" w:type="dxa"/>
          </w:tcPr>
          <w:p w14:paraId="0A859A33" w14:textId="77777777" w:rsidR="00B81D6C" w:rsidRPr="00EE476C" w:rsidRDefault="00000000" w:rsidP="00EE476C">
            <w:pPr>
              <w:rPr>
                <w:rFonts w:eastAsiaTheme="minorEastAsia"/>
                <w:sz w:val="24"/>
                <w:szCs w:val="24"/>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sz w:val="24"/>
                            <w:szCs w:val="24"/>
                          </w:rPr>
                          <m:t>y</m:t>
                        </m:r>
                      </m:e>
                    </m:acc>
                  </m:e>
                  <m:sub>
                    <m:r>
                      <w:rPr>
                        <w:rFonts w:ascii="Cambria Math" w:eastAsiaTheme="minorEastAsia" w:hAnsi="Cambria Math"/>
                        <w:sz w:val="24"/>
                        <w:szCs w:val="24"/>
                      </w:rPr>
                      <m:t>ensemble</m:t>
                    </m:r>
                  </m:sub>
                </m:sSub>
                <m:r>
                  <w:rPr>
                    <w:rFonts w:ascii="Cambria Math" w:eastAsiaTheme="minorEastAsia" w:hAnsi="Cambria Math"/>
                    <w:sz w:val="24"/>
                    <w:szCs w:val="24"/>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sz w:val="24"/>
                            <w:szCs w:val="24"/>
                          </w:rPr>
                          <m:t>y</m:t>
                        </m:r>
                      </m:e>
                    </m:acc>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sz w:val="24"/>
                            <w:szCs w:val="24"/>
                          </w:rPr>
                          <m:t>r</m:t>
                        </m:r>
                      </m:e>
                    </m:acc>
                  </m:e>
                  <m:sub>
                    <m:r>
                      <w:rPr>
                        <w:rFonts w:ascii="Cambria Math" w:eastAsiaTheme="minorEastAsia" w:hAnsi="Cambria Math"/>
                        <w:sz w:val="24"/>
                        <w:szCs w:val="24"/>
                      </w:rPr>
                      <m:t>b</m:t>
                    </m:r>
                  </m:sub>
                </m:sSub>
                <m:r>
                  <w:rPr>
                    <w:rFonts w:ascii="Cambria Math" w:eastAsiaTheme="minorEastAsia" w:hAnsi="Cambria Math"/>
                    <w:sz w:val="24"/>
                    <w:szCs w:val="24"/>
                  </w:rPr>
                  <m:t xml:space="preserve"> </m:t>
                </m:r>
              </m:oMath>
            </m:oMathPara>
          </w:p>
          <w:p w14:paraId="42794B21" w14:textId="77777777" w:rsidR="00B81D6C" w:rsidRPr="00EE476C" w:rsidRDefault="00B81D6C" w:rsidP="00EE476C">
            <w:pPr>
              <w:rPr>
                <w:rFonts w:eastAsiaTheme="minorEastAsia"/>
                <w:sz w:val="24"/>
                <w:szCs w:val="24"/>
              </w:rPr>
            </w:pPr>
          </w:p>
        </w:tc>
        <w:tc>
          <w:tcPr>
            <w:tcW w:w="715" w:type="dxa"/>
          </w:tcPr>
          <w:p w14:paraId="4243F818" w14:textId="77777777" w:rsidR="00B81D6C" w:rsidRPr="00EE476C" w:rsidRDefault="00B81D6C" w:rsidP="00EE476C">
            <w:pPr>
              <w:jc w:val="right"/>
              <w:rPr>
                <w:rFonts w:ascii="Calibri" w:hAnsi="Calibri" w:cs="Calibri"/>
                <w:sz w:val="24"/>
                <w:szCs w:val="24"/>
              </w:rPr>
            </w:pPr>
            <w:r w:rsidRPr="00EE476C">
              <w:rPr>
                <w:rFonts w:ascii="Calibri" w:hAnsi="Calibri" w:cs="Calibri"/>
                <w:sz w:val="24"/>
                <w:szCs w:val="24"/>
              </w:rPr>
              <w:t>(</w:t>
            </w:r>
            <w:r>
              <w:rPr>
                <w:rFonts w:ascii="Calibri" w:hAnsi="Calibri" w:cs="Calibri"/>
                <w:sz w:val="24"/>
                <w:szCs w:val="24"/>
              </w:rPr>
              <w:t>6</w:t>
            </w:r>
            <w:r w:rsidRPr="00EE476C">
              <w:rPr>
                <w:rFonts w:ascii="Calibri" w:hAnsi="Calibri" w:cs="Calibri"/>
                <w:sz w:val="24"/>
                <w:szCs w:val="24"/>
              </w:rPr>
              <w:t>)</w:t>
            </w:r>
          </w:p>
        </w:tc>
      </w:tr>
    </w:tbl>
    <w:p w14:paraId="20A828AA" w14:textId="77777777" w:rsidR="00B81D6C" w:rsidRDefault="00B81D6C" w:rsidP="00B81D6C">
      <w:pPr>
        <w:rPr>
          <w:rFonts w:ascii="Calibri" w:eastAsiaTheme="minorEastAsia" w:hAnsi="Calibri" w:cs="Calibri"/>
        </w:rPr>
      </w:pPr>
      <w:r>
        <w:rPr>
          <w:rFonts w:ascii="Calibri" w:hAnsi="Calibri" w:cs="Calibri"/>
        </w:rPr>
        <w:t xml:space="preserve">with the residuals </w:t>
      </w:r>
      <m:oMath>
        <m:sSub>
          <m:sSubPr>
            <m:ctrlPr>
              <w:rPr>
                <w:rFonts w:ascii="Cambria Math" w:hAnsi="Cambria Math" w:cs="Calibri"/>
                <w:i/>
              </w:rPr>
            </m:ctrlPr>
          </m:sSubPr>
          <m:e>
            <m:r>
              <w:rPr>
                <w:rFonts w:ascii="Cambria Math" w:hAnsi="Cambria Math" w:cs="Calibri"/>
              </w:rPr>
              <m:t>r</m:t>
            </m:r>
          </m:e>
          <m:sub>
            <m:r>
              <w:rPr>
                <w:rFonts w:ascii="Cambria Math" w:hAnsi="Cambria Math" w:cs="Calibri"/>
              </w:rPr>
              <m:t>g</m:t>
            </m:r>
          </m:sub>
        </m:sSub>
      </m:oMath>
      <w:r>
        <w:rPr>
          <w:rFonts w:ascii="Calibri" w:eastAsiaTheme="minorEastAsia" w:hAnsi="Calibri" w:cs="Calibri"/>
        </w:rPr>
        <w:t xml:space="preserve"> of the genetic models being also the residuals of the ensemble model. For a given outcome </w:t>
      </w:r>
      <m:oMath>
        <m:r>
          <w:rPr>
            <w:rFonts w:ascii="Cambria Math" w:eastAsiaTheme="minorEastAsia" w:hAnsi="Cambria Math" w:cs="Calibri"/>
          </w:rPr>
          <m:t xml:space="preserve">out </m:t>
        </m:r>
      </m:oMath>
      <w:r>
        <w:rPr>
          <w:rFonts w:ascii="Calibri" w:eastAsiaTheme="minorEastAsia" w:hAnsi="Calibri" w:cs="Calibri"/>
        </w:rPr>
        <w:t xml:space="preserve"> the PVE by the predicted outcome  </w:t>
      </w:r>
      <m:oMath>
        <m:acc>
          <m:accPr>
            <m:ctrlPr>
              <w:rPr>
                <w:rFonts w:ascii="Cambria Math" w:eastAsiaTheme="minorEastAsia" w:hAnsi="Cambria Math" w:cs="Calibri"/>
                <w:i/>
              </w:rPr>
            </m:ctrlPr>
          </m:accPr>
          <m:e>
            <m:r>
              <w:rPr>
                <w:rFonts w:ascii="Cambria Math" w:eastAsiaTheme="minorEastAsia" w:hAnsi="Cambria Math" w:cs="Calibri"/>
              </w:rPr>
              <m:t>out</m:t>
            </m:r>
          </m:e>
        </m:acc>
      </m:oMath>
      <w:r>
        <w:rPr>
          <w:rFonts w:ascii="Calibri" w:eastAsiaTheme="minorEastAsia" w:hAnsi="Calibri" w:cs="Calibri"/>
        </w:rPr>
        <w:t xml:space="preserve"> is defined as the percent reduction in the variance of </w:t>
      </w:r>
      <m:oMath>
        <m:r>
          <w:rPr>
            <w:rFonts w:ascii="Cambria Math" w:eastAsiaTheme="minorEastAsia" w:hAnsi="Cambria Math" w:cs="Calibri"/>
          </w:rPr>
          <m:t>out</m:t>
        </m:r>
      </m:oMath>
      <w:r>
        <w:rPr>
          <w:rFonts w:ascii="Calibri" w:eastAsiaTheme="minorEastAsia" w:hAnsi="Calibri" w:cs="Calibri"/>
        </w:rPr>
        <w:t xml:space="preserve"> when accounting for  </w:t>
      </w:r>
      <m:oMath>
        <m:acc>
          <m:accPr>
            <m:ctrlPr>
              <w:rPr>
                <w:rFonts w:ascii="Cambria Math" w:eastAsiaTheme="minorEastAsia" w:hAnsi="Cambria Math" w:cs="Calibri"/>
                <w:i/>
              </w:rPr>
            </m:ctrlPr>
          </m:accPr>
          <m:e>
            <m:r>
              <w:rPr>
                <w:rFonts w:ascii="Cambria Math" w:eastAsiaTheme="minorEastAsia" w:hAnsi="Cambria Math" w:cs="Calibri"/>
              </w:rPr>
              <m:t>out</m:t>
            </m:r>
          </m:e>
        </m:acc>
      </m:oMath>
      <w:r>
        <w:rPr>
          <w:rFonts w:ascii="Calibri" w:eastAsiaTheme="minorEastAsia" w:hAnsi="Calibri" w:cs="Calibri"/>
        </w:rPr>
        <w:t>, using this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B81D6C" w:rsidRPr="00A04E59" w14:paraId="4B279034" w14:textId="77777777" w:rsidTr="00B81D6C">
        <w:trPr>
          <w:trHeight w:val="503"/>
        </w:trPr>
        <w:tc>
          <w:tcPr>
            <w:tcW w:w="8635" w:type="dxa"/>
          </w:tcPr>
          <w:p w14:paraId="6E2CBF0C" w14:textId="77777777" w:rsidR="00B81D6C" w:rsidRPr="00B50EBC" w:rsidRDefault="00B81D6C" w:rsidP="00EE476C">
            <w:pPr>
              <w:rPr>
                <w:rFonts w:eastAsiaTheme="minorEastAsia"/>
              </w:rPr>
            </w:pPr>
            <m:oMathPara>
              <m:oMath>
                <m:r>
                  <w:rPr>
                    <w:rFonts w:ascii="Cambria Math" w:eastAsiaTheme="minorEastAsia" w:hAnsi="Cambria Math" w:cs="Calibri"/>
                  </w:rPr>
                  <m:t xml:space="preserve">PVE(out, </m:t>
                </m:r>
                <m:acc>
                  <m:accPr>
                    <m:ctrlPr>
                      <w:rPr>
                        <w:rFonts w:ascii="Cambria Math" w:eastAsiaTheme="minorEastAsia" w:hAnsi="Cambria Math" w:cs="Calibri"/>
                        <w:i/>
                      </w:rPr>
                    </m:ctrlPr>
                  </m:accPr>
                  <m:e>
                    <m:r>
                      <w:rPr>
                        <w:rFonts w:ascii="Cambria Math" w:eastAsiaTheme="minorEastAsia" w:hAnsi="Cambria Math" w:cs="Calibri"/>
                      </w:rPr>
                      <m:t>out</m:t>
                    </m:r>
                  </m:e>
                </m:acc>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m:t>
                    </m:r>
                    <m:f>
                      <m:fPr>
                        <m:ctrlPr>
                          <w:rPr>
                            <w:rFonts w:ascii="Cambria Math" w:eastAsiaTheme="minorEastAsia" w:hAnsi="Cambria Math"/>
                            <w:i/>
                          </w:rPr>
                        </m:ctrlPr>
                      </m:fPr>
                      <m:num>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out</m:t>
                            </m:r>
                          </m:e>
                        </m:d>
                        <m:r>
                          <w:rPr>
                            <w:rFonts w:ascii="Cambria Math" w:eastAsiaTheme="minorEastAsia" w:hAnsi="Cambria Math"/>
                          </w:rPr>
                          <m:t>-var</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out</m:t>
                                </m:r>
                              </m:e>
                            </m:acc>
                          </m:e>
                        </m:d>
                      </m:num>
                      <m:den>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out</m:t>
                            </m:r>
                          </m:e>
                        </m:d>
                      </m:den>
                    </m:f>
                  </m:e>
                </m:d>
                <m:r>
                  <w:rPr>
                    <w:rFonts w:ascii="Cambria Math" w:eastAsiaTheme="minorEastAsia" w:hAnsi="Cambria Math" w:cs="Calibri"/>
                  </w:rPr>
                  <m:t>×100%</m:t>
                </m:r>
              </m:oMath>
            </m:oMathPara>
          </w:p>
          <w:p w14:paraId="45AA1F87" w14:textId="77777777" w:rsidR="00B81D6C" w:rsidRPr="00EE476C" w:rsidRDefault="00B81D6C" w:rsidP="00EE476C">
            <w:pPr>
              <w:rPr>
                <w:rFonts w:eastAsiaTheme="minorEastAsia"/>
                <w:sz w:val="24"/>
                <w:szCs w:val="24"/>
              </w:rPr>
            </w:pPr>
          </w:p>
        </w:tc>
        <w:tc>
          <w:tcPr>
            <w:tcW w:w="715" w:type="dxa"/>
          </w:tcPr>
          <w:p w14:paraId="2A8854BD" w14:textId="77777777" w:rsidR="00B81D6C" w:rsidRPr="00EE476C" w:rsidRDefault="00B81D6C" w:rsidP="00EE476C">
            <w:pPr>
              <w:jc w:val="right"/>
              <w:rPr>
                <w:rFonts w:ascii="Calibri" w:hAnsi="Calibri" w:cs="Calibri"/>
                <w:sz w:val="24"/>
                <w:szCs w:val="24"/>
              </w:rPr>
            </w:pPr>
            <w:r w:rsidRPr="00EE476C">
              <w:rPr>
                <w:rFonts w:ascii="Calibri" w:hAnsi="Calibri" w:cs="Calibri"/>
                <w:sz w:val="24"/>
                <w:szCs w:val="24"/>
              </w:rPr>
              <w:t>(</w:t>
            </w:r>
            <w:r>
              <w:rPr>
                <w:rFonts w:ascii="Calibri" w:hAnsi="Calibri" w:cs="Calibri"/>
                <w:sz w:val="24"/>
                <w:szCs w:val="24"/>
              </w:rPr>
              <w:t>7</w:t>
            </w:r>
            <w:r w:rsidRPr="00EE476C">
              <w:rPr>
                <w:rFonts w:ascii="Calibri" w:hAnsi="Calibri" w:cs="Calibri"/>
                <w:sz w:val="24"/>
                <w:szCs w:val="24"/>
              </w:rPr>
              <w:t>)</w:t>
            </w:r>
          </w:p>
        </w:tc>
      </w:tr>
    </w:tbl>
    <w:p w14:paraId="47D407E9" w14:textId="77777777" w:rsidR="00B81D6C" w:rsidRDefault="00B81D6C" w:rsidP="00B81D6C">
      <w:pPr>
        <w:rPr>
          <w:rFonts w:ascii="Calibri" w:eastAsiaTheme="minorEastAsia" w:hAnsi="Calibri" w:cs="Calibri"/>
        </w:rPr>
      </w:pPr>
    </w:p>
    <w:p w14:paraId="2C405A80" w14:textId="77777777" w:rsidR="00B81D6C" w:rsidRDefault="00B81D6C" w:rsidP="00B81D6C">
      <w:pPr>
        <w:rPr>
          <w:rFonts w:eastAsiaTheme="minorEastAsia"/>
        </w:rPr>
      </w:pPr>
      <w:r>
        <w:rPr>
          <w:rFonts w:ascii="Calibri" w:eastAsiaTheme="minorEastAsia" w:hAnsi="Calibri" w:cs="Calibri"/>
        </w:rPr>
        <w:t xml:space="preserve">Finally, we define the performance measures of the various models. To assess the performance of baseline models we compute phenotyping PVE, </w:t>
      </w:r>
      <m:oMath>
        <m:r>
          <w:rPr>
            <w:rFonts w:ascii="Cambria Math" w:eastAsiaTheme="minorEastAsia" w:hAnsi="Cambria Math" w:cs="Calibri"/>
          </w:rPr>
          <m:t>PVE</m:t>
        </m:r>
        <m:d>
          <m:dPr>
            <m:ctrlPr>
              <w:rPr>
                <w:rFonts w:ascii="Cambria Math" w:eastAsiaTheme="minorEastAsia" w:hAnsi="Cambria Math" w:cs="Calibri"/>
                <w:i/>
              </w:rPr>
            </m:ctrlPr>
          </m:dPr>
          <m:e>
            <m:r>
              <w:rPr>
                <w:rFonts w:ascii="Cambria Math" w:eastAsiaTheme="minorEastAsia" w:hAnsi="Cambria Math" w:cs="Calibri"/>
              </w:rPr>
              <m:t xml:space="preserve">y, </m:t>
            </m:r>
            <m:sSub>
              <m:sSubPr>
                <m:ctrlPr>
                  <w:rPr>
                    <w:rFonts w:ascii="Cambria Math" w:eastAsiaTheme="minorEastAsia" w:hAnsi="Cambria Math" w:cs="Calibri"/>
                    <w:i/>
                  </w:rPr>
                </m:ctrlPr>
              </m:sSubPr>
              <m:e>
                <m:acc>
                  <m:accPr>
                    <m:ctrlPr>
                      <w:rPr>
                        <w:rFonts w:ascii="Cambria Math" w:eastAsiaTheme="minorEastAsia" w:hAnsi="Cambria Math" w:cs="Calibri"/>
                        <w:i/>
                      </w:rPr>
                    </m:ctrlPr>
                  </m:accPr>
                  <m:e>
                    <m:r>
                      <w:rPr>
                        <w:rFonts w:ascii="Cambria Math" w:eastAsiaTheme="minorEastAsia" w:hAnsi="Cambria Math" w:cs="Calibri"/>
                      </w:rPr>
                      <m:t>y</m:t>
                    </m:r>
                  </m:e>
                </m:acc>
              </m:e>
              <m:sub>
                <m:r>
                  <w:rPr>
                    <w:rFonts w:ascii="Cambria Math" w:eastAsiaTheme="minorEastAsia" w:hAnsi="Cambria Math" w:cs="Calibri"/>
                  </w:rPr>
                  <m:t>b</m:t>
                </m:r>
              </m:sub>
            </m:sSub>
          </m:e>
        </m:d>
      </m:oMath>
      <w:r>
        <w:t xml:space="preserve">. To assess the performance of the genetic models we compute the PVE at the level of the baseline model residuals, i.e., </w:t>
      </w:r>
      <m:oMath>
        <m:r>
          <w:rPr>
            <w:rFonts w:ascii="Cambria Math" w:hAnsi="Cambria Math"/>
          </w:rPr>
          <m:t>PVE(</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b</m:t>
            </m:r>
          </m:sub>
        </m:sSub>
        <m:r>
          <w:rPr>
            <w:rFonts w:ascii="Cambria Math" w:hAnsi="Cambria Math"/>
          </w:rPr>
          <m:t>)</m:t>
        </m:r>
      </m:oMath>
      <w:r>
        <w:rPr>
          <w:rFonts w:eastAsiaTheme="minorEastAsia"/>
        </w:rPr>
        <w:t xml:space="preserve">. To assess the performance of the ensemble model we compute again PVE at the phenotypic level, i.e., </w:t>
      </w:r>
      <m:oMath>
        <m:r>
          <w:rPr>
            <w:rFonts w:ascii="Cambria Math" w:eastAsiaTheme="minorEastAsia" w:hAnsi="Cambria Math"/>
          </w:rPr>
          <m:t>PVE</m:t>
        </m:r>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ensemble</m:t>
                </m:r>
              </m:sub>
            </m:sSub>
          </m:e>
        </m:d>
        <m:r>
          <w:rPr>
            <w:rFonts w:ascii="Cambria Math" w:eastAsiaTheme="minorEastAsia" w:hAnsi="Cambria Math"/>
          </w:rPr>
          <m:t>.</m:t>
        </m:r>
      </m:oMath>
      <w:r>
        <w:rPr>
          <w:rFonts w:eastAsiaTheme="minorEastAsia"/>
        </w:rPr>
        <w:t xml:space="preserve"> </w:t>
      </w:r>
    </w:p>
    <w:p w14:paraId="3BDCA6B5" w14:textId="77777777" w:rsidR="00B81D6C" w:rsidRDefault="00B81D6C" w:rsidP="00B81D6C">
      <w:pPr>
        <w:rPr>
          <w:rFonts w:eastAsiaTheme="minorEastAsia"/>
        </w:rPr>
      </w:pPr>
    </w:p>
    <w:p w14:paraId="1AF44F2A" w14:textId="77777777" w:rsidR="00B81D6C" w:rsidRDefault="00B81D6C" w:rsidP="00B81D6C">
      <w:pPr>
        <w:rPr>
          <w:rFonts w:eastAsiaTheme="minorEastAsia"/>
        </w:rPr>
      </w:pPr>
      <w:r>
        <w:rPr>
          <w:rFonts w:eastAsiaTheme="minorEastAsia"/>
        </w:rPr>
        <w:lastRenderedPageBreak/>
        <w:t>To further interpret results, we computed 95% confidence intervals for the estimated PVEs using bootstrap sampling from the test dataset, with 100 repetitions. Specifically, we sampled with replacement individuals from the test dataset using the same sample size of the test dataset relevant for each analysis, and applied the prediction models that were trained over the train dataset. When assessing genetic model, we applied both the baseline and the genetic model over the sampled individuals. The PVE was computed for each bootstrap sample, and the 95% confidence interval was derived using the percentile method, i.e. using the 2.5 and 97.5 percentiles of the bootstrap distributions.</w:t>
      </w:r>
    </w:p>
    <w:p w14:paraId="298DB6D5" w14:textId="77777777" w:rsidR="00B81D6C" w:rsidRDefault="00B81D6C" w:rsidP="00B81D6C">
      <w:pPr>
        <w:rPr>
          <w:rFonts w:cstheme="minorHAnsi"/>
        </w:rPr>
      </w:pPr>
    </w:p>
    <w:p w14:paraId="3CABC22D" w14:textId="77777777" w:rsidR="00B81D6C" w:rsidRDefault="00B81D6C" w:rsidP="00B81D6C">
      <w:pPr>
        <w:pStyle w:val="Heading2"/>
        <w:rPr>
          <w:rFonts w:asciiTheme="minorHAnsi" w:hAnsiTheme="minorHAnsi" w:cstheme="minorBidi"/>
        </w:rPr>
      </w:pPr>
      <w:r w:rsidRPr="01422335">
        <w:rPr>
          <w:rFonts w:asciiTheme="minorHAnsi" w:hAnsiTheme="minorHAnsi" w:cstheme="minorBidi"/>
        </w:rPr>
        <w:t>The Mass General Brigham (MGB) Biobank dataset</w:t>
      </w:r>
    </w:p>
    <w:p w14:paraId="2445060D" w14:textId="77777777" w:rsidR="00B81D6C" w:rsidRDefault="00B81D6C" w:rsidP="00B81D6C">
      <w:r>
        <w:t xml:space="preserve">To assess how the patterns observed in the </w:t>
      </w:r>
      <w:proofErr w:type="spellStart"/>
      <w:r>
        <w:t>TOPMed</w:t>
      </w:r>
      <w:proofErr w:type="spellEnd"/>
      <w:r>
        <w:t xml:space="preserve"> dataset generalize to a healthcare-based medical system, we implemented all fitted models on the MGB Biobank dataset (MGB Biobank). In MGB Biobank, phenotypes are available from electronic health records (EHR). Because blood pressure, BMI, and medication data are available sporadically depending on patient visits, we restricted the datasets health records from two years, </w:t>
      </w:r>
      <w:r w:rsidRPr="00FA0CB4">
        <w:t>5/25/2021 to 5/25/2023</w:t>
      </w:r>
      <w:r>
        <w:t>, so that all time-varying variable correspond to approximately the same age and time. The initial MGB Biobank dataset included data for 142,476 individuals. Of these,</w:t>
      </w:r>
      <w:r w:rsidRPr="00884D5F">
        <w:t xml:space="preserve"> N = 108,389 individuals did not take antihypertensive medications (</w:t>
      </w:r>
      <w:r>
        <w:t xml:space="preserve">dataset codes </w:t>
      </w:r>
      <w:r w:rsidRPr="00884D5F">
        <w:t>“</w:t>
      </w:r>
      <w:r w:rsidRPr="00FA0CB4">
        <w:t>antihypertensive medications”, “antihypertensive-other”, “beta blockers/related”, “calcium channel blockers”, “diuretics”, “direct renin inhibitor”</w:t>
      </w:r>
      <w:r>
        <w:t>, “antihypertensive combinations”</w:t>
      </w:r>
      <w:r w:rsidRPr="00884D5F">
        <w:t xml:space="preserve">). Next, we further filtered the dataset to only include individuals with </w:t>
      </w:r>
      <w:r>
        <w:t xml:space="preserve">available </w:t>
      </w:r>
      <w:r w:rsidRPr="00884D5F">
        <w:t xml:space="preserve">systolic or diastolic reading (N = 29,282). We then only </w:t>
      </w:r>
      <w:r w:rsidRPr="00884D5F">
        <w:lastRenderedPageBreak/>
        <w:t xml:space="preserve">included individuals </w:t>
      </w:r>
      <w:r>
        <w:t>with genetic data, who also</w:t>
      </w:r>
      <w:r w:rsidRPr="00884D5F">
        <w:t xml:space="preserve"> are </w:t>
      </w:r>
      <w:r>
        <w:t xml:space="preserve">genetically </w:t>
      </w:r>
      <w:r w:rsidRPr="00884D5F">
        <w:t>unrelated to</w:t>
      </w:r>
      <w:r>
        <w:t xml:space="preserve"> each other,</w:t>
      </w:r>
      <w:r w:rsidRPr="00884D5F">
        <w:t xml:space="preserve"> </w:t>
      </w:r>
      <w:r>
        <w:t>resulting in</w:t>
      </w:r>
      <w:r w:rsidRPr="00884D5F">
        <w:t xml:space="preserve"> 9,494 individuals in the final dataset.</w:t>
      </w:r>
      <w:r>
        <w:t xml:space="preserve"> For each individual, we extracted the median SBP, DBP, and BMI values from these years. Individuals self-identified with categories of race and ethnicity. Individuals with Hispanic ethnicity </w:t>
      </w:r>
      <w:proofErr w:type="gramStart"/>
      <w:r>
        <w:t>were</w:t>
      </w:r>
      <w:proofErr w:type="gramEnd"/>
      <w:r>
        <w:t xml:space="preserve"> set to the “Hispanic” category, and otherwise individuals with non-Hispanic ethnicity and with Black or African American race to Black, and those with non-Hispanic White or Asian race were set to White or Asian, respectively, and non-Hispanic individuals with more than one self-identified race or with “other” or “unknown” were set to “other”</w:t>
      </w:r>
      <w:r w:rsidRPr="00FA0CB4">
        <w:t>.</w:t>
      </w:r>
      <w:r>
        <w:t xml:space="preserve"> More details about the MGB Biobank dataset are provided in </w:t>
      </w:r>
      <w:r w:rsidRPr="00E62CA7">
        <w:t xml:space="preserve">Supplementary Note </w:t>
      </w:r>
      <w:r>
        <w:t>4</w:t>
      </w:r>
      <w:r w:rsidRPr="00E62CA7">
        <w:t xml:space="preserve">. </w:t>
      </w:r>
    </w:p>
    <w:p w14:paraId="0705E210" w14:textId="77777777" w:rsidR="00B81D6C" w:rsidRDefault="00B81D6C" w:rsidP="00B81D6C"/>
    <w:p w14:paraId="07BE4247" w14:textId="77777777" w:rsidR="00B81D6C" w:rsidRPr="00AB6B79" w:rsidRDefault="00B81D6C" w:rsidP="00B81D6C">
      <w:r>
        <w:t xml:space="preserve">To calibrate the ensemble model to the MGB Biobank dataset, we trained the baseline model on the set of covariates from MGB Biobank for prediction of the phenotype (SBP/DBP) and calculated the residuals. Next, we evaluated, separately, the genetic model (trained on the </w:t>
      </w:r>
      <w:proofErr w:type="spellStart"/>
      <w:r>
        <w:t>TOPMed</w:t>
      </w:r>
      <w:proofErr w:type="spellEnd"/>
      <w:r>
        <w:t xml:space="preserve"> training dataset) and the ensemble (MGB Biobank-trained baseline model + </w:t>
      </w:r>
      <w:proofErr w:type="spellStart"/>
      <w:r>
        <w:t>TOPMed</w:t>
      </w:r>
      <w:proofErr w:type="spellEnd"/>
      <w:r>
        <w:t xml:space="preserve"> trained genetic model) models. The genetic models included the three model complexity levels trained on the </w:t>
      </w:r>
      <w:proofErr w:type="spellStart"/>
      <w:r>
        <w:t>TOPMed</w:t>
      </w:r>
      <w:proofErr w:type="spellEnd"/>
      <w:r>
        <w:t xml:space="preserve"> dataset. To assess this calibration approach, we assessed the performance of the </w:t>
      </w:r>
      <w:proofErr w:type="spellStart"/>
      <w:r>
        <w:t>TOPMed</w:t>
      </w:r>
      <w:proofErr w:type="spellEnd"/>
      <w:r>
        <w:t xml:space="preserve">-trained genetic model when applied over residuals from the MGB-trained and residuals from the </w:t>
      </w:r>
      <w:proofErr w:type="spellStart"/>
      <w:r>
        <w:t>TOPMed</w:t>
      </w:r>
      <w:proofErr w:type="spellEnd"/>
      <w:r>
        <w:t xml:space="preserve">-trained baseline models. </w:t>
      </w:r>
    </w:p>
    <w:p w14:paraId="290155B1" w14:textId="77777777" w:rsidR="00B81D6C" w:rsidRDefault="00B81D6C" w:rsidP="00B81D6C">
      <w:pPr>
        <w:rPr>
          <w:color w:val="000000" w:themeColor="text1"/>
        </w:rPr>
      </w:pPr>
    </w:p>
    <w:p w14:paraId="33412E1C" w14:textId="77777777" w:rsidR="00B81D6C" w:rsidRPr="00E962D5" w:rsidRDefault="00B81D6C" w:rsidP="00B81D6C">
      <w:pPr>
        <w:pStyle w:val="Heading1"/>
      </w:pPr>
      <w:r>
        <w:lastRenderedPageBreak/>
        <w:t>Ethics statement</w:t>
      </w:r>
    </w:p>
    <w:p w14:paraId="6692B499" w14:textId="77777777" w:rsidR="00B81D6C" w:rsidRPr="00525A3F" w:rsidRDefault="00B81D6C" w:rsidP="00B81D6C">
      <w:r>
        <w:t>All methods were carried out in accordance with relevant guidelines and regulations. The presented analysis relies on observational data only, the experimental protocol is purely computational. This work was approved by the Mass General Brigham IRB (protocol #2021P001928) and by the Beth Israel Deaconess Medical Center Committee on Clinical Investigators (protocol #2023P000541). Informed consent was obtained from all participants, as described in Supplementary Note 1 (</w:t>
      </w:r>
      <w:proofErr w:type="spellStart"/>
      <w:r>
        <w:t>TOPMed</w:t>
      </w:r>
      <w:proofErr w:type="spellEnd"/>
      <w:r>
        <w:t xml:space="preserve"> participants) and Supplementary Note 4 (MGB Biobank participants). </w:t>
      </w:r>
    </w:p>
    <w:p w14:paraId="252735EA" w14:textId="77777777" w:rsidR="00B81D6C" w:rsidRPr="007D4B40" w:rsidRDefault="00B81D6C" w:rsidP="00B81D6C">
      <w:pPr>
        <w:pStyle w:val="Heading1"/>
      </w:pPr>
      <w:r>
        <w:t>Acknowledgements</w:t>
      </w:r>
    </w:p>
    <w:p w14:paraId="6C4C0DCC" w14:textId="77777777" w:rsidR="00B81D6C" w:rsidRPr="00287096" w:rsidRDefault="00B81D6C" w:rsidP="00B81D6C">
      <w:pPr>
        <w:pStyle w:val="NormalWeb"/>
        <w:rPr>
          <w:rFonts w:eastAsia="Times New Roman"/>
          <w:lang w:bidi="he-IL"/>
        </w:rPr>
      </w:pPr>
      <w:r w:rsidRPr="00E62CA7">
        <w:rPr>
          <w:rFonts w:ascii="Calibri" w:hAnsi="Calibri" w:cs="Calibri"/>
        </w:rPr>
        <w:t>This study was performed as a collaboration of the NHLBI Trans-Omics in Precision Medicine (</w:t>
      </w:r>
      <w:proofErr w:type="spellStart"/>
      <w:r w:rsidRPr="00E62CA7">
        <w:rPr>
          <w:rFonts w:ascii="Calibri" w:hAnsi="Calibri" w:cs="Calibri"/>
        </w:rPr>
        <w:t>TOPMed</w:t>
      </w:r>
      <w:proofErr w:type="spellEnd"/>
      <w:r w:rsidRPr="00E62CA7">
        <w:rPr>
          <w:rFonts w:ascii="Calibri" w:hAnsi="Calibri" w:cs="Calibri"/>
        </w:rPr>
        <w:t xml:space="preserve">) Consortium. We gratefully acknowledge the studies and participants who provided biological samples and data for </w:t>
      </w:r>
      <w:proofErr w:type="spellStart"/>
      <w:r w:rsidRPr="00E62CA7">
        <w:rPr>
          <w:rFonts w:ascii="Calibri" w:hAnsi="Calibri" w:cs="Calibri"/>
        </w:rPr>
        <w:t>TOPMed</w:t>
      </w:r>
      <w:proofErr w:type="spellEnd"/>
      <w:r w:rsidRPr="00E62CA7">
        <w:rPr>
          <w:rFonts w:ascii="Calibri" w:hAnsi="Calibri" w:cs="Calibri"/>
        </w:rPr>
        <w:t xml:space="preserve"> and CCDG. </w:t>
      </w:r>
      <w:proofErr w:type="spellStart"/>
      <w:r w:rsidRPr="00E62CA7">
        <w:rPr>
          <w:rFonts w:ascii="Calibri" w:hAnsi="Calibri" w:cs="Calibri"/>
        </w:rPr>
        <w:t>TOPMed</w:t>
      </w:r>
      <w:proofErr w:type="spellEnd"/>
      <w:r w:rsidRPr="00E62CA7">
        <w:rPr>
          <w:rFonts w:ascii="Calibri" w:hAnsi="Calibri" w:cs="Calibri"/>
        </w:rPr>
        <w:t xml:space="preserve"> and CCDG acknowledgements, as well as descriptions, acknowledgements, and ethics statements of contributing studies are provided in Supplementary Note </w:t>
      </w:r>
      <w:r>
        <w:rPr>
          <w:rFonts w:ascii="Calibri" w:hAnsi="Calibri" w:cs="Calibri"/>
        </w:rPr>
        <w:t>5</w:t>
      </w:r>
      <w:r w:rsidRPr="00E62CA7">
        <w:rPr>
          <w:rFonts w:ascii="Calibri" w:hAnsi="Calibri" w:cs="Calibri"/>
        </w:rPr>
        <w:t xml:space="preserve">. </w:t>
      </w:r>
      <w:proofErr w:type="spellStart"/>
      <w:r w:rsidRPr="00E62CA7">
        <w:rPr>
          <w:rFonts w:ascii="Calibri" w:hAnsi="Calibri" w:cs="Calibri"/>
        </w:rPr>
        <w:t>TOPMed</w:t>
      </w:r>
      <w:proofErr w:type="spellEnd"/>
      <w:r w:rsidRPr="00E62CA7">
        <w:rPr>
          <w:rFonts w:ascii="Calibri" w:hAnsi="Calibri" w:cs="Calibri"/>
        </w:rPr>
        <w:t xml:space="preserve"> consortium researchers and their affiliations are listed in Supplementary Note </w:t>
      </w:r>
      <w:r>
        <w:rPr>
          <w:rFonts w:ascii="Calibri" w:hAnsi="Calibri" w:cs="Calibri"/>
        </w:rPr>
        <w:t>6</w:t>
      </w:r>
      <w:r w:rsidRPr="00E62CA7">
        <w:rPr>
          <w:rFonts w:ascii="Calibri" w:hAnsi="Calibri" w:cs="Calibri"/>
        </w:rPr>
        <w:t>. The views expressed in this manuscript are those of the authors and do not necessarily represent the views of the National Heart, Lung, and Blood Institute; the National Institutes of Health; or the U.S. Department of Health and Human Services. We thank Mass General Brigham Biobank for providing samples, genomic data, and health information data.</w:t>
      </w:r>
      <w:r>
        <w:rPr>
          <w:rFonts w:ascii="Calibri" w:hAnsi="Calibri" w:cs="Calibri"/>
        </w:rPr>
        <w:t xml:space="preserve"> </w:t>
      </w:r>
      <w:r w:rsidRPr="00E62CA7">
        <w:rPr>
          <w:rFonts w:ascii="Calibri" w:hAnsi="Calibri" w:cs="Calibri"/>
        </w:rPr>
        <w:t xml:space="preserve">We also thank the HPC support team of Enterprise Research Infrastructure </w:t>
      </w:r>
      <w:r w:rsidRPr="00AA3268">
        <w:rPr>
          <w:rFonts w:ascii="Calibri" w:hAnsi="Calibri" w:cs="Calibri"/>
        </w:rPr>
        <w:t xml:space="preserve">&amp; Services at Mass General Brigham for their support and for the provision of computational resources. This work was approved by the Mass General Brigham Institutional Review Board and by the </w:t>
      </w:r>
      <w:r w:rsidRPr="00722DFA">
        <w:rPr>
          <w:rFonts w:ascii="Calibri" w:eastAsia="Times New Roman" w:hAnsi="Calibri" w:cs="Calibri"/>
          <w:lang w:bidi="he-IL"/>
        </w:rPr>
        <w:t xml:space="preserve">Beth Israel Deaconess Medical Center Committee on Clinical Investigations. </w:t>
      </w:r>
      <w:r w:rsidRPr="00AA3268">
        <w:rPr>
          <w:rFonts w:ascii="Calibri" w:hAnsi="Calibri" w:cs="Calibri"/>
        </w:rPr>
        <w:t xml:space="preserve">This study was </w:t>
      </w:r>
      <w:r w:rsidRPr="00AA3268">
        <w:rPr>
          <w:rFonts w:ascii="Calibri" w:hAnsi="Calibri" w:cs="Calibri"/>
        </w:rPr>
        <w:lastRenderedPageBreak/>
        <w:t>supported by</w:t>
      </w:r>
      <w:r>
        <w:rPr>
          <w:rFonts w:ascii="Calibri" w:hAnsi="Calibri" w:cs="Calibri"/>
        </w:rPr>
        <w:t xml:space="preserve"> National Heart Lung and Blood Institute (NHLBI) grant R01HL161012 to TS. MM was supported NHLBI grant </w:t>
      </w:r>
      <w:r w:rsidRPr="009F2851">
        <w:rPr>
          <w:rFonts w:ascii="Calibri" w:hAnsi="Calibri" w:cs="Calibri"/>
        </w:rPr>
        <w:t>K08HL159318</w:t>
      </w:r>
      <w:r>
        <w:rPr>
          <w:rFonts w:ascii="Calibri" w:hAnsi="Calibri" w:cs="Calibri"/>
        </w:rPr>
        <w:t>.</w:t>
      </w:r>
    </w:p>
    <w:p w14:paraId="3CBA495D" w14:textId="77777777" w:rsidR="00B81D6C" w:rsidRDefault="00B81D6C" w:rsidP="00B81D6C"/>
    <w:p w14:paraId="519D512C" w14:textId="77777777" w:rsidR="00B81D6C" w:rsidRDefault="00B81D6C" w:rsidP="00B81D6C">
      <w:pPr>
        <w:pStyle w:val="Heading1"/>
      </w:pPr>
      <w:r>
        <w:t>Data availability</w:t>
      </w:r>
    </w:p>
    <w:p w14:paraId="1B3FDD67" w14:textId="77777777" w:rsidR="00B81D6C" w:rsidRDefault="00B81D6C" w:rsidP="00B81D6C">
      <w:pPr>
        <w:rPr>
          <w:rFonts w:cstheme="minorHAnsi"/>
        </w:rPr>
      </w:pPr>
      <w:proofErr w:type="spellStart"/>
      <w:r w:rsidRPr="00BF4D43">
        <w:rPr>
          <w:rFonts w:cstheme="minorHAnsi"/>
        </w:rPr>
        <w:t>TOPMed</w:t>
      </w:r>
      <w:proofErr w:type="spellEnd"/>
      <w:r w:rsidRPr="00BF4D43">
        <w:rPr>
          <w:rFonts w:cstheme="minorHAnsi"/>
        </w:rPr>
        <w:t xml:space="preserve"> freeze 8 WGS data and harmonized BP phenotypes are available by application to </w:t>
      </w:r>
      <w:proofErr w:type="spellStart"/>
      <w:r w:rsidRPr="00BF4D43">
        <w:rPr>
          <w:rFonts w:cstheme="minorHAnsi"/>
        </w:rPr>
        <w:t>dbGaP</w:t>
      </w:r>
      <w:proofErr w:type="spellEnd"/>
      <w:r w:rsidRPr="00BF4D43">
        <w:rPr>
          <w:rFonts w:cstheme="minorHAnsi"/>
        </w:rPr>
        <w:t xml:space="preserve"> according to the study specific accessions:</w:t>
      </w:r>
      <w:r>
        <w:rPr>
          <w:rFonts w:cstheme="minorHAnsi"/>
        </w:rPr>
        <w:t xml:space="preserve"> </w:t>
      </w:r>
      <w:r w:rsidRPr="00BF4D43">
        <w:rPr>
          <w:rFonts w:cstheme="minorHAnsi"/>
        </w:rPr>
        <w:t>Amish: “</w:t>
      </w:r>
      <w:hyperlink r:id="rId21" w:history="1">
        <w:r w:rsidRPr="00E62CA7">
          <w:rPr>
            <w:rStyle w:val="Hyperlink"/>
            <w:rFonts w:cstheme="minorHAnsi"/>
            <w:color w:val="006699"/>
          </w:rPr>
          <w:t>phs000956</w:t>
        </w:r>
      </w:hyperlink>
      <w:r w:rsidRPr="00BF4D43">
        <w:rPr>
          <w:rFonts w:cstheme="minorHAnsi"/>
        </w:rPr>
        <w:t>”, ARIC: “</w:t>
      </w:r>
      <w:hyperlink r:id="rId22" w:history="1">
        <w:r w:rsidRPr="00E62CA7">
          <w:rPr>
            <w:rStyle w:val="Hyperlink"/>
            <w:rFonts w:cstheme="minorHAnsi"/>
            <w:color w:val="006699"/>
          </w:rPr>
          <w:t>phs001211</w:t>
        </w:r>
      </w:hyperlink>
      <w:r w:rsidRPr="00BF4D43">
        <w:rPr>
          <w:rFonts w:cstheme="minorHAnsi"/>
        </w:rPr>
        <w:t xml:space="preserve">“, </w:t>
      </w:r>
      <w:proofErr w:type="spellStart"/>
      <w:r w:rsidRPr="00BF4D43">
        <w:rPr>
          <w:rFonts w:cstheme="minorHAnsi"/>
        </w:rPr>
        <w:t>BioMe</w:t>
      </w:r>
      <w:proofErr w:type="spellEnd"/>
      <w:r w:rsidRPr="00BF4D43">
        <w:rPr>
          <w:rFonts w:cstheme="minorHAnsi"/>
        </w:rPr>
        <w:t>: “</w:t>
      </w:r>
      <w:hyperlink r:id="rId23" w:history="1">
        <w:r w:rsidRPr="00E62CA7">
          <w:rPr>
            <w:rStyle w:val="Hyperlink"/>
            <w:rFonts w:cstheme="minorHAnsi"/>
            <w:color w:val="006699"/>
          </w:rPr>
          <w:t>phs001644</w:t>
        </w:r>
      </w:hyperlink>
      <w:r w:rsidRPr="00BF4D43">
        <w:rPr>
          <w:rFonts w:cstheme="minorHAnsi"/>
        </w:rPr>
        <w:t>”, CARDIA: “</w:t>
      </w:r>
      <w:hyperlink r:id="rId24" w:history="1">
        <w:r w:rsidRPr="00E62CA7">
          <w:rPr>
            <w:rStyle w:val="Hyperlink"/>
            <w:rFonts w:cstheme="minorHAnsi"/>
            <w:color w:val="006699"/>
          </w:rPr>
          <w:t>phs001612</w:t>
        </w:r>
      </w:hyperlink>
      <w:r w:rsidRPr="00BF4D43">
        <w:rPr>
          <w:rFonts w:cstheme="minorHAnsi"/>
        </w:rPr>
        <w:t>”, CFS: “</w:t>
      </w:r>
      <w:hyperlink r:id="rId25" w:history="1">
        <w:r w:rsidRPr="00E62CA7">
          <w:rPr>
            <w:rStyle w:val="Hyperlink"/>
            <w:rFonts w:cstheme="minorHAnsi"/>
            <w:color w:val="006699"/>
          </w:rPr>
          <w:t>phs000954</w:t>
        </w:r>
      </w:hyperlink>
      <w:r w:rsidRPr="00BF4D43">
        <w:rPr>
          <w:rFonts w:cstheme="minorHAnsi"/>
        </w:rPr>
        <w:t>”, CHS: “</w:t>
      </w:r>
      <w:hyperlink r:id="rId26" w:history="1">
        <w:r w:rsidRPr="00E62CA7">
          <w:rPr>
            <w:rStyle w:val="Hyperlink"/>
            <w:rFonts w:cstheme="minorHAnsi"/>
            <w:color w:val="006699"/>
          </w:rPr>
          <w:t>phs001368</w:t>
        </w:r>
      </w:hyperlink>
      <w:r w:rsidRPr="00BF4D43">
        <w:rPr>
          <w:rFonts w:cstheme="minorHAnsi"/>
        </w:rPr>
        <w:t xml:space="preserve">”, </w:t>
      </w:r>
      <w:proofErr w:type="spellStart"/>
      <w:r w:rsidRPr="00BF4D43">
        <w:rPr>
          <w:rFonts w:cstheme="minorHAnsi"/>
        </w:rPr>
        <w:t>COPDGene</w:t>
      </w:r>
      <w:proofErr w:type="spellEnd"/>
      <w:r w:rsidRPr="00BF4D43">
        <w:rPr>
          <w:rFonts w:cstheme="minorHAnsi"/>
        </w:rPr>
        <w:t>: “</w:t>
      </w:r>
      <w:hyperlink r:id="rId27" w:history="1">
        <w:r w:rsidRPr="00E62CA7">
          <w:rPr>
            <w:rStyle w:val="Hyperlink"/>
            <w:rFonts w:cstheme="minorHAnsi"/>
            <w:color w:val="006699"/>
          </w:rPr>
          <w:t>phs000951</w:t>
        </w:r>
      </w:hyperlink>
      <w:r w:rsidRPr="00BF4D43">
        <w:rPr>
          <w:rFonts w:cstheme="minorHAnsi"/>
        </w:rPr>
        <w:t>”, FHS: “</w:t>
      </w:r>
      <w:hyperlink r:id="rId28" w:history="1">
        <w:r w:rsidRPr="00E62CA7">
          <w:rPr>
            <w:rStyle w:val="Hyperlink"/>
            <w:rFonts w:cstheme="minorHAnsi"/>
            <w:color w:val="006699"/>
          </w:rPr>
          <w:t>phs000974</w:t>
        </w:r>
      </w:hyperlink>
      <w:r w:rsidRPr="00BF4D43">
        <w:rPr>
          <w:rFonts w:cstheme="minorHAnsi"/>
        </w:rPr>
        <w:t>”, GENOA: “</w:t>
      </w:r>
      <w:hyperlink r:id="rId29" w:history="1">
        <w:r w:rsidRPr="00E62CA7">
          <w:rPr>
            <w:rStyle w:val="Hyperlink"/>
            <w:rFonts w:cstheme="minorHAnsi"/>
            <w:color w:val="006699"/>
          </w:rPr>
          <w:t>phs001345</w:t>
        </w:r>
      </w:hyperlink>
      <w:r w:rsidRPr="00BF4D43">
        <w:rPr>
          <w:rFonts w:cstheme="minorHAnsi"/>
        </w:rPr>
        <w:t xml:space="preserve">”, </w:t>
      </w:r>
      <w:proofErr w:type="spellStart"/>
      <w:r w:rsidRPr="00BF4D43">
        <w:rPr>
          <w:rFonts w:cstheme="minorHAnsi"/>
        </w:rPr>
        <w:t>GenSalt</w:t>
      </w:r>
      <w:proofErr w:type="spellEnd"/>
      <w:r w:rsidRPr="00BF4D43">
        <w:rPr>
          <w:rFonts w:cstheme="minorHAnsi"/>
        </w:rPr>
        <w:t>: “</w:t>
      </w:r>
      <w:hyperlink r:id="rId30" w:history="1">
        <w:r w:rsidRPr="00E62CA7">
          <w:rPr>
            <w:rStyle w:val="Hyperlink"/>
            <w:rFonts w:cstheme="minorHAnsi"/>
            <w:color w:val="006699"/>
          </w:rPr>
          <w:t>phs001217</w:t>
        </w:r>
      </w:hyperlink>
      <w:r w:rsidRPr="00BF4D43">
        <w:rPr>
          <w:rFonts w:cstheme="minorHAnsi"/>
        </w:rPr>
        <w:t>”, HCHS/SOL: “</w:t>
      </w:r>
      <w:hyperlink r:id="rId31" w:history="1">
        <w:r w:rsidRPr="00E62CA7">
          <w:rPr>
            <w:rStyle w:val="Hyperlink"/>
            <w:rFonts w:cstheme="minorHAnsi"/>
            <w:color w:val="006699"/>
          </w:rPr>
          <w:t>phs001395</w:t>
        </w:r>
      </w:hyperlink>
      <w:r>
        <w:rPr>
          <w:rStyle w:val="Hyperlink"/>
          <w:rFonts w:cstheme="minorHAnsi"/>
          <w:color w:val="006699"/>
        </w:rPr>
        <w:t>”</w:t>
      </w:r>
      <w:r w:rsidRPr="00BF4D43">
        <w:rPr>
          <w:rFonts w:cstheme="minorHAnsi"/>
        </w:rPr>
        <w:t>, JHS: “</w:t>
      </w:r>
      <w:hyperlink r:id="rId32" w:history="1">
        <w:r w:rsidRPr="00E62CA7">
          <w:rPr>
            <w:rStyle w:val="Hyperlink"/>
            <w:rFonts w:cstheme="minorHAnsi"/>
            <w:color w:val="006699"/>
          </w:rPr>
          <w:t>phs000964</w:t>
        </w:r>
      </w:hyperlink>
      <w:r w:rsidRPr="00BF4D43">
        <w:rPr>
          <w:rFonts w:cstheme="minorHAnsi"/>
        </w:rPr>
        <w:t>”, MESA: “</w:t>
      </w:r>
      <w:hyperlink r:id="rId33" w:history="1">
        <w:r w:rsidRPr="00E62CA7">
          <w:rPr>
            <w:rStyle w:val="Hyperlink"/>
            <w:rFonts w:cstheme="minorHAnsi"/>
            <w:color w:val="006699"/>
          </w:rPr>
          <w:t>phs001211</w:t>
        </w:r>
      </w:hyperlink>
      <w:r w:rsidRPr="00BF4D43">
        <w:rPr>
          <w:rFonts w:cstheme="minorHAnsi"/>
        </w:rPr>
        <w:t>”, THRV: “</w:t>
      </w:r>
      <w:hyperlink r:id="rId34" w:history="1">
        <w:r w:rsidRPr="00E62CA7">
          <w:rPr>
            <w:rStyle w:val="Hyperlink"/>
            <w:rFonts w:cstheme="minorHAnsi"/>
            <w:color w:val="006699"/>
          </w:rPr>
          <w:t>phs001387</w:t>
        </w:r>
      </w:hyperlink>
      <w:r w:rsidRPr="00BF4D43">
        <w:rPr>
          <w:rFonts w:cstheme="minorHAnsi"/>
        </w:rPr>
        <w:t>”, WHI: “</w:t>
      </w:r>
      <w:hyperlink r:id="rId35" w:history="1">
        <w:r w:rsidRPr="00E62CA7">
          <w:rPr>
            <w:rStyle w:val="Hyperlink"/>
            <w:rFonts w:cstheme="minorHAnsi"/>
            <w:color w:val="006699"/>
          </w:rPr>
          <w:t>phs001237</w:t>
        </w:r>
      </w:hyperlink>
      <w:r w:rsidRPr="00BF4D43">
        <w:rPr>
          <w:rFonts w:cstheme="minorHAnsi"/>
        </w:rPr>
        <w:t xml:space="preserve">”. Summary statistics from MVP BP GWAS are available from </w:t>
      </w:r>
      <w:proofErr w:type="spellStart"/>
      <w:r w:rsidRPr="00BF4D43">
        <w:rPr>
          <w:rFonts w:cstheme="minorHAnsi"/>
        </w:rPr>
        <w:t>dbGaP</w:t>
      </w:r>
      <w:proofErr w:type="spellEnd"/>
      <w:r w:rsidRPr="00BF4D43">
        <w:rPr>
          <w:rFonts w:cstheme="minorHAnsi"/>
        </w:rPr>
        <w:t xml:space="preserve"> by application to study accession “</w:t>
      </w:r>
      <w:hyperlink r:id="rId36" w:history="1">
        <w:r w:rsidRPr="00E62CA7">
          <w:rPr>
            <w:rStyle w:val="Hyperlink"/>
            <w:rFonts w:cstheme="minorHAnsi"/>
            <w:color w:val="006699"/>
          </w:rPr>
          <w:t>phs001672</w:t>
        </w:r>
      </w:hyperlink>
      <w:r w:rsidRPr="00BF4D43">
        <w:rPr>
          <w:rFonts w:cstheme="minorHAnsi"/>
        </w:rPr>
        <w:t>”. The summary statistics from the UKBB + ICBP BP GWAS are available at </w:t>
      </w:r>
      <w:hyperlink r:id="rId37" w:history="1">
        <w:r w:rsidRPr="00E62CA7">
          <w:rPr>
            <w:rStyle w:val="Hyperlink"/>
            <w:rFonts w:cstheme="minorHAnsi"/>
            <w:color w:val="006699"/>
          </w:rPr>
          <w:t>https://grasp.nhlbi.nih.gov/FullResults.aspx</w:t>
        </w:r>
      </w:hyperlink>
      <w:r w:rsidRPr="00BF4D43">
        <w:rPr>
          <w:rFonts w:cstheme="minorHAnsi"/>
        </w:rPr>
        <w:t>. </w:t>
      </w:r>
      <w:r w:rsidRPr="00BD602B">
        <w:rPr>
          <w:rFonts w:cstheme="minorHAnsi"/>
        </w:rPr>
        <w:t>MGB Biobank genotyping and phenotypic data are available to Mass General Brigham investigators with required approval from the Mass General Brigham Institutional Review board (IRB).</w:t>
      </w:r>
      <w:r>
        <w:rPr>
          <w:rFonts w:cstheme="minorHAnsi"/>
        </w:rPr>
        <w:t xml:space="preserve"> </w:t>
      </w:r>
      <w:r w:rsidRPr="00BD602B">
        <w:rPr>
          <w:rFonts w:cstheme="minorHAnsi"/>
        </w:rPr>
        <w:t xml:space="preserve">Data needed to construct the selected BP PRSs generated in this study </w:t>
      </w:r>
      <w:r>
        <w:rPr>
          <w:rFonts w:cstheme="minorHAnsi"/>
        </w:rPr>
        <w:t>will</w:t>
      </w:r>
      <w:r w:rsidRPr="00BD602B">
        <w:rPr>
          <w:rFonts w:cstheme="minorHAnsi"/>
        </w:rPr>
        <w:t xml:space="preserve"> </w:t>
      </w:r>
      <w:r>
        <w:rPr>
          <w:rFonts w:cstheme="minorHAnsi"/>
        </w:rPr>
        <w:t xml:space="preserve">become </w:t>
      </w:r>
      <w:r w:rsidRPr="00BD602B">
        <w:rPr>
          <w:rFonts w:cstheme="minorHAnsi"/>
        </w:rPr>
        <w:t xml:space="preserve">publicly available on </w:t>
      </w:r>
      <w:r>
        <w:rPr>
          <w:rFonts w:cstheme="minorHAnsi"/>
        </w:rPr>
        <w:t>a</w:t>
      </w:r>
      <w:r w:rsidRPr="00BD602B">
        <w:rPr>
          <w:rFonts w:cstheme="minorHAnsi"/>
        </w:rPr>
        <w:t xml:space="preserve"> </w:t>
      </w:r>
      <w:proofErr w:type="spellStart"/>
      <w:r w:rsidRPr="00BD602B">
        <w:rPr>
          <w:rFonts w:cstheme="minorHAnsi"/>
        </w:rPr>
        <w:t>Zenodo</w:t>
      </w:r>
      <w:proofErr w:type="spellEnd"/>
      <w:r>
        <w:rPr>
          <w:rFonts w:cstheme="minorHAnsi"/>
        </w:rPr>
        <w:t xml:space="preserve"> </w:t>
      </w:r>
      <w:r w:rsidRPr="00BD602B">
        <w:rPr>
          <w:rFonts w:cstheme="minorHAnsi"/>
        </w:rPr>
        <w:t>repository </w:t>
      </w:r>
      <w:r>
        <w:rPr>
          <w:rFonts w:cstheme="minorHAnsi"/>
        </w:rPr>
        <w:t>upon paper acceptance</w:t>
      </w:r>
      <w:r w:rsidRPr="00BD602B">
        <w:rPr>
          <w:rFonts w:cstheme="minorHAnsi"/>
        </w:rPr>
        <w:t xml:space="preserve"> and </w:t>
      </w:r>
      <w:r>
        <w:rPr>
          <w:rFonts w:cstheme="minorHAnsi"/>
        </w:rPr>
        <w:t xml:space="preserve">will </w:t>
      </w:r>
      <w:r w:rsidRPr="00BD602B">
        <w:rPr>
          <w:rFonts w:cstheme="minorHAnsi"/>
        </w:rPr>
        <w:t>include variants, alleles, and weights for each of the PRS based on GWAS of SBP and DBP</w:t>
      </w:r>
      <w:r>
        <w:rPr>
          <w:rFonts w:cstheme="minorHAnsi"/>
        </w:rPr>
        <w:t>.</w:t>
      </w:r>
      <w:r>
        <w:rPr>
          <w:rFonts w:cstheme="minorHAnsi"/>
          <w:color w:val="222222"/>
          <w:shd w:val="clear" w:color="auto" w:fill="FFFFFF"/>
        </w:rPr>
        <w:t xml:space="preserve"> The BED files that define LD-regions used for construction of local PRSs are available under the Bitbucket repository in </w:t>
      </w:r>
      <w:hyperlink r:id="rId38" w:history="1">
        <w:r w:rsidRPr="00D9507C">
          <w:rPr>
            <w:rStyle w:val="Hyperlink"/>
          </w:rPr>
          <w:t>https://bitbucket.org/nygcresearch/ldetect-data/src/master/</w:t>
        </w:r>
      </w:hyperlink>
      <w:r>
        <w:t>.</w:t>
      </w:r>
    </w:p>
    <w:p w14:paraId="7C1D78C7" w14:textId="77777777" w:rsidR="00B81D6C" w:rsidRDefault="00B81D6C" w:rsidP="00B81D6C">
      <w:pPr>
        <w:pStyle w:val="Heading1"/>
      </w:pPr>
      <w:r>
        <w:lastRenderedPageBreak/>
        <w:t>Code availability</w:t>
      </w:r>
    </w:p>
    <w:p w14:paraId="11AF6B9F" w14:textId="77777777" w:rsidR="00B81D6C" w:rsidRDefault="00B81D6C" w:rsidP="00B81D6C">
      <w:pPr>
        <w:rPr>
          <w:rFonts w:cstheme="minorHAnsi"/>
        </w:rPr>
      </w:pPr>
      <w:proofErr w:type="spellStart"/>
      <w:r>
        <w:rPr>
          <w:rFonts w:cstheme="minorHAnsi"/>
        </w:rPr>
        <w:t>Jupyter</w:t>
      </w:r>
      <w:proofErr w:type="spellEnd"/>
      <w:r>
        <w:rPr>
          <w:rFonts w:cstheme="minorHAnsi"/>
        </w:rPr>
        <w:t xml:space="preserve"> notebooks used for analysis in this manuscript (not including data) will be made available on GitHub upon paper acceptance. </w:t>
      </w:r>
    </w:p>
    <w:p w14:paraId="11C079DF" w14:textId="77777777" w:rsidR="00B81D6C" w:rsidRDefault="00B81D6C" w:rsidP="00B81D6C">
      <w:pPr>
        <w:pStyle w:val="Heading1"/>
      </w:pPr>
      <w:r>
        <w:t>Author contribution statement</w:t>
      </w:r>
    </w:p>
    <w:p w14:paraId="201021F3" w14:textId="77777777" w:rsidR="00B81D6C" w:rsidRDefault="00B81D6C" w:rsidP="00B81D6C">
      <w:r>
        <w:t xml:space="preserve">YH and TS drafted the manuscript. BS and ME developed PRSs and developed association models. YH and BS prepared figures and tables. NK, BS preprocessed and harmonized analytic datasets. GL advised the developed of ensemble models. TO, TK, MF, DL-J, JB, BMP, XG, WK, MM, PC, BCJ, EC, APC, SR, YDIC, CG, R-HC, CK, RC, BH, JS, SK, WZ, RJFL, BDM, RK, SSR, JIR, DL, ACM contributed to design and data curation in </w:t>
      </w:r>
      <w:proofErr w:type="spellStart"/>
      <w:r>
        <w:t>TOPMed</w:t>
      </w:r>
      <w:proofErr w:type="spellEnd"/>
      <w:r>
        <w:t xml:space="preserve"> studies they represent. BS, ME, NK, GL, TO, TK, MF, DL-J, JB, BMP, NS, XG, WK, MM, PC, BCJ, EC, APC, SR, YDIC, CG, R-HC, CK, RC, BH, JS, SK, WZ, RJFL, BDM, RK, SSR, JIR, DL, ACM critically reviewed the manuscript.  </w:t>
      </w:r>
    </w:p>
    <w:p w14:paraId="25F33B20" w14:textId="77777777" w:rsidR="00B81D6C" w:rsidRDefault="00B81D6C" w:rsidP="00B81D6C">
      <w:pPr>
        <w:pStyle w:val="Heading1"/>
      </w:pPr>
      <w:r>
        <w:t>Conflict of interests</w:t>
      </w:r>
    </w:p>
    <w:p w14:paraId="7F2FF7EA" w14:textId="77777777" w:rsidR="00B81D6C" w:rsidRPr="00333EFE" w:rsidRDefault="00B81D6C" w:rsidP="00B81D6C">
      <w:r>
        <w:t xml:space="preserve">B Psaty serves on the Steering Committee of the Yale Open Data Access Project funded by Johnson &amp; Johnson. G Lyons is currently an employee of Alexion Pharmaceuticals, however, her contributions to the present manuscript were performed as part of her previous affiliation at the Harvard T.H. Chan School of Public Health and this work is not related to her current occupation and affiliation. </w:t>
      </w:r>
      <w:r w:rsidRPr="00333EFE">
        <w:t>M</w:t>
      </w:r>
      <w:r>
        <w:t xml:space="preserve"> </w:t>
      </w:r>
      <w:r w:rsidRPr="00333EFE">
        <w:t>M</w:t>
      </w:r>
      <w:r>
        <w:t>oll</w:t>
      </w:r>
      <w:r w:rsidRPr="00333EFE">
        <w:t xml:space="preserve"> has received grant funding from Bayer and consulting fees from </w:t>
      </w:r>
      <w:proofErr w:type="spellStart"/>
      <w:r w:rsidRPr="00333EFE">
        <w:t>TriNetX</w:t>
      </w:r>
      <w:proofErr w:type="spellEnd"/>
      <w:r w:rsidRPr="00333EFE">
        <w:t xml:space="preserve">, 2ndMD, </w:t>
      </w:r>
      <w:proofErr w:type="spellStart"/>
      <w:r w:rsidRPr="00333EFE">
        <w:t>TheaHealth</w:t>
      </w:r>
      <w:proofErr w:type="spellEnd"/>
      <w:r w:rsidRPr="00333EFE">
        <w:t>, Sitka, Verona Pharma, and Axon Advisors.</w:t>
      </w:r>
      <w:r>
        <w:t xml:space="preserve"> All other authors report no competing interests.</w:t>
      </w:r>
    </w:p>
    <w:p w14:paraId="6E46BC2C" w14:textId="77777777" w:rsidR="00B81D6C" w:rsidRPr="00217AC2" w:rsidRDefault="00B81D6C" w:rsidP="00B81D6C"/>
    <w:p w14:paraId="2AADE10B" w14:textId="77777777" w:rsidR="00B81D6C" w:rsidRPr="00217AC2" w:rsidRDefault="00B81D6C" w:rsidP="00B81D6C"/>
    <w:p w14:paraId="6B9F1C9D" w14:textId="77777777" w:rsidR="00B81D6C" w:rsidRDefault="00B81D6C" w:rsidP="00B81D6C">
      <w:pPr>
        <w:pStyle w:val="Heading1"/>
      </w:pPr>
      <w:r>
        <w:lastRenderedPageBreak/>
        <w:t>References</w:t>
      </w:r>
    </w:p>
    <w:p w14:paraId="79337BF7" w14:textId="77777777" w:rsidR="006F2687" w:rsidRPr="006F2687" w:rsidRDefault="00B81D6C" w:rsidP="006F2687">
      <w:pPr>
        <w:pStyle w:val="EndNoteBibliography"/>
        <w:spacing w:after="0"/>
        <w:ind w:left="720" w:hanging="720"/>
        <w:divId w:val="633171172"/>
        <w:rPr>
          <w:noProof/>
        </w:rPr>
      </w:pPr>
      <w:r>
        <w:fldChar w:fldCharType="begin"/>
      </w:r>
      <w:r>
        <w:instrText xml:space="preserve"> ADDIN EN.REFLIST </w:instrText>
      </w:r>
      <w:r>
        <w:fldChar w:fldCharType="separate"/>
      </w:r>
      <w:r w:rsidR="006F2687" w:rsidRPr="006F2687">
        <w:rPr>
          <w:noProof/>
        </w:rPr>
        <w:t>1.</w:t>
      </w:r>
      <w:r w:rsidR="006F2687" w:rsidRPr="006F2687">
        <w:rPr>
          <w:noProof/>
        </w:rPr>
        <w:tab/>
        <w:t xml:space="preserve">Torkamani, A., N.E. Wineinger, and E.J. Topol, </w:t>
      </w:r>
      <w:r w:rsidR="006F2687" w:rsidRPr="006F2687">
        <w:rPr>
          <w:i/>
          <w:noProof/>
        </w:rPr>
        <w:t>The personal and clinical utility of polygenic risk scores.</w:t>
      </w:r>
      <w:r w:rsidR="006F2687" w:rsidRPr="006F2687">
        <w:rPr>
          <w:noProof/>
        </w:rPr>
        <w:t xml:space="preserve"> Nat Rev Genet, 2018. </w:t>
      </w:r>
      <w:r w:rsidR="006F2687" w:rsidRPr="006F2687">
        <w:rPr>
          <w:b/>
          <w:noProof/>
        </w:rPr>
        <w:t>19</w:t>
      </w:r>
      <w:r w:rsidR="006F2687" w:rsidRPr="006F2687">
        <w:rPr>
          <w:noProof/>
        </w:rPr>
        <w:t>(9): p. 581-590.</w:t>
      </w:r>
    </w:p>
    <w:p w14:paraId="6B55CD16" w14:textId="77777777" w:rsidR="006F2687" w:rsidRPr="006F2687" w:rsidRDefault="006F2687" w:rsidP="006F2687">
      <w:pPr>
        <w:pStyle w:val="EndNoteBibliography"/>
        <w:spacing w:after="0"/>
        <w:ind w:left="720" w:hanging="720"/>
        <w:divId w:val="633171172"/>
        <w:rPr>
          <w:noProof/>
        </w:rPr>
      </w:pPr>
      <w:r w:rsidRPr="006F2687">
        <w:rPr>
          <w:noProof/>
        </w:rPr>
        <w:t>2.</w:t>
      </w:r>
      <w:r w:rsidRPr="006F2687">
        <w:rPr>
          <w:noProof/>
        </w:rPr>
        <w:tab/>
        <w:t xml:space="preserve">Choi, S.W., T.S. Mak, and P.F. O'Reilly, </w:t>
      </w:r>
      <w:r w:rsidRPr="006F2687">
        <w:rPr>
          <w:i/>
          <w:noProof/>
        </w:rPr>
        <w:t>Tutorial: a guide to performing polygenic risk score analyses.</w:t>
      </w:r>
      <w:r w:rsidRPr="006F2687">
        <w:rPr>
          <w:noProof/>
        </w:rPr>
        <w:t xml:space="preserve"> Nat Protoc, 2020. </w:t>
      </w:r>
      <w:r w:rsidRPr="006F2687">
        <w:rPr>
          <w:b/>
          <w:noProof/>
        </w:rPr>
        <w:t>15</w:t>
      </w:r>
      <w:r w:rsidRPr="006F2687">
        <w:rPr>
          <w:noProof/>
        </w:rPr>
        <w:t>(9): p. 2759-2772.</w:t>
      </w:r>
    </w:p>
    <w:p w14:paraId="6927CD23" w14:textId="77777777" w:rsidR="006F2687" w:rsidRPr="006F2687" w:rsidRDefault="006F2687" w:rsidP="006F2687">
      <w:pPr>
        <w:pStyle w:val="EndNoteBibliography"/>
        <w:spacing w:after="0"/>
        <w:ind w:left="720" w:hanging="720"/>
        <w:divId w:val="633171172"/>
        <w:rPr>
          <w:noProof/>
        </w:rPr>
      </w:pPr>
      <w:r w:rsidRPr="006F2687">
        <w:rPr>
          <w:noProof/>
        </w:rPr>
        <w:t>3.</w:t>
      </w:r>
      <w:r w:rsidRPr="006F2687">
        <w:rPr>
          <w:noProof/>
        </w:rPr>
        <w:tab/>
        <w:t xml:space="preserve">Ho, D.S.W., et al., </w:t>
      </w:r>
      <w:r w:rsidRPr="006F2687">
        <w:rPr>
          <w:i/>
          <w:noProof/>
        </w:rPr>
        <w:t>Machine Learning SNP Based Prediction for Precision Medicine.</w:t>
      </w:r>
      <w:r w:rsidRPr="006F2687">
        <w:rPr>
          <w:noProof/>
        </w:rPr>
        <w:t xml:space="preserve"> Frontiers in Genetics, 2019. </w:t>
      </w:r>
      <w:r w:rsidRPr="006F2687">
        <w:rPr>
          <w:b/>
          <w:noProof/>
        </w:rPr>
        <w:t>10</w:t>
      </w:r>
      <w:r w:rsidRPr="006F2687">
        <w:rPr>
          <w:noProof/>
        </w:rPr>
        <w:t>.</w:t>
      </w:r>
    </w:p>
    <w:p w14:paraId="75F20285" w14:textId="77777777" w:rsidR="006F2687" w:rsidRPr="006F2687" w:rsidRDefault="006F2687" w:rsidP="006F2687">
      <w:pPr>
        <w:pStyle w:val="EndNoteBibliography"/>
        <w:spacing w:after="0"/>
        <w:ind w:left="720" w:hanging="720"/>
        <w:divId w:val="633171172"/>
        <w:rPr>
          <w:noProof/>
        </w:rPr>
      </w:pPr>
      <w:r w:rsidRPr="006F2687">
        <w:rPr>
          <w:noProof/>
        </w:rPr>
        <w:t>4.</w:t>
      </w:r>
      <w:r w:rsidRPr="006F2687">
        <w:rPr>
          <w:noProof/>
        </w:rPr>
        <w:tab/>
        <w:t xml:space="preserve">Elgart, M., et al., </w:t>
      </w:r>
      <w:r w:rsidRPr="006F2687">
        <w:rPr>
          <w:i/>
          <w:noProof/>
        </w:rPr>
        <w:t>Non-linear machine learning models incorporating SNPs and PRS improve polygenic prediction in diverse human populations.</w:t>
      </w:r>
      <w:r w:rsidRPr="006F2687">
        <w:rPr>
          <w:noProof/>
        </w:rPr>
        <w:t xml:space="preserve"> Commun Biol, 2022. </w:t>
      </w:r>
      <w:r w:rsidRPr="006F2687">
        <w:rPr>
          <w:b/>
          <w:noProof/>
        </w:rPr>
        <w:t>5</w:t>
      </w:r>
      <w:r w:rsidRPr="006F2687">
        <w:rPr>
          <w:noProof/>
        </w:rPr>
        <w:t>(1): p. 856.</w:t>
      </w:r>
    </w:p>
    <w:p w14:paraId="1F47784A" w14:textId="77777777" w:rsidR="006F2687" w:rsidRPr="006F2687" w:rsidRDefault="006F2687" w:rsidP="006F2687">
      <w:pPr>
        <w:pStyle w:val="EndNoteBibliography"/>
        <w:spacing w:after="0"/>
        <w:ind w:left="720" w:hanging="720"/>
        <w:divId w:val="633171172"/>
        <w:rPr>
          <w:noProof/>
        </w:rPr>
      </w:pPr>
      <w:r w:rsidRPr="006F2687">
        <w:rPr>
          <w:noProof/>
        </w:rPr>
        <w:t>5.</w:t>
      </w:r>
      <w:r w:rsidRPr="006F2687">
        <w:rPr>
          <w:noProof/>
        </w:rPr>
        <w:tab/>
        <w:t xml:space="preserve">Tibshirani, R., </w:t>
      </w:r>
      <w:r w:rsidRPr="006F2687">
        <w:rPr>
          <w:i/>
          <w:noProof/>
        </w:rPr>
        <w:t>Regression Shrinkage and Selection via the Lasso.</w:t>
      </w:r>
      <w:r w:rsidRPr="006F2687">
        <w:rPr>
          <w:noProof/>
        </w:rPr>
        <w:t xml:space="preserve"> Journal of the Royal Statistical Society. Series B (Methodological), 1996. </w:t>
      </w:r>
      <w:r w:rsidRPr="006F2687">
        <w:rPr>
          <w:b/>
          <w:noProof/>
        </w:rPr>
        <w:t>58</w:t>
      </w:r>
      <w:r w:rsidRPr="006F2687">
        <w:rPr>
          <w:noProof/>
        </w:rPr>
        <w:t>(1): p. 267-288.</w:t>
      </w:r>
    </w:p>
    <w:p w14:paraId="03C55981" w14:textId="77777777" w:rsidR="006F2687" w:rsidRPr="006F2687" w:rsidRDefault="006F2687" w:rsidP="006F2687">
      <w:pPr>
        <w:pStyle w:val="EndNoteBibliography"/>
        <w:spacing w:after="0"/>
        <w:ind w:left="720" w:hanging="720"/>
        <w:divId w:val="633171172"/>
        <w:rPr>
          <w:noProof/>
        </w:rPr>
      </w:pPr>
      <w:r w:rsidRPr="006F2687">
        <w:rPr>
          <w:noProof/>
        </w:rPr>
        <w:t>6.</w:t>
      </w:r>
      <w:r w:rsidRPr="006F2687">
        <w:rPr>
          <w:noProof/>
        </w:rPr>
        <w:tab/>
        <w:t xml:space="preserve">Pain, O., et al., </w:t>
      </w:r>
      <w:r w:rsidRPr="006F2687">
        <w:rPr>
          <w:i/>
          <w:noProof/>
        </w:rPr>
        <w:t>Evaluation of polygenic prediction methodology within a reference-standardized framework.</w:t>
      </w:r>
      <w:r w:rsidRPr="006F2687">
        <w:rPr>
          <w:noProof/>
        </w:rPr>
        <w:t xml:space="preserve"> PLoS Genet, 2021. </w:t>
      </w:r>
      <w:r w:rsidRPr="006F2687">
        <w:rPr>
          <w:b/>
          <w:noProof/>
        </w:rPr>
        <w:t>17</w:t>
      </w:r>
      <w:r w:rsidRPr="006F2687">
        <w:rPr>
          <w:noProof/>
        </w:rPr>
        <w:t>(5): p. e1009021.</w:t>
      </w:r>
    </w:p>
    <w:p w14:paraId="1E2F3417" w14:textId="77777777" w:rsidR="006F2687" w:rsidRPr="006F2687" w:rsidRDefault="006F2687" w:rsidP="006F2687">
      <w:pPr>
        <w:pStyle w:val="EndNoteBibliography"/>
        <w:spacing w:after="0"/>
        <w:ind w:left="720" w:hanging="720"/>
        <w:divId w:val="633171172"/>
        <w:rPr>
          <w:noProof/>
        </w:rPr>
      </w:pPr>
      <w:r w:rsidRPr="006F2687">
        <w:rPr>
          <w:noProof/>
        </w:rPr>
        <w:t>7.</w:t>
      </w:r>
      <w:r w:rsidRPr="006F2687">
        <w:rPr>
          <w:noProof/>
        </w:rPr>
        <w:tab/>
        <w:t xml:space="preserve">Krapohl, E., et al., </w:t>
      </w:r>
      <w:r w:rsidRPr="006F2687">
        <w:rPr>
          <w:i/>
          <w:noProof/>
        </w:rPr>
        <w:t>Multi-polygenic score approach to trait prediction.</w:t>
      </w:r>
      <w:r w:rsidRPr="006F2687">
        <w:rPr>
          <w:noProof/>
        </w:rPr>
        <w:t xml:space="preserve"> Mol Psychiatry, 2018. </w:t>
      </w:r>
      <w:r w:rsidRPr="006F2687">
        <w:rPr>
          <w:b/>
          <w:noProof/>
        </w:rPr>
        <w:t>23</w:t>
      </w:r>
      <w:r w:rsidRPr="006F2687">
        <w:rPr>
          <w:noProof/>
        </w:rPr>
        <w:t>(5): p. 1368-1374.</w:t>
      </w:r>
    </w:p>
    <w:p w14:paraId="328DED6B" w14:textId="77777777" w:rsidR="006F2687" w:rsidRPr="006F2687" w:rsidRDefault="006F2687" w:rsidP="006F2687">
      <w:pPr>
        <w:pStyle w:val="EndNoteBibliography"/>
        <w:spacing w:after="0"/>
        <w:ind w:left="720" w:hanging="720"/>
        <w:divId w:val="633171172"/>
        <w:rPr>
          <w:noProof/>
        </w:rPr>
      </w:pPr>
      <w:r w:rsidRPr="006F2687">
        <w:rPr>
          <w:noProof/>
        </w:rPr>
        <w:t>8.</w:t>
      </w:r>
      <w:r w:rsidRPr="006F2687">
        <w:rPr>
          <w:noProof/>
        </w:rPr>
        <w:tab/>
        <w:t xml:space="preserve">Schoeler, T., et al., </w:t>
      </w:r>
      <w:r w:rsidRPr="006F2687">
        <w:rPr>
          <w:i/>
          <w:noProof/>
        </w:rPr>
        <w:t>Multi-Polygenic Score Approach to Identifying Individual Vulnerabilities Associated With the Risk of Exposure to Bullying.</w:t>
      </w:r>
      <w:r w:rsidRPr="006F2687">
        <w:rPr>
          <w:noProof/>
        </w:rPr>
        <w:t xml:space="preserve"> JAMA Psychiatry, 2019. </w:t>
      </w:r>
      <w:r w:rsidRPr="006F2687">
        <w:rPr>
          <w:b/>
          <w:noProof/>
        </w:rPr>
        <w:t>76</w:t>
      </w:r>
      <w:r w:rsidRPr="006F2687">
        <w:rPr>
          <w:noProof/>
        </w:rPr>
        <w:t>(7): p. 730-738.</w:t>
      </w:r>
    </w:p>
    <w:p w14:paraId="52756FC6" w14:textId="77777777" w:rsidR="006F2687" w:rsidRPr="006F2687" w:rsidRDefault="006F2687" w:rsidP="006F2687">
      <w:pPr>
        <w:pStyle w:val="EndNoteBibliography"/>
        <w:spacing w:after="0"/>
        <w:ind w:left="720" w:hanging="720"/>
        <w:divId w:val="633171172"/>
        <w:rPr>
          <w:noProof/>
        </w:rPr>
      </w:pPr>
      <w:r w:rsidRPr="006F2687">
        <w:rPr>
          <w:noProof/>
        </w:rPr>
        <w:t>9.</w:t>
      </w:r>
      <w:r w:rsidRPr="006F2687">
        <w:rPr>
          <w:noProof/>
        </w:rPr>
        <w:tab/>
        <w:t xml:space="preserve">Sinnott-Armstrong, N., et al., </w:t>
      </w:r>
      <w:r w:rsidRPr="006F2687">
        <w:rPr>
          <w:i/>
          <w:noProof/>
        </w:rPr>
        <w:t>Genetics of 35 blood and urine biomarkers in the UK Biobank.</w:t>
      </w:r>
      <w:r w:rsidRPr="006F2687">
        <w:rPr>
          <w:noProof/>
        </w:rPr>
        <w:t xml:space="preserve"> Nat Genet, 2021. </w:t>
      </w:r>
      <w:r w:rsidRPr="006F2687">
        <w:rPr>
          <w:b/>
          <w:noProof/>
        </w:rPr>
        <w:t>53</w:t>
      </w:r>
      <w:r w:rsidRPr="006F2687">
        <w:rPr>
          <w:noProof/>
        </w:rPr>
        <w:t>(2): p. 185-194.</w:t>
      </w:r>
    </w:p>
    <w:p w14:paraId="0BB58CEA" w14:textId="77777777" w:rsidR="006F2687" w:rsidRPr="006F2687" w:rsidRDefault="006F2687" w:rsidP="006F2687">
      <w:pPr>
        <w:pStyle w:val="EndNoteBibliography"/>
        <w:spacing w:after="0"/>
        <w:ind w:left="720" w:hanging="720"/>
        <w:divId w:val="633171172"/>
        <w:rPr>
          <w:noProof/>
        </w:rPr>
      </w:pPr>
      <w:r w:rsidRPr="006F2687">
        <w:rPr>
          <w:noProof/>
        </w:rPr>
        <w:t>10.</w:t>
      </w:r>
      <w:r w:rsidRPr="006F2687">
        <w:rPr>
          <w:noProof/>
        </w:rPr>
        <w:tab/>
        <w:t xml:space="preserve">Abraham, G., et al., </w:t>
      </w:r>
      <w:r w:rsidRPr="006F2687">
        <w:rPr>
          <w:i/>
          <w:noProof/>
        </w:rPr>
        <w:t>Genomic risk score offers predictive performance comparable to clinical risk factors for ischaemic stroke.</w:t>
      </w:r>
      <w:r w:rsidRPr="006F2687">
        <w:rPr>
          <w:noProof/>
        </w:rPr>
        <w:t xml:space="preserve"> Nat Commun, 2019. </w:t>
      </w:r>
      <w:r w:rsidRPr="006F2687">
        <w:rPr>
          <w:b/>
          <w:noProof/>
        </w:rPr>
        <w:t>10</w:t>
      </w:r>
      <w:r w:rsidRPr="006F2687">
        <w:rPr>
          <w:noProof/>
        </w:rPr>
        <w:t>(1): p. 5819.</w:t>
      </w:r>
    </w:p>
    <w:p w14:paraId="7A88AF2B" w14:textId="77777777" w:rsidR="006F2687" w:rsidRPr="006F2687" w:rsidRDefault="006F2687" w:rsidP="006F2687">
      <w:pPr>
        <w:pStyle w:val="EndNoteBibliography"/>
        <w:spacing w:after="0"/>
        <w:ind w:left="720" w:hanging="720"/>
        <w:divId w:val="633171172"/>
        <w:rPr>
          <w:noProof/>
        </w:rPr>
      </w:pPr>
      <w:r w:rsidRPr="006F2687">
        <w:rPr>
          <w:noProof/>
        </w:rPr>
        <w:t>11.</w:t>
      </w:r>
      <w:r w:rsidRPr="006F2687">
        <w:rPr>
          <w:noProof/>
        </w:rPr>
        <w:tab/>
        <w:t xml:space="preserve">Rodriguez, V., et al., </w:t>
      </w:r>
      <w:r w:rsidRPr="006F2687">
        <w:rPr>
          <w:i/>
          <w:noProof/>
        </w:rPr>
        <w:t>Use of multiple polygenic risk scores for distinguishing schizophrenia-spectrum disorder and affective psychosis categories in a first-episode sample; the EU-GEI study.</w:t>
      </w:r>
      <w:r w:rsidRPr="006F2687">
        <w:rPr>
          <w:noProof/>
        </w:rPr>
        <w:t xml:space="preserve"> Psychol Med, 2023. </w:t>
      </w:r>
      <w:r w:rsidRPr="006F2687">
        <w:rPr>
          <w:b/>
          <w:noProof/>
        </w:rPr>
        <w:t>53</w:t>
      </w:r>
      <w:r w:rsidRPr="006F2687">
        <w:rPr>
          <w:noProof/>
        </w:rPr>
        <w:t>(8): p. 3396-3405.</w:t>
      </w:r>
    </w:p>
    <w:p w14:paraId="72D1E92E" w14:textId="77777777" w:rsidR="006F2687" w:rsidRPr="006F2687" w:rsidRDefault="006F2687" w:rsidP="006F2687">
      <w:pPr>
        <w:pStyle w:val="EndNoteBibliography"/>
        <w:spacing w:after="0"/>
        <w:ind w:left="720" w:hanging="720"/>
        <w:divId w:val="633171172"/>
        <w:rPr>
          <w:noProof/>
        </w:rPr>
      </w:pPr>
      <w:r w:rsidRPr="006F2687">
        <w:rPr>
          <w:noProof/>
        </w:rPr>
        <w:t>12.</w:t>
      </w:r>
      <w:r w:rsidRPr="006F2687">
        <w:rPr>
          <w:noProof/>
        </w:rPr>
        <w:tab/>
        <w:t xml:space="preserve">Meisner, A., et al., </w:t>
      </w:r>
      <w:r w:rsidRPr="006F2687">
        <w:rPr>
          <w:i/>
          <w:noProof/>
        </w:rPr>
        <w:t>Combined Utility of 25 Disease and Risk Factor Polygenic Risk Scores for Stratifying Risk of All-Cause Mortality.</w:t>
      </w:r>
      <w:r w:rsidRPr="006F2687">
        <w:rPr>
          <w:noProof/>
        </w:rPr>
        <w:t xml:space="preserve"> Am J Hum Genet, 2020. </w:t>
      </w:r>
      <w:r w:rsidRPr="006F2687">
        <w:rPr>
          <w:b/>
          <w:noProof/>
        </w:rPr>
        <w:t>107</w:t>
      </w:r>
      <w:r w:rsidRPr="006F2687">
        <w:rPr>
          <w:noProof/>
        </w:rPr>
        <w:t>(3): p. 418-431.</w:t>
      </w:r>
    </w:p>
    <w:p w14:paraId="58EB54B1" w14:textId="77777777" w:rsidR="006F2687" w:rsidRPr="006F2687" w:rsidRDefault="006F2687" w:rsidP="006F2687">
      <w:pPr>
        <w:pStyle w:val="EndNoteBibliography"/>
        <w:spacing w:after="0"/>
        <w:ind w:left="720" w:hanging="720"/>
        <w:divId w:val="633171172"/>
        <w:rPr>
          <w:noProof/>
        </w:rPr>
      </w:pPr>
      <w:r w:rsidRPr="006F2687">
        <w:rPr>
          <w:noProof/>
        </w:rPr>
        <w:t>13.</w:t>
      </w:r>
      <w:r w:rsidRPr="006F2687">
        <w:rPr>
          <w:noProof/>
        </w:rPr>
        <w:tab/>
        <w:t xml:space="preserve">Kurniansyah, N., et al., </w:t>
      </w:r>
      <w:r w:rsidRPr="006F2687">
        <w:rPr>
          <w:i/>
          <w:noProof/>
        </w:rPr>
        <w:t>Evaluating the use of blood pressure polygenic risk scores across race/ethnic background groups.</w:t>
      </w:r>
      <w:r w:rsidRPr="006F2687">
        <w:rPr>
          <w:noProof/>
        </w:rPr>
        <w:t xml:space="preserve"> Nat Commun, 2023. </w:t>
      </w:r>
      <w:r w:rsidRPr="006F2687">
        <w:rPr>
          <w:b/>
          <w:noProof/>
        </w:rPr>
        <w:t>14</w:t>
      </w:r>
      <w:r w:rsidRPr="006F2687">
        <w:rPr>
          <w:noProof/>
        </w:rPr>
        <w:t>(1): p. 3202.</w:t>
      </w:r>
    </w:p>
    <w:p w14:paraId="0D6E47F7" w14:textId="77777777" w:rsidR="006F2687" w:rsidRPr="006F2687" w:rsidRDefault="006F2687" w:rsidP="006F2687">
      <w:pPr>
        <w:pStyle w:val="EndNoteBibliography"/>
        <w:spacing w:after="0"/>
        <w:ind w:left="720" w:hanging="720"/>
        <w:divId w:val="633171172"/>
        <w:rPr>
          <w:noProof/>
        </w:rPr>
      </w:pPr>
      <w:r w:rsidRPr="006F2687">
        <w:rPr>
          <w:noProof/>
        </w:rPr>
        <w:t>14.</w:t>
      </w:r>
      <w:r w:rsidRPr="006F2687">
        <w:rPr>
          <w:noProof/>
        </w:rPr>
        <w:tab/>
        <w:t xml:space="preserve">Coombes, B.J., et al., </w:t>
      </w:r>
      <w:r w:rsidRPr="006F2687">
        <w:rPr>
          <w:i/>
          <w:noProof/>
        </w:rPr>
        <w:t>Dissecting clinical heterogeneity of bipolar disorder using multiple polygenic risk scores.</w:t>
      </w:r>
      <w:r w:rsidRPr="006F2687">
        <w:rPr>
          <w:noProof/>
        </w:rPr>
        <w:t xml:space="preserve"> Translational Psychiatry, 2020. </w:t>
      </w:r>
      <w:r w:rsidRPr="006F2687">
        <w:rPr>
          <w:b/>
          <w:noProof/>
        </w:rPr>
        <w:t>10</w:t>
      </w:r>
      <w:r w:rsidRPr="006F2687">
        <w:rPr>
          <w:noProof/>
        </w:rPr>
        <w:t>(1): p. 314.</w:t>
      </w:r>
    </w:p>
    <w:p w14:paraId="4C375A59" w14:textId="77777777" w:rsidR="006F2687" w:rsidRPr="006F2687" w:rsidRDefault="006F2687" w:rsidP="006F2687">
      <w:pPr>
        <w:pStyle w:val="EndNoteBibliography"/>
        <w:spacing w:after="0"/>
        <w:ind w:left="720" w:hanging="720"/>
        <w:divId w:val="633171172"/>
        <w:rPr>
          <w:noProof/>
        </w:rPr>
      </w:pPr>
      <w:r w:rsidRPr="006F2687">
        <w:rPr>
          <w:noProof/>
        </w:rPr>
        <w:t>15.</w:t>
      </w:r>
      <w:r w:rsidRPr="006F2687">
        <w:rPr>
          <w:noProof/>
        </w:rPr>
        <w:tab/>
        <w:t xml:space="preserve">Xin, J., et al., </w:t>
      </w:r>
      <w:r w:rsidRPr="006F2687">
        <w:rPr>
          <w:i/>
          <w:noProof/>
        </w:rPr>
        <w:t>Risk assessment for colorectal cancer via polygenic risk score and lifestyle exposure: a large-scale association study of East Asian and European populations.</w:t>
      </w:r>
      <w:r w:rsidRPr="006F2687">
        <w:rPr>
          <w:noProof/>
        </w:rPr>
        <w:t xml:space="preserve"> Genome Med, 2023. </w:t>
      </w:r>
      <w:r w:rsidRPr="006F2687">
        <w:rPr>
          <w:b/>
          <w:noProof/>
        </w:rPr>
        <w:t>15</w:t>
      </w:r>
      <w:r w:rsidRPr="006F2687">
        <w:rPr>
          <w:noProof/>
        </w:rPr>
        <w:t>(1): p. 4.</w:t>
      </w:r>
    </w:p>
    <w:p w14:paraId="1F2EB4AE" w14:textId="77777777" w:rsidR="006F2687" w:rsidRPr="006F2687" w:rsidRDefault="006F2687" w:rsidP="006F2687">
      <w:pPr>
        <w:pStyle w:val="EndNoteBibliography"/>
        <w:spacing w:after="0"/>
        <w:ind w:left="720" w:hanging="720"/>
        <w:divId w:val="633171172"/>
        <w:rPr>
          <w:noProof/>
        </w:rPr>
      </w:pPr>
      <w:r w:rsidRPr="006F2687">
        <w:rPr>
          <w:noProof/>
        </w:rPr>
        <w:t>16.</w:t>
      </w:r>
      <w:r w:rsidRPr="006F2687">
        <w:rPr>
          <w:noProof/>
        </w:rPr>
        <w:tab/>
        <w:t xml:space="preserve">Collister, J.A., X. Liu, and L. Clifton, </w:t>
      </w:r>
      <w:r w:rsidRPr="006F2687">
        <w:rPr>
          <w:i/>
          <w:noProof/>
        </w:rPr>
        <w:t>Calculating Polygenic Risk Scores (PRS) in UK Biobank: A Practical Guide for Epidemiologists.</w:t>
      </w:r>
      <w:r w:rsidRPr="006F2687">
        <w:rPr>
          <w:noProof/>
        </w:rPr>
        <w:t xml:space="preserve"> Front Genet, 2022. </w:t>
      </w:r>
      <w:r w:rsidRPr="006F2687">
        <w:rPr>
          <w:b/>
          <w:noProof/>
        </w:rPr>
        <w:t>13</w:t>
      </w:r>
      <w:r w:rsidRPr="006F2687">
        <w:rPr>
          <w:noProof/>
        </w:rPr>
        <w:t>: p. 818574.</w:t>
      </w:r>
    </w:p>
    <w:p w14:paraId="7CA36E6F" w14:textId="77777777" w:rsidR="006F2687" w:rsidRPr="006F2687" w:rsidRDefault="006F2687" w:rsidP="006F2687">
      <w:pPr>
        <w:pStyle w:val="EndNoteBibliography"/>
        <w:spacing w:after="0"/>
        <w:ind w:left="720" w:hanging="720"/>
        <w:divId w:val="633171172"/>
        <w:rPr>
          <w:noProof/>
        </w:rPr>
      </w:pPr>
      <w:r w:rsidRPr="006F2687">
        <w:rPr>
          <w:noProof/>
        </w:rPr>
        <w:t>17.</w:t>
      </w:r>
      <w:r w:rsidRPr="006F2687">
        <w:rPr>
          <w:noProof/>
        </w:rPr>
        <w:tab/>
        <w:t xml:space="preserve">Coombes, B.J., et al., </w:t>
      </w:r>
      <w:r w:rsidRPr="006F2687">
        <w:rPr>
          <w:i/>
          <w:noProof/>
        </w:rPr>
        <w:t>A principal component approach to improve association testing with polygenic risk scores.</w:t>
      </w:r>
      <w:r w:rsidRPr="006F2687">
        <w:rPr>
          <w:noProof/>
        </w:rPr>
        <w:t xml:space="preserve"> Genet Epidemiol, 2020. </w:t>
      </w:r>
      <w:r w:rsidRPr="006F2687">
        <w:rPr>
          <w:b/>
          <w:noProof/>
        </w:rPr>
        <w:t>44</w:t>
      </w:r>
      <w:r w:rsidRPr="006F2687">
        <w:rPr>
          <w:noProof/>
        </w:rPr>
        <w:t>(7): p. 676-686.</w:t>
      </w:r>
    </w:p>
    <w:p w14:paraId="1E7E7F05" w14:textId="77777777" w:rsidR="006F2687" w:rsidRPr="006F2687" w:rsidRDefault="006F2687" w:rsidP="006F2687">
      <w:pPr>
        <w:pStyle w:val="EndNoteBibliography"/>
        <w:spacing w:after="0"/>
        <w:ind w:left="720" w:hanging="720"/>
        <w:divId w:val="633171172"/>
        <w:rPr>
          <w:noProof/>
        </w:rPr>
      </w:pPr>
      <w:r w:rsidRPr="006F2687">
        <w:rPr>
          <w:noProof/>
        </w:rPr>
        <w:t>18.</w:t>
      </w:r>
      <w:r w:rsidRPr="006F2687">
        <w:rPr>
          <w:noProof/>
        </w:rPr>
        <w:tab/>
        <w:t xml:space="preserve">Arvanitis, M., et al., </w:t>
      </w:r>
      <w:r w:rsidRPr="006F2687">
        <w:rPr>
          <w:i/>
          <w:noProof/>
        </w:rPr>
        <w:t>Linear and Nonlinear Mendelian Randomization Analyses of the Association Between Diastolic Blood Pressure and Cardiovascular Events: The J-Curve Revisited.</w:t>
      </w:r>
      <w:r w:rsidRPr="006F2687">
        <w:rPr>
          <w:noProof/>
        </w:rPr>
        <w:t xml:space="preserve"> Circulation, 2021. </w:t>
      </w:r>
      <w:r w:rsidRPr="006F2687">
        <w:rPr>
          <w:b/>
          <w:noProof/>
        </w:rPr>
        <w:t>143</w:t>
      </w:r>
      <w:r w:rsidRPr="006F2687">
        <w:rPr>
          <w:noProof/>
        </w:rPr>
        <w:t>(9): p. 895-906.</w:t>
      </w:r>
    </w:p>
    <w:p w14:paraId="6CC1DA22" w14:textId="77777777" w:rsidR="006F2687" w:rsidRPr="006F2687" w:rsidRDefault="006F2687" w:rsidP="006F2687">
      <w:pPr>
        <w:pStyle w:val="EndNoteBibliography"/>
        <w:spacing w:after="0"/>
        <w:ind w:left="720" w:hanging="720"/>
        <w:divId w:val="633171172"/>
        <w:rPr>
          <w:noProof/>
        </w:rPr>
      </w:pPr>
      <w:r w:rsidRPr="006F2687">
        <w:rPr>
          <w:noProof/>
        </w:rPr>
        <w:lastRenderedPageBreak/>
        <w:t>19.</w:t>
      </w:r>
      <w:r w:rsidRPr="006F2687">
        <w:rPr>
          <w:noProof/>
        </w:rPr>
        <w:tab/>
        <w:t xml:space="preserve">Wan, E.Y.F., et al., </w:t>
      </w:r>
      <w:r w:rsidRPr="006F2687">
        <w:rPr>
          <w:i/>
          <w:noProof/>
        </w:rPr>
        <w:t>Blood Pressure and Risk of Cardiovascular Disease in UK Biobank: A Mendelian Randomization Study.</w:t>
      </w:r>
      <w:r w:rsidRPr="006F2687">
        <w:rPr>
          <w:noProof/>
        </w:rPr>
        <w:t xml:space="preserve"> Hypertension, 2021. </w:t>
      </w:r>
      <w:r w:rsidRPr="006F2687">
        <w:rPr>
          <w:b/>
          <w:noProof/>
        </w:rPr>
        <w:t>77</w:t>
      </w:r>
      <w:r w:rsidRPr="006F2687">
        <w:rPr>
          <w:noProof/>
        </w:rPr>
        <w:t>(2): p. 367-375.</w:t>
      </w:r>
    </w:p>
    <w:p w14:paraId="37957232" w14:textId="77777777" w:rsidR="006F2687" w:rsidRPr="006F2687" w:rsidRDefault="006F2687" w:rsidP="006F2687">
      <w:pPr>
        <w:pStyle w:val="EndNoteBibliography"/>
        <w:spacing w:after="0"/>
        <w:ind w:left="720" w:hanging="720"/>
        <w:divId w:val="633171172"/>
        <w:rPr>
          <w:noProof/>
        </w:rPr>
      </w:pPr>
      <w:r w:rsidRPr="006F2687">
        <w:rPr>
          <w:noProof/>
        </w:rPr>
        <w:t>20.</w:t>
      </w:r>
      <w:r w:rsidRPr="006F2687">
        <w:rPr>
          <w:noProof/>
        </w:rPr>
        <w:tab/>
        <w:t xml:space="preserve">Tsao, C.W., et al., </w:t>
      </w:r>
      <w:r w:rsidRPr="006F2687">
        <w:rPr>
          <w:i/>
          <w:noProof/>
        </w:rPr>
        <w:t>Heart Disease and Stroke Statistics-2023 Update: A Report From the American Heart Association.</w:t>
      </w:r>
      <w:r w:rsidRPr="006F2687">
        <w:rPr>
          <w:noProof/>
        </w:rPr>
        <w:t xml:space="preserve"> Circulation, 2023. </w:t>
      </w:r>
      <w:r w:rsidRPr="006F2687">
        <w:rPr>
          <w:b/>
          <w:noProof/>
        </w:rPr>
        <w:t>147</w:t>
      </w:r>
      <w:r w:rsidRPr="006F2687">
        <w:rPr>
          <w:noProof/>
        </w:rPr>
        <w:t>(8): p. e93-e621.</w:t>
      </w:r>
    </w:p>
    <w:p w14:paraId="7A4CDCB6" w14:textId="77777777" w:rsidR="006F2687" w:rsidRPr="006F2687" w:rsidRDefault="006F2687" w:rsidP="006F2687">
      <w:pPr>
        <w:pStyle w:val="EndNoteBibliography"/>
        <w:spacing w:after="0"/>
        <w:ind w:left="720" w:hanging="720"/>
        <w:divId w:val="633171172"/>
        <w:rPr>
          <w:noProof/>
        </w:rPr>
      </w:pPr>
      <w:r w:rsidRPr="006F2687">
        <w:rPr>
          <w:noProof/>
        </w:rPr>
        <w:t>21.</w:t>
      </w:r>
      <w:r w:rsidRPr="006F2687">
        <w:rPr>
          <w:noProof/>
        </w:rPr>
        <w:tab/>
        <w:t xml:space="preserve">Mills, K.T., et al., </w:t>
      </w:r>
      <w:r w:rsidRPr="006F2687">
        <w:rPr>
          <w:i/>
          <w:noProof/>
        </w:rPr>
        <w:t>Global Disparities of Hypertension Prevalence and Control: A Systematic Analysis of Population-Based Studies From 90 Countries.</w:t>
      </w:r>
      <w:r w:rsidRPr="006F2687">
        <w:rPr>
          <w:noProof/>
        </w:rPr>
        <w:t xml:space="preserve"> Circulation, 2016. </w:t>
      </w:r>
      <w:r w:rsidRPr="006F2687">
        <w:rPr>
          <w:b/>
          <w:noProof/>
        </w:rPr>
        <w:t>134</w:t>
      </w:r>
      <w:r w:rsidRPr="006F2687">
        <w:rPr>
          <w:noProof/>
        </w:rPr>
        <w:t>(6): p. 441-50.</w:t>
      </w:r>
    </w:p>
    <w:p w14:paraId="29B858B1" w14:textId="77777777" w:rsidR="006F2687" w:rsidRPr="006F2687" w:rsidRDefault="006F2687" w:rsidP="006F2687">
      <w:pPr>
        <w:pStyle w:val="EndNoteBibliography"/>
        <w:spacing w:after="0"/>
        <w:ind w:left="720" w:hanging="720"/>
        <w:divId w:val="633171172"/>
        <w:rPr>
          <w:noProof/>
        </w:rPr>
      </w:pPr>
      <w:r w:rsidRPr="006F2687">
        <w:rPr>
          <w:noProof/>
        </w:rPr>
        <w:t>22.</w:t>
      </w:r>
      <w:r w:rsidRPr="006F2687">
        <w:rPr>
          <w:noProof/>
        </w:rPr>
        <w:tab/>
        <w:t xml:space="preserve">Jaeger, B.C., et al., </w:t>
      </w:r>
      <w:r w:rsidRPr="006F2687">
        <w:rPr>
          <w:i/>
          <w:noProof/>
        </w:rPr>
        <w:t>Hypertension Statistics for US Adults: An Open-Source Web Application for Analysis and Visualization of National Health and Nutrition Examination Survey Data.</w:t>
      </w:r>
      <w:r w:rsidRPr="006F2687">
        <w:rPr>
          <w:noProof/>
        </w:rPr>
        <w:t xml:space="preserve"> Hypertension, 2023. </w:t>
      </w:r>
      <w:r w:rsidRPr="006F2687">
        <w:rPr>
          <w:b/>
          <w:noProof/>
        </w:rPr>
        <w:t>80</w:t>
      </w:r>
      <w:r w:rsidRPr="006F2687">
        <w:rPr>
          <w:noProof/>
        </w:rPr>
        <w:t>(6): p. 1311-1320.</w:t>
      </w:r>
    </w:p>
    <w:p w14:paraId="7A28A56F" w14:textId="77777777" w:rsidR="006F2687" w:rsidRPr="006F2687" w:rsidRDefault="006F2687" w:rsidP="006F2687">
      <w:pPr>
        <w:pStyle w:val="EndNoteBibliography"/>
        <w:spacing w:after="0"/>
        <w:ind w:left="720" w:hanging="720"/>
        <w:divId w:val="633171172"/>
        <w:rPr>
          <w:noProof/>
        </w:rPr>
      </w:pPr>
      <w:r w:rsidRPr="006F2687">
        <w:rPr>
          <w:noProof/>
        </w:rPr>
        <w:t>23.</w:t>
      </w:r>
      <w:r w:rsidRPr="006F2687">
        <w:rPr>
          <w:noProof/>
        </w:rPr>
        <w:tab/>
        <w:t xml:space="preserve">Ference, B.A., et al., </w:t>
      </w:r>
      <w:r w:rsidRPr="006F2687">
        <w:rPr>
          <w:i/>
          <w:noProof/>
        </w:rPr>
        <w:t>Clinical effect of naturally random allocation to lower systolic blood pressure beginning before the development of hypertension.</w:t>
      </w:r>
      <w:r w:rsidRPr="006F2687">
        <w:rPr>
          <w:noProof/>
        </w:rPr>
        <w:t xml:space="preserve"> Hypertension, 2014. </w:t>
      </w:r>
      <w:r w:rsidRPr="006F2687">
        <w:rPr>
          <w:b/>
          <w:noProof/>
        </w:rPr>
        <w:t>63</w:t>
      </w:r>
      <w:r w:rsidRPr="006F2687">
        <w:rPr>
          <w:noProof/>
        </w:rPr>
        <w:t>(6): p. 1182-8.</w:t>
      </w:r>
    </w:p>
    <w:p w14:paraId="0A02612C" w14:textId="77777777" w:rsidR="006F2687" w:rsidRPr="006F2687" w:rsidRDefault="006F2687" w:rsidP="006F2687">
      <w:pPr>
        <w:pStyle w:val="EndNoteBibliography"/>
        <w:spacing w:after="0"/>
        <w:ind w:left="720" w:hanging="720"/>
        <w:divId w:val="633171172"/>
        <w:rPr>
          <w:noProof/>
        </w:rPr>
      </w:pPr>
      <w:r w:rsidRPr="006F2687">
        <w:rPr>
          <w:noProof/>
        </w:rPr>
        <w:t>24.</w:t>
      </w:r>
      <w:r w:rsidRPr="006F2687">
        <w:rPr>
          <w:noProof/>
        </w:rPr>
        <w:tab/>
        <w:t xml:space="preserve">Niiranen, T.J., et al., </w:t>
      </w:r>
      <w:r w:rsidRPr="006F2687">
        <w:rPr>
          <w:i/>
          <w:noProof/>
        </w:rPr>
        <w:t>Prediction of Blood Pressure and Blood Pressure Change With a Genetic Risk Score.</w:t>
      </w:r>
      <w:r w:rsidRPr="006F2687">
        <w:rPr>
          <w:noProof/>
        </w:rPr>
        <w:t xml:space="preserve"> J Clin Hypertens (Greenwich), 2016. </w:t>
      </w:r>
      <w:r w:rsidRPr="006F2687">
        <w:rPr>
          <w:b/>
          <w:noProof/>
        </w:rPr>
        <w:t>18</w:t>
      </w:r>
      <w:r w:rsidRPr="006F2687">
        <w:rPr>
          <w:noProof/>
        </w:rPr>
        <w:t>(3): p. 181-6.</w:t>
      </w:r>
    </w:p>
    <w:p w14:paraId="4B08A52D" w14:textId="77777777" w:rsidR="006F2687" w:rsidRPr="006F2687" w:rsidRDefault="006F2687" w:rsidP="006F2687">
      <w:pPr>
        <w:pStyle w:val="EndNoteBibliography"/>
        <w:spacing w:after="0"/>
        <w:ind w:left="720" w:hanging="720"/>
        <w:divId w:val="633171172"/>
        <w:rPr>
          <w:noProof/>
        </w:rPr>
      </w:pPr>
      <w:r w:rsidRPr="006F2687">
        <w:rPr>
          <w:noProof/>
        </w:rPr>
        <w:t>25.</w:t>
      </w:r>
      <w:r w:rsidRPr="006F2687">
        <w:rPr>
          <w:noProof/>
        </w:rPr>
        <w:tab/>
        <w:t xml:space="preserve">Fujii, R., et al., </w:t>
      </w:r>
      <w:r w:rsidRPr="006F2687">
        <w:rPr>
          <w:i/>
          <w:noProof/>
        </w:rPr>
        <w:t>Associations of Genome-Wide Polygenic Risk Score and Risk Factors With Hypertension in a Japanese Population.</w:t>
      </w:r>
      <w:r w:rsidRPr="006F2687">
        <w:rPr>
          <w:noProof/>
        </w:rPr>
        <w:t xml:space="preserve"> Circ Genom Precis Med, 2022. </w:t>
      </w:r>
      <w:r w:rsidRPr="006F2687">
        <w:rPr>
          <w:b/>
          <w:noProof/>
        </w:rPr>
        <w:t>15</w:t>
      </w:r>
      <w:r w:rsidRPr="006F2687">
        <w:rPr>
          <w:noProof/>
        </w:rPr>
        <w:t>(4): p. e003612.</w:t>
      </w:r>
    </w:p>
    <w:p w14:paraId="55F710A0" w14:textId="77777777" w:rsidR="006F2687" w:rsidRPr="006F2687" w:rsidRDefault="006F2687" w:rsidP="006F2687">
      <w:pPr>
        <w:pStyle w:val="EndNoteBibliography"/>
        <w:spacing w:after="0"/>
        <w:ind w:left="720" w:hanging="720"/>
        <w:divId w:val="633171172"/>
        <w:rPr>
          <w:noProof/>
        </w:rPr>
      </w:pPr>
      <w:r w:rsidRPr="006F2687">
        <w:rPr>
          <w:noProof/>
        </w:rPr>
        <w:t>26.</w:t>
      </w:r>
      <w:r w:rsidRPr="006F2687">
        <w:rPr>
          <w:noProof/>
        </w:rPr>
        <w:tab/>
        <w:t xml:space="preserve">Grinde, K.E., et al., </w:t>
      </w:r>
      <w:r w:rsidRPr="006F2687">
        <w:rPr>
          <w:i/>
          <w:noProof/>
        </w:rPr>
        <w:t>Generalizing polygenic risk scores from Europeans to Hispanics/Latinos.</w:t>
      </w:r>
      <w:r w:rsidRPr="006F2687">
        <w:rPr>
          <w:noProof/>
        </w:rPr>
        <w:t xml:space="preserve"> Genet Epidemiol, 2019. </w:t>
      </w:r>
      <w:r w:rsidRPr="006F2687">
        <w:rPr>
          <w:b/>
          <w:noProof/>
        </w:rPr>
        <w:t>43</w:t>
      </w:r>
      <w:r w:rsidRPr="006F2687">
        <w:rPr>
          <w:noProof/>
        </w:rPr>
        <w:t>(1): p. 50-62.</w:t>
      </w:r>
    </w:p>
    <w:p w14:paraId="4DBD5917" w14:textId="77777777" w:rsidR="006F2687" w:rsidRPr="006F2687" w:rsidRDefault="006F2687" w:rsidP="006F2687">
      <w:pPr>
        <w:pStyle w:val="EndNoteBibliography"/>
        <w:spacing w:after="0"/>
        <w:ind w:left="720" w:hanging="720"/>
        <w:divId w:val="633171172"/>
        <w:rPr>
          <w:noProof/>
        </w:rPr>
      </w:pPr>
      <w:r w:rsidRPr="006F2687">
        <w:rPr>
          <w:noProof/>
        </w:rPr>
        <w:t>27.</w:t>
      </w:r>
      <w:r w:rsidRPr="006F2687">
        <w:rPr>
          <w:noProof/>
        </w:rPr>
        <w:tab/>
        <w:t xml:space="preserve">Kurniansyah, N., et al., </w:t>
      </w:r>
      <w:r w:rsidRPr="006F2687">
        <w:rPr>
          <w:i/>
          <w:noProof/>
        </w:rPr>
        <w:t>Evaluating the use of blood pressure polygenic risk scores across race/ethnic background groups.</w:t>
      </w:r>
      <w:r w:rsidRPr="006F2687">
        <w:rPr>
          <w:noProof/>
        </w:rPr>
        <w:t xml:space="preserve"> Nat Commun, 2023. </w:t>
      </w:r>
      <w:r w:rsidRPr="006F2687">
        <w:rPr>
          <w:b/>
          <w:noProof/>
        </w:rPr>
        <w:t>14</w:t>
      </w:r>
      <w:r w:rsidRPr="006F2687">
        <w:rPr>
          <w:noProof/>
        </w:rPr>
        <w:t>(1): p. 3202.</w:t>
      </w:r>
    </w:p>
    <w:p w14:paraId="14BC42F4" w14:textId="77777777" w:rsidR="006F2687" w:rsidRPr="006F2687" w:rsidRDefault="006F2687" w:rsidP="006F2687">
      <w:pPr>
        <w:pStyle w:val="EndNoteBibliography"/>
        <w:spacing w:after="0"/>
        <w:ind w:left="720" w:hanging="720"/>
        <w:divId w:val="633171172"/>
        <w:rPr>
          <w:noProof/>
        </w:rPr>
      </w:pPr>
      <w:r w:rsidRPr="006F2687">
        <w:rPr>
          <w:noProof/>
        </w:rPr>
        <w:t>28.</w:t>
      </w:r>
      <w:r w:rsidRPr="006F2687">
        <w:rPr>
          <w:noProof/>
        </w:rPr>
        <w:tab/>
        <w:t xml:space="preserve">McCaw, Z.R., et al., </w:t>
      </w:r>
      <w:r w:rsidRPr="006F2687">
        <w:rPr>
          <w:i/>
          <w:noProof/>
        </w:rPr>
        <w:t>DeepNull models non-linear covariate effects to improve phenotypic prediction and association power.</w:t>
      </w:r>
      <w:r w:rsidRPr="006F2687">
        <w:rPr>
          <w:noProof/>
        </w:rPr>
        <w:t xml:space="preserve"> Nature Communications, 2022. </w:t>
      </w:r>
      <w:r w:rsidRPr="006F2687">
        <w:rPr>
          <w:b/>
          <w:noProof/>
        </w:rPr>
        <w:t>13</w:t>
      </w:r>
      <w:r w:rsidRPr="006F2687">
        <w:rPr>
          <w:noProof/>
        </w:rPr>
        <w:t>(1): p. 241.</w:t>
      </w:r>
    </w:p>
    <w:p w14:paraId="1B089450" w14:textId="77777777" w:rsidR="006F2687" w:rsidRPr="006F2687" w:rsidRDefault="006F2687" w:rsidP="006F2687">
      <w:pPr>
        <w:pStyle w:val="EndNoteBibliography"/>
        <w:spacing w:after="0"/>
        <w:ind w:left="720" w:hanging="720"/>
        <w:divId w:val="633171172"/>
        <w:rPr>
          <w:noProof/>
        </w:rPr>
      </w:pPr>
      <w:r w:rsidRPr="006F2687">
        <w:rPr>
          <w:noProof/>
        </w:rPr>
        <w:t>29.</w:t>
      </w:r>
      <w:r w:rsidRPr="006F2687">
        <w:rPr>
          <w:noProof/>
        </w:rPr>
        <w:tab/>
        <w:t xml:space="preserve">Goodman, M.O., et al., </w:t>
      </w:r>
      <w:r w:rsidRPr="006F2687">
        <w:rPr>
          <w:i/>
          <w:noProof/>
        </w:rPr>
        <w:t>Pathway-Specific Polygenic Risk Scores Identify Obstructive Sleep Apnea–Related Pathways Differentially Moderating Genetic Susceptibility to Coronary Artery Disease.</w:t>
      </w:r>
      <w:r w:rsidRPr="006F2687">
        <w:rPr>
          <w:noProof/>
        </w:rPr>
        <w:t xml:space="preserve"> Circulation: Genomic and Precision Medicine, 2022. </w:t>
      </w:r>
      <w:r w:rsidRPr="006F2687">
        <w:rPr>
          <w:b/>
          <w:noProof/>
        </w:rPr>
        <w:t>15</w:t>
      </w:r>
      <w:r w:rsidRPr="006F2687">
        <w:rPr>
          <w:noProof/>
        </w:rPr>
        <w:t>(5): p. e003535.</w:t>
      </w:r>
    </w:p>
    <w:p w14:paraId="71E4958F" w14:textId="77777777" w:rsidR="006F2687" w:rsidRPr="006F2687" w:rsidRDefault="006F2687" w:rsidP="006F2687">
      <w:pPr>
        <w:pStyle w:val="EndNoteBibliography"/>
        <w:spacing w:after="0"/>
        <w:ind w:left="720" w:hanging="720"/>
        <w:divId w:val="633171172"/>
        <w:rPr>
          <w:noProof/>
        </w:rPr>
      </w:pPr>
      <w:r w:rsidRPr="006F2687">
        <w:rPr>
          <w:noProof/>
        </w:rPr>
        <w:t>30.</w:t>
      </w:r>
      <w:r w:rsidRPr="006F2687">
        <w:rPr>
          <w:noProof/>
        </w:rPr>
        <w:tab/>
        <w:t xml:space="preserve">Choi, S.W., et al., </w:t>
      </w:r>
      <w:r w:rsidRPr="006F2687">
        <w:rPr>
          <w:i/>
          <w:noProof/>
        </w:rPr>
        <w:t>PRSet: Pathway-based polygenic risk score analyses and software.</w:t>
      </w:r>
      <w:r w:rsidRPr="006F2687">
        <w:rPr>
          <w:noProof/>
        </w:rPr>
        <w:t xml:space="preserve"> PLoS Genet, 2023. </w:t>
      </w:r>
      <w:r w:rsidRPr="006F2687">
        <w:rPr>
          <w:b/>
          <w:noProof/>
        </w:rPr>
        <w:t>19</w:t>
      </w:r>
      <w:r w:rsidRPr="006F2687">
        <w:rPr>
          <w:noProof/>
        </w:rPr>
        <w:t>(2): p. e1010624.</w:t>
      </w:r>
    </w:p>
    <w:p w14:paraId="29D22FF7" w14:textId="77777777" w:rsidR="006F2687" w:rsidRPr="006F2687" w:rsidRDefault="006F2687" w:rsidP="006F2687">
      <w:pPr>
        <w:pStyle w:val="EndNoteBibliography"/>
        <w:spacing w:after="0"/>
        <w:ind w:left="720" w:hanging="720"/>
        <w:divId w:val="633171172"/>
        <w:rPr>
          <w:noProof/>
        </w:rPr>
      </w:pPr>
      <w:r w:rsidRPr="006F2687">
        <w:rPr>
          <w:noProof/>
        </w:rPr>
        <w:t>31.</w:t>
      </w:r>
      <w:r w:rsidRPr="006F2687">
        <w:rPr>
          <w:noProof/>
        </w:rPr>
        <w:tab/>
        <w:t xml:space="preserve">Darst, B.F., et al., </w:t>
      </w:r>
      <w:r w:rsidRPr="006F2687">
        <w:rPr>
          <w:i/>
          <w:noProof/>
        </w:rPr>
        <w:t>Pathway-Specific Polygenic Risk Scores as Predictors of Amyloid-β Deposition and Cognitive Function in a Sample at Increased Risk for Alzheimer's Disease.</w:t>
      </w:r>
      <w:r w:rsidRPr="006F2687">
        <w:rPr>
          <w:noProof/>
        </w:rPr>
        <w:t xml:space="preserve"> J Alzheimers Dis, 2017. </w:t>
      </w:r>
      <w:r w:rsidRPr="006F2687">
        <w:rPr>
          <w:b/>
          <w:noProof/>
        </w:rPr>
        <w:t>55</w:t>
      </w:r>
      <w:r w:rsidRPr="006F2687">
        <w:rPr>
          <w:noProof/>
        </w:rPr>
        <w:t>(2): p. 473-484.</w:t>
      </w:r>
    </w:p>
    <w:p w14:paraId="73808879" w14:textId="77777777" w:rsidR="006F2687" w:rsidRPr="006F2687" w:rsidRDefault="006F2687" w:rsidP="006F2687">
      <w:pPr>
        <w:pStyle w:val="EndNoteBibliography"/>
        <w:spacing w:after="0"/>
        <w:ind w:left="720" w:hanging="720"/>
        <w:divId w:val="633171172"/>
        <w:rPr>
          <w:noProof/>
        </w:rPr>
      </w:pPr>
      <w:r w:rsidRPr="006F2687">
        <w:rPr>
          <w:noProof/>
        </w:rPr>
        <w:t>32.</w:t>
      </w:r>
      <w:r w:rsidRPr="006F2687">
        <w:rPr>
          <w:noProof/>
        </w:rPr>
        <w:tab/>
        <w:t xml:space="preserve">Naret, O., et al., </w:t>
      </w:r>
      <w:r w:rsidRPr="006F2687">
        <w:rPr>
          <w:i/>
          <w:noProof/>
        </w:rPr>
        <w:t>Improving polygenic prediction with genetically inferred ancestry.</w:t>
      </w:r>
      <w:r w:rsidRPr="006F2687">
        <w:rPr>
          <w:noProof/>
        </w:rPr>
        <w:t xml:space="preserve"> HGG Adv, 2022. </w:t>
      </w:r>
      <w:r w:rsidRPr="006F2687">
        <w:rPr>
          <w:b/>
          <w:noProof/>
        </w:rPr>
        <w:t>3</w:t>
      </w:r>
      <w:r w:rsidRPr="006F2687">
        <w:rPr>
          <w:noProof/>
        </w:rPr>
        <w:t>(3): p. 100109.</w:t>
      </w:r>
    </w:p>
    <w:p w14:paraId="0416AC05" w14:textId="77777777" w:rsidR="006F2687" w:rsidRPr="006F2687" w:rsidRDefault="006F2687" w:rsidP="006F2687">
      <w:pPr>
        <w:pStyle w:val="EndNoteBibliography"/>
        <w:spacing w:after="0"/>
        <w:ind w:left="720" w:hanging="720"/>
        <w:divId w:val="633171172"/>
        <w:rPr>
          <w:noProof/>
        </w:rPr>
      </w:pPr>
      <w:r w:rsidRPr="006F2687">
        <w:rPr>
          <w:noProof/>
        </w:rPr>
        <w:t>33.</w:t>
      </w:r>
      <w:r w:rsidRPr="006F2687">
        <w:rPr>
          <w:noProof/>
        </w:rPr>
        <w:tab/>
        <w:t xml:space="preserve">Chen, C.Y., et al., </w:t>
      </w:r>
      <w:r w:rsidRPr="006F2687">
        <w:rPr>
          <w:i/>
          <w:noProof/>
        </w:rPr>
        <w:t>Explicit Modeling of Ancestry Improves Polygenic Risk Scores and BLUP Prediction.</w:t>
      </w:r>
      <w:r w:rsidRPr="006F2687">
        <w:rPr>
          <w:noProof/>
        </w:rPr>
        <w:t xml:space="preserve"> Genet Epidemiol, 2015. </w:t>
      </w:r>
      <w:r w:rsidRPr="006F2687">
        <w:rPr>
          <w:b/>
          <w:noProof/>
        </w:rPr>
        <w:t>39</w:t>
      </w:r>
      <w:r w:rsidRPr="006F2687">
        <w:rPr>
          <w:noProof/>
        </w:rPr>
        <w:t>(6): p. 427-38.</w:t>
      </w:r>
    </w:p>
    <w:p w14:paraId="36F2499B" w14:textId="77777777" w:rsidR="006F2687" w:rsidRPr="006F2687" w:rsidRDefault="006F2687" w:rsidP="006F2687">
      <w:pPr>
        <w:pStyle w:val="EndNoteBibliography"/>
        <w:spacing w:after="0"/>
        <w:ind w:left="720" w:hanging="720"/>
        <w:divId w:val="633171172"/>
        <w:rPr>
          <w:noProof/>
        </w:rPr>
      </w:pPr>
      <w:r w:rsidRPr="006F2687">
        <w:rPr>
          <w:noProof/>
        </w:rPr>
        <w:t>34.</w:t>
      </w:r>
      <w:r w:rsidRPr="006F2687">
        <w:rPr>
          <w:noProof/>
        </w:rPr>
        <w:tab/>
        <w:t xml:space="preserve">Privé, F., et al., </w:t>
      </w:r>
      <w:r w:rsidRPr="006F2687">
        <w:rPr>
          <w:i/>
          <w:noProof/>
        </w:rPr>
        <w:t>Portability of 245 polygenic scores when derived from the UK Biobank and applied to 9 ancestry groups from the same cohort.</w:t>
      </w:r>
      <w:r w:rsidRPr="006F2687">
        <w:rPr>
          <w:noProof/>
        </w:rPr>
        <w:t xml:space="preserve"> Am J Hum Genet, 2022. </w:t>
      </w:r>
      <w:r w:rsidRPr="006F2687">
        <w:rPr>
          <w:b/>
          <w:noProof/>
        </w:rPr>
        <w:t>109</w:t>
      </w:r>
      <w:r w:rsidRPr="006F2687">
        <w:rPr>
          <w:noProof/>
        </w:rPr>
        <w:t>(2): p. 373.</w:t>
      </w:r>
    </w:p>
    <w:p w14:paraId="6BFE014C" w14:textId="77777777" w:rsidR="006F2687" w:rsidRPr="006F2687" w:rsidRDefault="006F2687" w:rsidP="006F2687">
      <w:pPr>
        <w:pStyle w:val="EndNoteBibliography"/>
        <w:spacing w:after="0"/>
        <w:ind w:left="720" w:hanging="720"/>
        <w:divId w:val="633171172"/>
        <w:rPr>
          <w:noProof/>
        </w:rPr>
      </w:pPr>
      <w:r w:rsidRPr="006F2687">
        <w:rPr>
          <w:noProof/>
        </w:rPr>
        <w:t>35.</w:t>
      </w:r>
      <w:r w:rsidRPr="006F2687">
        <w:rPr>
          <w:noProof/>
        </w:rPr>
        <w:tab/>
        <w:t xml:space="preserve">Wang, Y., et al., </w:t>
      </w:r>
      <w:r w:rsidRPr="006F2687">
        <w:rPr>
          <w:i/>
          <w:noProof/>
        </w:rPr>
        <w:t>Challenges and Opportunities for Developing More Generalizable Polygenic Risk Scores.</w:t>
      </w:r>
      <w:r w:rsidRPr="006F2687">
        <w:rPr>
          <w:noProof/>
        </w:rPr>
        <w:t xml:space="preserve"> Annu Rev Biomed Data Sci, 2022. </w:t>
      </w:r>
      <w:r w:rsidRPr="006F2687">
        <w:rPr>
          <w:b/>
          <w:noProof/>
        </w:rPr>
        <w:t>5</w:t>
      </w:r>
      <w:r w:rsidRPr="006F2687">
        <w:rPr>
          <w:noProof/>
        </w:rPr>
        <w:t>: p. 293-320.</w:t>
      </w:r>
    </w:p>
    <w:p w14:paraId="0003F11B" w14:textId="77777777" w:rsidR="006F2687" w:rsidRPr="006F2687" w:rsidRDefault="006F2687" w:rsidP="006F2687">
      <w:pPr>
        <w:pStyle w:val="EndNoteBibliography"/>
        <w:spacing w:after="0"/>
        <w:ind w:left="720" w:hanging="720"/>
        <w:divId w:val="633171172"/>
        <w:rPr>
          <w:noProof/>
        </w:rPr>
      </w:pPr>
      <w:r w:rsidRPr="006F2687">
        <w:rPr>
          <w:noProof/>
        </w:rPr>
        <w:t>36.</w:t>
      </w:r>
      <w:r w:rsidRPr="006F2687">
        <w:rPr>
          <w:noProof/>
        </w:rPr>
        <w:tab/>
        <w:t xml:space="preserve">Zhao, Z., et al., </w:t>
      </w:r>
      <w:r w:rsidRPr="006F2687">
        <w:rPr>
          <w:i/>
          <w:noProof/>
        </w:rPr>
        <w:t>The construction of cross-population polygenic risk scores using transfer learning.</w:t>
      </w:r>
      <w:r w:rsidRPr="006F2687">
        <w:rPr>
          <w:noProof/>
        </w:rPr>
        <w:t xml:space="preserve"> Am J Hum Genet, 2022. </w:t>
      </w:r>
      <w:r w:rsidRPr="006F2687">
        <w:rPr>
          <w:b/>
          <w:noProof/>
        </w:rPr>
        <w:t>109</w:t>
      </w:r>
      <w:r w:rsidRPr="006F2687">
        <w:rPr>
          <w:noProof/>
        </w:rPr>
        <w:t>(11): p. 1998-2008.</w:t>
      </w:r>
    </w:p>
    <w:p w14:paraId="2797DDAD" w14:textId="77777777" w:rsidR="006F2687" w:rsidRPr="006F2687" w:rsidRDefault="006F2687" w:rsidP="006F2687">
      <w:pPr>
        <w:pStyle w:val="EndNoteBibliography"/>
        <w:spacing w:after="0"/>
        <w:ind w:left="720" w:hanging="720"/>
        <w:divId w:val="633171172"/>
        <w:rPr>
          <w:noProof/>
        </w:rPr>
      </w:pPr>
      <w:r w:rsidRPr="006F2687">
        <w:rPr>
          <w:noProof/>
        </w:rPr>
        <w:lastRenderedPageBreak/>
        <w:t>37.</w:t>
      </w:r>
      <w:r w:rsidRPr="006F2687">
        <w:rPr>
          <w:noProof/>
        </w:rPr>
        <w:tab/>
        <w:t xml:space="preserve">Ruan, Y., et al., </w:t>
      </w:r>
      <w:r w:rsidRPr="006F2687">
        <w:rPr>
          <w:i/>
          <w:noProof/>
        </w:rPr>
        <w:t>Improving polygenic prediction in ancestrally diverse populations.</w:t>
      </w:r>
      <w:r w:rsidRPr="006F2687">
        <w:rPr>
          <w:noProof/>
        </w:rPr>
        <w:t xml:space="preserve"> Nat Genet, 2022. </w:t>
      </w:r>
      <w:r w:rsidRPr="006F2687">
        <w:rPr>
          <w:b/>
          <w:noProof/>
        </w:rPr>
        <w:t>54</w:t>
      </w:r>
      <w:r w:rsidRPr="006F2687">
        <w:rPr>
          <w:noProof/>
        </w:rPr>
        <w:t>(5): p. 573-580.</w:t>
      </w:r>
    </w:p>
    <w:p w14:paraId="267BA39A" w14:textId="77777777" w:rsidR="006F2687" w:rsidRPr="006F2687" w:rsidRDefault="006F2687" w:rsidP="006F2687">
      <w:pPr>
        <w:pStyle w:val="EndNoteBibliography"/>
        <w:spacing w:after="0"/>
        <w:ind w:left="720" w:hanging="720"/>
        <w:divId w:val="633171172"/>
        <w:rPr>
          <w:noProof/>
        </w:rPr>
      </w:pPr>
      <w:r w:rsidRPr="006F2687">
        <w:rPr>
          <w:noProof/>
        </w:rPr>
        <w:t>38.</w:t>
      </w:r>
      <w:r w:rsidRPr="006F2687">
        <w:rPr>
          <w:noProof/>
        </w:rPr>
        <w:tab/>
        <w:t xml:space="preserve">Hoggart, C.J., et al., </w:t>
      </w:r>
      <w:r w:rsidRPr="006F2687">
        <w:rPr>
          <w:i/>
          <w:noProof/>
        </w:rPr>
        <w:t>BridgePRS leverages shared genetic effects across ancestries to increase polygenic risk score portability.</w:t>
      </w:r>
      <w:r w:rsidRPr="006F2687">
        <w:rPr>
          <w:noProof/>
        </w:rPr>
        <w:t xml:space="preserve"> Nat Genet, 2024. </w:t>
      </w:r>
      <w:r w:rsidRPr="006F2687">
        <w:rPr>
          <w:b/>
          <w:noProof/>
        </w:rPr>
        <w:t>56</w:t>
      </w:r>
      <w:r w:rsidRPr="006F2687">
        <w:rPr>
          <w:noProof/>
        </w:rPr>
        <w:t>(1): p. 180-186.</w:t>
      </w:r>
    </w:p>
    <w:p w14:paraId="42BF1745" w14:textId="77777777" w:rsidR="006F2687" w:rsidRPr="006F2687" w:rsidRDefault="006F2687" w:rsidP="006F2687">
      <w:pPr>
        <w:pStyle w:val="EndNoteBibliography"/>
        <w:spacing w:after="0"/>
        <w:ind w:left="720" w:hanging="720"/>
        <w:divId w:val="633171172"/>
        <w:rPr>
          <w:noProof/>
        </w:rPr>
      </w:pPr>
      <w:r w:rsidRPr="006F2687">
        <w:rPr>
          <w:noProof/>
        </w:rPr>
        <w:t>39.</w:t>
      </w:r>
      <w:r w:rsidRPr="006F2687">
        <w:rPr>
          <w:noProof/>
        </w:rPr>
        <w:tab/>
        <w:t xml:space="preserve">Hu, X., et al., </w:t>
      </w:r>
      <w:r w:rsidRPr="006F2687">
        <w:rPr>
          <w:i/>
          <w:noProof/>
        </w:rPr>
        <w:t>Polygenic transcriptome risk scores for COPD and lung function improve cross-ethnic portability of prediction in the NHLBI TOPMed program.</w:t>
      </w:r>
      <w:r w:rsidRPr="006F2687">
        <w:rPr>
          <w:noProof/>
        </w:rPr>
        <w:t xml:space="preserve"> Am J Hum Genet, 2022. </w:t>
      </w:r>
      <w:r w:rsidRPr="006F2687">
        <w:rPr>
          <w:b/>
          <w:noProof/>
        </w:rPr>
        <w:t>109</w:t>
      </w:r>
      <w:r w:rsidRPr="006F2687">
        <w:rPr>
          <w:noProof/>
        </w:rPr>
        <w:t>(5): p. 857-870.</w:t>
      </w:r>
    </w:p>
    <w:p w14:paraId="09AEAA39" w14:textId="77777777" w:rsidR="006F2687" w:rsidRPr="006F2687" w:rsidRDefault="006F2687" w:rsidP="006F2687">
      <w:pPr>
        <w:pStyle w:val="EndNoteBibliography"/>
        <w:spacing w:after="0"/>
        <w:ind w:left="720" w:hanging="720"/>
        <w:divId w:val="633171172"/>
        <w:rPr>
          <w:noProof/>
        </w:rPr>
      </w:pPr>
      <w:r w:rsidRPr="006F2687">
        <w:rPr>
          <w:noProof/>
        </w:rPr>
        <w:t>40.</w:t>
      </w:r>
      <w:r w:rsidRPr="006F2687">
        <w:rPr>
          <w:noProof/>
        </w:rPr>
        <w:tab/>
        <w:t xml:space="preserve">Weissbrod, O., et al., </w:t>
      </w:r>
      <w:r w:rsidRPr="006F2687">
        <w:rPr>
          <w:i/>
          <w:noProof/>
        </w:rPr>
        <w:t>Leveraging fine-mapping and multipopulation training data to improve cross-population polygenic risk scores.</w:t>
      </w:r>
      <w:r w:rsidRPr="006F2687">
        <w:rPr>
          <w:noProof/>
        </w:rPr>
        <w:t xml:space="preserve"> Nat Genet, 2022. </w:t>
      </w:r>
      <w:r w:rsidRPr="006F2687">
        <w:rPr>
          <w:b/>
          <w:noProof/>
        </w:rPr>
        <w:t>54</w:t>
      </w:r>
      <w:r w:rsidRPr="006F2687">
        <w:rPr>
          <w:noProof/>
        </w:rPr>
        <w:t>(4): p. 450-458.</w:t>
      </w:r>
    </w:p>
    <w:p w14:paraId="4BE2B2BB" w14:textId="77777777" w:rsidR="006F2687" w:rsidRPr="006F2687" w:rsidRDefault="006F2687" w:rsidP="006F2687">
      <w:pPr>
        <w:pStyle w:val="EndNoteBibliography"/>
        <w:spacing w:after="0"/>
        <w:ind w:left="720" w:hanging="720"/>
        <w:divId w:val="633171172"/>
        <w:rPr>
          <w:noProof/>
        </w:rPr>
      </w:pPr>
      <w:r w:rsidRPr="006F2687">
        <w:rPr>
          <w:noProof/>
        </w:rPr>
        <w:t>41.</w:t>
      </w:r>
      <w:r w:rsidRPr="006F2687">
        <w:rPr>
          <w:noProof/>
        </w:rPr>
        <w:tab/>
        <w:t xml:space="preserve">Steyerberg, E.W. and Y. Vergouwe, </w:t>
      </w:r>
      <w:r w:rsidRPr="006F2687">
        <w:rPr>
          <w:i/>
          <w:noProof/>
        </w:rPr>
        <w:t>Towards better clinical prediction models: seven steps for development and an ABCD for validation.</w:t>
      </w:r>
      <w:r w:rsidRPr="006F2687">
        <w:rPr>
          <w:noProof/>
        </w:rPr>
        <w:t xml:space="preserve"> European Heart Journal, 2014. </w:t>
      </w:r>
      <w:r w:rsidRPr="006F2687">
        <w:rPr>
          <w:b/>
          <w:noProof/>
        </w:rPr>
        <w:t>35</w:t>
      </w:r>
      <w:r w:rsidRPr="006F2687">
        <w:rPr>
          <w:noProof/>
        </w:rPr>
        <w:t>(29): p. 1925-1931.</w:t>
      </w:r>
    </w:p>
    <w:p w14:paraId="4ADB7EB9" w14:textId="77777777" w:rsidR="006F2687" w:rsidRPr="006F2687" w:rsidRDefault="006F2687" w:rsidP="006F2687">
      <w:pPr>
        <w:pStyle w:val="EndNoteBibliography"/>
        <w:spacing w:after="0"/>
        <w:ind w:left="720" w:hanging="720"/>
        <w:divId w:val="633171172"/>
        <w:rPr>
          <w:noProof/>
        </w:rPr>
      </w:pPr>
      <w:r w:rsidRPr="006F2687">
        <w:rPr>
          <w:noProof/>
        </w:rPr>
        <w:t>42.</w:t>
      </w:r>
      <w:r w:rsidRPr="006F2687">
        <w:rPr>
          <w:noProof/>
        </w:rPr>
        <w:tab/>
        <w:t xml:space="preserve">Van Calster, B., et al., </w:t>
      </w:r>
      <w:r w:rsidRPr="006F2687">
        <w:rPr>
          <w:i/>
          <w:noProof/>
        </w:rPr>
        <w:t>Calibration: the Achilles heel of predictive analytics.</w:t>
      </w:r>
      <w:r w:rsidRPr="006F2687">
        <w:rPr>
          <w:noProof/>
        </w:rPr>
        <w:t xml:space="preserve"> BMC Medicine, 2019. </w:t>
      </w:r>
      <w:r w:rsidRPr="006F2687">
        <w:rPr>
          <w:b/>
          <w:noProof/>
        </w:rPr>
        <w:t>17</w:t>
      </w:r>
      <w:r w:rsidRPr="006F2687">
        <w:rPr>
          <w:noProof/>
        </w:rPr>
        <w:t>(1): p. 230.</w:t>
      </w:r>
    </w:p>
    <w:p w14:paraId="28EBB06B" w14:textId="77777777" w:rsidR="006F2687" w:rsidRPr="006F2687" w:rsidRDefault="006F2687" w:rsidP="006F2687">
      <w:pPr>
        <w:pStyle w:val="EndNoteBibliography"/>
        <w:spacing w:after="0"/>
        <w:ind w:left="720" w:hanging="720"/>
        <w:divId w:val="633171172"/>
        <w:rPr>
          <w:noProof/>
        </w:rPr>
      </w:pPr>
      <w:r w:rsidRPr="006F2687">
        <w:rPr>
          <w:noProof/>
        </w:rPr>
        <w:t>43.</w:t>
      </w:r>
      <w:r w:rsidRPr="006F2687">
        <w:rPr>
          <w:noProof/>
        </w:rPr>
        <w:tab/>
        <w:t xml:space="preserve">Cook, N.R. and P.M. Ridker, </w:t>
      </w:r>
      <w:r w:rsidRPr="006F2687">
        <w:rPr>
          <w:i/>
          <w:noProof/>
        </w:rPr>
        <w:t>Calibration of the Pooled Cohort Equations for Atherosclerotic Cardiovascular Disease.</w:t>
      </w:r>
      <w:r w:rsidRPr="006F2687">
        <w:rPr>
          <w:noProof/>
        </w:rPr>
        <w:t xml:space="preserve"> Annals of Internal Medicine, 2016. </w:t>
      </w:r>
      <w:r w:rsidRPr="006F2687">
        <w:rPr>
          <w:b/>
          <w:noProof/>
        </w:rPr>
        <w:t>165</w:t>
      </w:r>
      <w:r w:rsidRPr="006F2687">
        <w:rPr>
          <w:noProof/>
        </w:rPr>
        <w:t>(11): p. 786-794.</w:t>
      </w:r>
    </w:p>
    <w:p w14:paraId="77F0D86A" w14:textId="77777777" w:rsidR="006F2687" w:rsidRPr="006F2687" w:rsidRDefault="006F2687" w:rsidP="006F2687">
      <w:pPr>
        <w:pStyle w:val="EndNoteBibliography"/>
        <w:spacing w:after="0"/>
        <w:ind w:left="720" w:hanging="720"/>
        <w:divId w:val="633171172"/>
        <w:rPr>
          <w:noProof/>
        </w:rPr>
      </w:pPr>
      <w:r w:rsidRPr="006F2687">
        <w:rPr>
          <w:noProof/>
        </w:rPr>
        <w:t>44.</w:t>
      </w:r>
      <w:r w:rsidRPr="006F2687">
        <w:rPr>
          <w:noProof/>
        </w:rPr>
        <w:tab/>
        <w:t xml:space="preserve">Emdin, C.A., et al., </w:t>
      </w:r>
      <w:r w:rsidRPr="006F2687">
        <w:rPr>
          <w:i/>
          <w:noProof/>
        </w:rPr>
        <w:t>Evaluation of the Pooled Cohort Equations for Prediction of Cardiovascular Risk in a Contemporary Prospective Cohort.</w:t>
      </w:r>
      <w:r w:rsidRPr="006F2687">
        <w:rPr>
          <w:noProof/>
        </w:rPr>
        <w:t xml:space="preserve"> The American Journal of Cardiology, 2017. </w:t>
      </w:r>
      <w:r w:rsidRPr="006F2687">
        <w:rPr>
          <w:b/>
          <w:noProof/>
        </w:rPr>
        <w:t>119</w:t>
      </w:r>
      <w:r w:rsidRPr="006F2687">
        <w:rPr>
          <w:noProof/>
        </w:rPr>
        <w:t>(6): p. 881-885.</w:t>
      </w:r>
    </w:p>
    <w:p w14:paraId="338A7D83" w14:textId="77777777" w:rsidR="006F2687" w:rsidRPr="006F2687" w:rsidRDefault="006F2687" w:rsidP="006F2687">
      <w:pPr>
        <w:pStyle w:val="EndNoteBibliography"/>
        <w:spacing w:after="0"/>
        <w:ind w:left="720" w:hanging="720"/>
        <w:divId w:val="633171172"/>
        <w:rPr>
          <w:noProof/>
        </w:rPr>
      </w:pPr>
      <w:r w:rsidRPr="006F2687">
        <w:rPr>
          <w:noProof/>
        </w:rPr>
        <w:t>45.</w:t>
      </w:r>
      <w:r w:rsidRPr="006F2687">
        <w:rPr>
          <w:noProof/>
        </w:rPr>
        <w:tab/>
        <w:t xml:space="preserve">Khan, S.S., et al., </w:t>
      </w:r>
      <w:r w:rsidRPr="006F2687">
        <w:rPr>
          <w:i/>
          <w:noProof/>
        </w:rPr>
        <w:t>Coronary Artery Calcium Score and Polygenic Risk Score for the Prediction of Coronary Heart Disease Events.</w:t>
      </w:r>
      <w:r w:rsidRPr="006F2687">
        <w:rPr>
          <w:noProof/>
        </w:rPr>
        <w:t xml:space="preserve"> JAMA, 2023. </w:t>
      </w:r>
      <w:r w:rsidRPr="006F2687">
        <w:rPr>
          <w:b/>
          <w:noProof/>
        </w:rPr>
        <w:t>329</w:t>
      </w:r>
      <w:r w:rsidRPr="006F2687">
        <w:rPr>
          <w:noProof/>
        </w:rPr>
        <w:t>(20): p. 1768-1777.</w:t>
      </w:r>
    </w:p>
    <w:p w14:paraId="0F8CC860" w14:textId="77777777" w:rsidR="006F2687" w:rsidRPr="006F2687" w:rsidRDefault="006F2687" w:rsidP="006F2687">
      <w:pPr>
        <w:pStyle w:val="EndNoteBibliography"/>
        <w:spacing w:after="0"/>
        <w:ind w:left="720" w:hanging="720"/>
        <w:divId w:val="633171172"/>
        <w:rPr>
          <w:noProof/>
        </w:rPr>
      </w:pPr>
      <w:r w:rsidRPr="006F2687">
        <w:rPr>
          <w:noProof/>
        </w:rPr>
        <w:t>46.</w:t>
      </w:r>
      <w:r w:rsidRPr="006F2687">
        <w:rPr>
          <w:noProof/>
        </w:rPr>
        <w:tab/>
        <w:t xml:space="preserve">Mujwara, D., et al., </w:t>
      </w:r>
      <w:r w:rsidRPr="006F2687">
        <w:rPr>
          <w:i/>
          <w:noProof/>
        </w:rPr>
        <w:t>Integrating a Polygenic Risk Score for Coronary Artery Disease as a Risk‐Enhancing Factor in the Pooled Cohort Equation: A Cost‐Effectiveness Analysis Study.</w:t>
      </w:r>
      <w:r w:rsidRPr="006F2687">
        <w:rPr>
          <w:noProof/>
        </w:rPr>
        <w:t xml:space="preserve"> Journal of the American Heart Association, 2022. </w:t>
      </w:r>
      <w:r w:rsidRPr="006F2687">
        <w:rPr>
          <w:b/>
          <w:noProof/>
        </w:rPr>
        <w:t>11</w:t>
      </w:r>
      <w:r w:rsidRPr="006F2687">
        <w:rPr>
          <w:noProof/>
        </w:rPr>
        <w:t>(12): p. e025236.</w:t>
      </w:r>
    </w:p>
    <w:p w14:paraId="54E525B2" w14:textId="77777777" w:rsidR="006F2687" w:rsidRPr="006F2687" w:rsidRDefault="006F2687" w:rsidP="006F2687">
      <w:pPr>
        <w:pStyle w:val="EndNoteBibliography"/>
        <w:spacing w:after="0"/>
        <w:ind w:left="720" w:hanging="720"/>
        <w:divId w:val="633171172"/>
        <w:rPr>
          <w:noProof/>
        </w:rPr>
      </w:pPr>
      <w:r w:rsidRPr="006F2687">
        <w:rPr>
          <w:noProof/>
        </w:rPr>
        <w:t>47.</w:t>
      </w:r>
      <w:r w:rsidRPr="006F2687">
        <w:rPr>
          <w:noProof/>
        </w:rPr>
        <w:tab/>
        <w:t xml:space="preserve">Davis, S.E., et al., </w:t>
      </w:r>
      <w:r w:rsidRPr="006F2687">
        <w:rPr>
          <w:i/>
          <w:noProof/>
        </w:rPr>
        <w:t>Calibration Drift Among Regression and Machine Learning Models for Hospital Mortality.</w:t>
      </w:r>
      <w:r w:rsidRPr="006F2687">
        <w:rPr>
          <w:noProof/>
        </w:rPr>
        <w:t xml:space="preserve"> AMIA Annu Symp Proc, 2017. </w:t>
      </w:r>
      <w:r w:rsidRPr="006F2687">
        <w:rPr>
          <w:b/>
          <w:noProof/>
        </w:rPr>
        <w:t>2017</w:t>
      </w:r>
      <w:r w:rsidRPr="006F2687">
        <w:rPr>
          <w:noProof/>
        </w:rPr>
        <w:t>: p. 625-634.</w:t>
      </w:r>
    </w:p>
    <w:p w14:paraId="4FB430BA" w14:textId="77777777" w:rsidR="006F2687" w:rsidRPr="006F2687" w:rsidRDefault="006F2687" w:rsidP="006F2687">
      <w:pPr>
        <w:pStyle w:val="EndNoteBibliography"/>
        <w:spacing w:after="0"/>
        <w:ind w:left="720" w:hanging="720"/>
        <w:divId w:val="633171172"/>
        <w:rPr>
          <w:noProof/>
        </w:rPr>
      </w:pPr>
      <w:r w:rsidRPr="006F2687">
        <w:rPr>
          <w:noProof/>
        </w:rPr>
        <w:t>48.</w:t>
      </w:r>
      <w:r w:rsidRPr="006F2687">
        <w:rPr>
          <w:noProof/>
        </w:rPr>
        <w:tab/>
        <w:t xml:space="preserve">Zhang, J., et al., </w:t>
      </w:r>
      <w:r w:rsidRPr="006F2687">
        <w:rPr>
          <w:i/>
          <w:noProof/>
        </w:rPr>
        <w:t>Circadian Blood Pressure Rhythm in Cardiovascular and Renal Health and Disease.</w:t>
      </w:r>
      <w:r w:rsidRPr="006F2687">
        <w:rPr>
          <w:noProof/>
        </w:rPr>
        <w:t xml:space="preserve"> Biomolecules, 2021. </w:t>
      </w:r>
      <w:r w:rsidRPr="006F2687">
        <w:rPr>
          <w:b/>
          <w:noProof/>
        </w:rPr>
        <w:t>11</w:t>
      </w:r>
      <w:r w:rsidRPr="006F2687">
        <w:rPr>
          <w:noProof/>
        </w:rPr>
        <w:t>(6).</w:t>
      </w:r>
    </w:p>
    <w:p w14:paraId="73CB2A56" w14:textId="77777777" w:rsidR="006F2687" w:rsidRPr="006F2687" w:rsidRDefault="006F2687" w:rsidP="006F2687">
      <w:pPr>
        <w:pStyle w:val="EndNoteBibliography"/>
        <w:spacing w:after="0"/>
        <w:ind w:left="720" w:hanging="720"/>
        <w:divId w:val="633171172"/>
        <w:rPr>
          <w:noProof/>
        </w:rPr>
      </w:pPr>
      <w:r w:rsidRPr="006F2687">
        <w:rPr>
          <w:noProof/>
        </w:rPr>
        <w:t>49.</w:t>
      </w:r>
      <w:r w:rsidRPr="006F2687">
        <w:rPr>
          <w:noProof/>
        </w:rPr>
        <w:tab/>
        <w:t xml:space="preserve">Kurniansyah, N., et al., </w:t>
      </w:r>
      <w:r w:rsidRPr="006F2687">
        <w:rPr>
          <w:i/>
          <w:noProof/>
        </w:rPr>
        <w:t>A multi-ethnic polygenic risk score is associated with hypertension prevalence and progression throughout adulthood.</w:t>
      </w:r>
      <w:r w:rsidRPr="006F2687">
        <w:rPr>
          <w:noProof/>
        </w:rPr>
        <w:t xml:space="preserve"> Nat Commun, 2022. </w:t>
      </w:r>
      <w:r w:rsidRPr="006F2687">
        <w:rPr>
          <w:b/>
          <w:noProof/>
        </w:rPr>
        <w:t>13</w:t>
      </w:r>
      <w:r w:rsidRPr="006F2687">
        <w:rPr>
          <w:noProof/>
        </w:rPr>
        <w:t>(1): p. 3549.</w:t>
      </w:r>
    </w:p>
    <w:p w14:paraId="4084AEEB" w14:textId="77777777" w:rsidR="006F2687" w:rsidRPr="006F2687" w:rsidRDefault="006F2687" w:rsidP="006F2687">
      <w:pPr>
        <w:pStyle w:val="EndNoteBibliography"/>
        <w:spacing w:after="0"/>
        <w:ind w:left="720" w:hanging="720"/>
        <w:divId w:val="633171172"/>
        <w:rPr>
          <w:noProof/>
        </w:rPr>
      </w:pPr>
      <w:r w:rsidRPr="006F2687">
        <w:rPr>
          <w:noProof/>
        </w:rPr>
        <w:t>50.</w:t>
      </w:r>
      <w:r w:rsidRPr="006F2687">
        <w:rPr>
          <w:noProof/>
        </w:rPr>
        <w:tab/>
        <w:t xml:space="preserve">Toloşi, L. and T. Lengauer, </w:t>
      </w:r>
      <w:r w:rsidRPr="006F2687">
        <w:rPr>
          <w:i/>
          <w:noProof/>
        </w:rPr>
        <w:t>Classification with correlated features: unreliability of feature ranking and solutions.</w:t>
      </w:r>
      <w:r w:rsidRPr="006F2687">
        <w:rPr>
          <w:noProof/>
        </w:rPr>
        <w:t xml:space="preserve"> Bioinformatics, 2011. </w:t>
      </w:r>
      <w:r w:rsidRPr="006F2687">
        <w:rPr>
          <w:b/>
          <w:noProof/>
        </w:rPr>
        <w:t>27</w:t>
      </w:r>
      <w:r w:rsidRPr="006F2687">
        <w:rPr>
          <w:noProof/>
        </w:rPr>
        <w:t>(14): p. 1986-1994.</w:t>
      </w:r>
    </w:p>
    <w:p w14:paraId="49FB66F3" w14:textId="77777777" w:rsidR="006F2687" w:rsidRPr="006F2687" w:rsidRDefault="006F2687" w:rsidP="006F2687">
      <w:pPr>
        <w:pStyle w:val="EndNoteBibliography"/>
        <w:spacing w:after="0"/>
        <w:ind w:left="720" w:hanging="720"/>
        <w:divId w:val="633171172"/>
        <w:rPr>
          <w:noProof/>
        </w:rPr>
      </w:pPr>
      <w:r w:rsidRPr="006F2687">
        <w:rPr>
          <w:noProof/>
        </w:rPr>
        <w:t>51.</w:t>
      </w:r>
      <w:r w:rsidRPr="006F2687">
        <w:rPr>
          <w:noProof/>
        </w:rPr>
        <w:tab/>
        <w:t xml:space="preserve">Stilp, A.M., et al., </w:t>
      </w:r>
      <w:r w:rsidRPr="006F2687">
        <w:rPr>
          <w:i/>
          <w:noProof/>
        </w:rPr>
        <w:t>A System for Phenotype Harmonization in the National Heart, Lung, and Blood Institute Trans-Omics for Precision Medicine (TOPMed) Program.</w:t>
      </w:r>
      <w:r w:rsidRPr="006F2687">
        <w:rPr>
          <w:noProof/>
        </w:rPr>
        <w:t xml:space="preserve"> Am J Epidemiol, 2021. </w:t>
      </w:r>
      <w:r w:rsidRPr="006F2687">
        <w:rPr>
          <w:b/>
          <w:noProof/>
        </w:rPr>
        <w:t>190</w:t>
      </w:r>
      <w:r w:rsidRPr="006F2687">
        <w:rPr>
          <w:noProof/>
        </w:rPr>
        <w:t>(10): p. 1977-1992.</w:t>
      </w:r>
    </w:p>
    <w:p w14:paraId="188EE5C0" w14:textId="77777777" w:rsidR="006F2687" w:rsidRPr="006F2687" w:rsidRDefault="006F2687" w:rsidP="006F2687">
      <w:pPr>
        <w:pStyle w:val="EndNoteBibliography"/>
        <w:spacing w:after="0"/>
        <w:ind w:left="720" w:hanging="720"/>
        <w:divId w:val="633171172"/>
        <w:rPr>
          <w:noProof/>
        </w:rPr>
      </w:pPr>
      <w:r w:rsidRPr="006F2687">
        <w:rPr>
          <w:noProof/>
        </w:rPr>
        <w:t>52.</w:t>
      </w:r>
      <w:r w:rsidRPr="006F2687">
        <w:rPr>
          <w:noProof/>
        </w:rPr>
        <w:tab/>
        <w:t xml:space="preserve">Taliun, D., et al., </w:t>
      </w:r>
      <w:r w:rsidRPr="006F2687">
        <w:rPr>
          <w:i/>
          <w:noProof/>
        </w:rPr>
        <w:t>Sequencing of 53,831 diverse genomes from the NHLBI TOPMed Program.</w:t>
      </w:r>
      <w:r w:rsidRPr="006F2687">
        <w:rPr>
          <w:noProof/>
        </w:rPr>
        <w:t xml:space="preserve"> Nature, 2021. </w:t>
      </w:r>
      <w:r w:rsidRPr="006F2687">
        <w:rPr>
          <w:b/>
          <w:noProof/>
        </w:rPr>
        <w:t>590</w:t>
      </w:r>
      <w:r w:rsidRPr="006F2687">
        <w:rPr>
          <w:noProof/>
        </w:rPr>
        <w:t>(7845): p. 290-299.</w:t>
      </w:r>
    </w:p>
    <w:p w14:paraId="2481DD9A" w14:textId="77777777" w:rsidR="006F2687" w:rsidRPr="006F2687" w:rsidRDefault="006F2687" w:rsidP="006F2687">
      <w:pPr>
        <w:pStyle w:val="EndNoteBibliography"/>
        <w:spacing w:after="0"/>
        <w:ind w:left="720" w:hanging="720"/>
        <w:divId w:val="633171172"/>
        <w:rPr>
          <w:noProof/>
        </w:rPr>
      </w:pPr>
      <w:r w:rsidRPr="006F2687">
        <w:rPr>
          <w:noProof/>
        </w:rPr>
        <w:t>53.</w:t>
      </w:r>
      <w:r w:rsidRPr="006F2687">
        <w:rPr>
          <w:noProof/>
        </w:rPr>
        <w:tab/>
        <w:t xml:space="preserve">Conomos, M.P., et al., </w:t>
      </w:r>
      <w:r w:rsidRPr="006F2687">
        <w:rPr>
          <w:i/>
          <w:noProof/>
        </w:rPr>
        <w:t>Model-free Estimation of Recent Genetic Relatedness.</w:t>
      </w:r>
      <w:r w:rsidRPr="006F2687">
        <w:rPr>
          <w:noProof/>
        </w:rPr>
        <w:t xml:space="preserve"> Am J Hum Genet, 2016. </w:t>
      </w:r>
      <w:r w:rsidRPr="006F2687">
        <w:rPr>
          <w:b/>
          <w:noProof/>
        </w:rPr>
        <w:t>98</w:t>
      </w:r>
      <w:r w:rsidRPr="006F2687">
        <w:rPr>
          <w:noProof/>
        </w:rPr>
        <w:t>(1): p. 127-48.</w:t>
      </w:r>
    </w:p>
    <w:p w14:paraId="7606EC7C" w14:textId="77777777" w:rsidR="006F2687" w:rsidRPr="006F2687" w:rsidRDefault="006F2687" w:rsidP="006F2687">
      <w:pPr>
        <w:pStyle w:val="EndNoteBibliography"/>
        <w:spacing w:after="0"/>
        <w:ind w:left="720" w:hanging="720"/>
        <w:divId w:val="633171172"/>
        <w:rPr>
          <w:noProof/>
        </w:rPr>
      </w:pPr>
      <w:r w:rsidRPr="006F2687">
        <w:rPr>
          <w:noProof/>
        </w:rPr>
        <w:t>54.</w:t>
      </w:r>
      <w:r w:rsidRPr="006F2687">
        <w:rPr>
          <w:noProof/>
        </w:rPr>
        <w:tab/>
        <w:t xml:space="preserve">Conomos, M.P., M.B. Miller, and T.A. Thornton, </w:t>
      </w:r>
      <w:r w:rsidRPr="006F2687">
        <w:rPr>
          <w:i/>
          <w:noProof/>
        </w:rPr>
        <w:t>Robust inference of population structure for ancestry prediction and correction of stratification in the presence of relatedness.</w:t>
      </w:r>
      <w:r w:rsidRPr="006F2687">
        <w:rPr>
          <w:noProof/>
        </w:rPr>
        <w:t xml:space="preserve"> Genet Epidemiol, 2015. </w:t>
      </w:r>
      <w:r w:rsidRPr="006F2687">
        <w:rPr>
          <w:b/>
          <w:noProof/>
        </w:rPr>
        <w:t>39</w:t>
      </w:r>
      <w:r w:rsidRPr="006F2687">
        <w:rPr>
          <w:noProof/>
        </w:rPr>
        <w:t>(4): p. 276-93.</w:t>
      </w:r>
    </w:p>
    <w:p w14:paraId="7E92D5DD" w14:textId="77777777" w:rsidR="006F2687" w:rsidRPr="006F2687" w:rsidRDefault="006F2687" w:rsidP="006F2687">
      <w:pPr>
        <w:pStyle w:val="EndNoteBibliography"/>
        <w:spacing w:after="0"/>
        <w:ind w:left="720" w:hanging="720"/>
        <w:divId w:val="633171172"/>
        <w:rPr>
          <w:noProof/>
        </w:rPr>
      </w:pPr>
      <w:r w:rsidRPr="006F2687">
        <w:rPr>
          <w:noProof/>
        </w:rPr>
        <w:lastRenderedPageBreak/>
        <w:t>55.</w:t>
      </w:r>
      <w:r w:rsidRPr="006F2687">
        <w:rPr>
          <w:noProof/>
        </w:rPr>
        <w:tab/>
        <w:t xml:space="preserve">Gogarten, S.M., et al., </w:t>
      </w:r>
      <w:r w:rsidRPr="006F2687">
        <w:rPr>
          <w:i/>
          <w:noProof/>
        </w:rPr>
        <w:t>Genetic association testing using the GENESIS R/Bioconductor package.</w:t>
      </w:r>
      <w:r w:rsidRPr="006F2687">
        <w:rPr>
          <w:noProof/>
        </w:rPr>
        <w:t xml:space="preserve"> Bioinformatics, 2019. </w:t>
      </w:r>
      <w:r w:rsidRPr="006F2687">
        <w:rPr>
          <w:b/>
          <w:noProof/>
        </w:rPr>
        <w:t>35</w:t>
      </w:r>
      <w:r w:rsidRPr="006F2687">
        <w:rPr>
          <w:noProof/>
        </w:rPr>
        <w:t>(24): p. 5346-5348.</w:t>
      </w:r>
    </w:p>
    <w:p w14:paraId="2222303C" w14:textId="77777777" w:rsidR="006F2687" w:rsidRPr="006F2687" w:rsidRDefault="006F2687" w:rsidP="006F2687">
      <w:pPr>
        <w:pStyle w:val="EndNoteBibliography"/>
        <w:spacing w:after="0"/>
        <w:ind w:left="720" w:hanging="720"/>
        <w:divId w:val="633171172"/>
        <w:rPr>
          <w:noProof/>
        </w:rPr>
      </w:pPr>
      <w:r w:rsidRPr="006F2687">
        <w:rPr>
          <w:noProof/>
        </w:rPr>
        <w:t>56.</w:t>
      </w:r>
      <w:r w:rsidRPr="006F2687">
        <w:rPr>
          <w:noProof/>
        </w:rPr>
        <w:tab/>
        <w:t xml:space="preserve">Sofer, T., </w:t>
      </w:r>
      <w:r w:rsidRPr="006F2687">
        <w:rPr>
          <w:i/>
          <w:noProof/>
        </w:rPr>
        <w:t>tamartsi/Remove_overlap_GWAS_summary_stat: v1.0.0</w:t>
      </w:r>
      <w:r w:rsidRPr="006F2687">
        <w:rPr>
          <w:noProof/>
        </w:rPr>
        <w:t>. 2022, Zenodo.</w:t>
      </w:r>
    </w:p>
    <w:p w14:paraId="07046F65" w14:textId="77777777" w:rsidR="006F2687" w:rsidRPr="006F2687" w:rsidRDefault="006F2687" w:rsidP="006F2687">
      <w:pPr>
        <w:pStyle w:val="EndNoteBibliography"/>
        <w:spacing w:after="0"/>
        <w:ind w:left="720" w:hanging="720"/>
        <w:divId w:val="633171172"/>
        <w:rPr>
          <w:noProof/>
        </w:rPr>
      </w:pPr>
      <w:r w:rsidRPr="006F2687">
        <w:rPr>
          <w:noProof/>
        </w:rPr>
        <w:t>57.</w:t>
      </w:r>
      <w:r w:rsidRPr="006F2687">
        <w:rPr>
          <w:noProof/>
        </w:rPr>
        <w:tab/>
        <w:t xml:space="preserve">Euesden, J., C.M. Lewis, and P.F. O'Reilly, </w:t>
      </w:r>
      <w:r w:rsidRPr="006F2687">
        <w:rPr>
          <w:i/>
          <w:noProof/>
        </w:rPr>
        <w:t>PRSice: Polygenic Risk Score software.</w:t>
      </w:r>
      <w:r w:rsidRPr="006F2687">
        <w:rPr>
          <w:noProof/>
        </w:rPr>
        <w:t xml:space="preserve"> Bioinformatics, 2015. </w:t>
      </w:r>
      <w:r w:rsidRPr="006F2687">
        <w:rPr>
          <w:b/>
          <w:noProof/>
        </w:rPr>
        <w:t>31</w:t>
      </w:r>
      <w:r w:rsidRPr="006F2687">
        <w:rPr>
          <w:noProof/>
        </w:rPr>
        <w:t>(9): p. 1466-8.</w:t>
      </w:r>
    </w:p>
    <w:p w14:paraId="677E66C3" w14:textId="77777777" w:rsidR="006F2687" w:rsidRPr="006F2687" w:rsidRDefault="006F2687" w:rsidP="006F2687">
      <w:pPr>
        <w:pStyle w:val="EndNoteBibliography"/>
        <w:spacing w:after="0"/>
        <w:ind w:left="720" w:hanging="720"/>
        <w:divId w:val="633171172"/>
        <w:rPr>
          <w:noProof/>
        </w:rPr>
      </w:pPr>
      <w:r w:rsidRPr="006F2687">
        <w:rPr>
          <w:noProof/>
        </w:rPr>
        <w:t>58.</w:t>
      </w:r>
      <w:r w:rsidRPr="006F2687">
        <w:rPr>
          <w:noProof/>
        </w:rPr>
        <w:tab/>
        <w:t xml:space="preserve">Berisa, T. and J.K. Pickrell, </w:t>
      </w:r>
      <w:r w:rsidRPr="006F2687">
        <w:rPr>
          <w:i/>
          <w:noProof/>
        </w:rPr>
        <w:t>Approximately independent linkage disequilibrium blocks in human populations.</w:t>
      </w:r>
      <w:r w:rsidRPr="006F2687">
        <w:rPr>
          <w:noProof/>
        </w:rPr>
        <w:t xml:space="preserve"> Bioinformatics, 2016. </w:t>
      </w:r>
      <w:r w:rsidRPr="006F2687">
        <w:rPr>
          <w:b/>
          <w:noProof/>
        </w:rPr>
        <w:t>32</w:t>
      </w:r>
      <w:r w:rsidRPr="006F2687">
        <w:rPr>
          <w:noProof/>
        </w:rPr>
        <w:t>(2): p. 283-5.</w:t>
      </w:r>
    </w:p>
    <w:p w14:paraId="67F4CA5E" w14:textId="77777777" w:rsidR="006F2687" w:rsidRPr="006F2687" w:rsidRDefault="006F2687" w:rsidP="006F2687">
      <w:pPr>
        <w:pStyle w:val="EndNoteBibliography"/>
        <w:spacing w:after="0"/>
        <w:ind w:left="720" w:hanging="720"/>
        <w:divId w:val="633171172"/>
        <w:rPr>
          <w:noProof/>
        </w:rPr>
      </w:pPr>
      <w:r w:rsidRPr="006F2687">
        <w:rPr>
          <w:noProof/>
        </w:rPr>
        <w:t>59.</w:t>
      </w:r>
      <w:r w:rsidRPr="006F2687">
        <w:rPr>
          <w:noProof/>
        </w:rPr>
        <w:tab/>
        <w:t xml:space="preserve">Ruan, Y., et al., </w:t>
      </w:r>
      <w:r w:rsidRPr="006F2687">
        <w:rPr>
          <w:i/>
          <w:noProof/>
        </w:rPr>
        <w:t>Author Correction: Improving polygenic prediction in ancestrally diverse populations.</w:t>
      </w:r>
      <w:r w:rsidRPr="006F2687">
        <w:rPr>
          <w:noProof/>
        </w:rPr>
        <w:t xml:space="preserve"> Nat Genet, 2022. </w:t>
      </w:r>
      <w:r w:rsidRPr="006F2687">
        <w:rPr>
          <w:b/>
          <w:noProof/>
        </w:rPr>
        <w:t>54</w:t>
      </w:r>
      <w:r w:rsidRPr="006F2687">
        <w:rPr>
          <w:noProof/>
        </w:rPr>
        <w:t>(8): p. 1259.</w:t>
      </w:r>
    </w:p>
    <w:p w14:paraId="6BF0DF49" w14:textId="77777777" w:rsidR="006F2687" w:rsidRPr="006F2687" w:rsidRDefault="006F2687" w:rsidP="006F2687">
      <w:pPr>
        <w:pStyle w:val="EndNoteBibliography"/>
        <w:spacing w:after="0"/>
        <w:ind w:left="720" w:hanging="720"/>
        <w:divId w:val="633171172"/>
        <w:rPr>
          <w:noProof/>
        </w:rPr>
      </w:pPr>
      <w:r w:rsidRPr="006F2687">
        <w:rPr>
          <w:noProof/>
        </w:rPr>
        <w:t>60.</w:t>
      </w:r>
      <w:r w:rsidRPr="006F2687">
        <w:rPr>
          <w:noProof/>
        </w:rPr>
        <w:tab/>
        <w:t xml:space="preserve">Ge, T., et al., </w:t>
      </w:r>
      <w:r w:rsidRPr="006F2687">
        <w:rPr>
          <w:i/>
          <w:noProof/>
        </w:rPr>
        <w:t>Polygenic prediction via Bayesian regression and continuous shrinkage priors.</w:t>
      </w:r>
      <w:r w:rsidRPr="006F2687">
        <w:rPr>
          <w:noProof/>
        </w:rPr>
        <w:t xml:space="preserve"> Nat Commun, 2019. </w:t>
      </w:r>
      <w:r w:rsidRPr="006F2687">
        <w:rPr>
          <w:b/>
          <w:noProof/>
        </w:rPr>
        <w:t>10</w:t>
      </w:r>
      <w:r w:rsidRPr="006F2687">
        <w:rPr>
          <w:noProof/>
        </w:rPr>
        <w:t>(1): p. 1776.</w:t>
      </w:r>
    </w:p>
    <w:p w14:paraId="5BA949D2" w14:textId="77777777" w:rsidR="006F2687" w:rsidRPr="006F2687" w:rsidRDefault="006F2687" w:rsidP="006F2687">
      <w:pPr>
        <w:pStyle w:val="EndNoteBibliography"/>
        <w:spacing w:after="0"/>
        <w:ind w:left="720" w:hanging="720"/>
        <w:divId w:val="633171172"/>
        <w:rPr>
          <w:noProof/>
        </w:rPr>
      </w:pPr>
      <w:r w:rsidRPr="006F2687">
        <w:rPr>
          <w:noProof/>
        </w:rPr>
        <w:t>61.</w:t>
      </w:r>
      <w:r w:rsidRPr="006F2687">
        <w:rPr>
          <w:noProof/>
        </w:rPr>
        <w:tab/>
        <w:t xml:space="preserve">Chen, T. and C. Guestrin, </w:t>
      </w:r>
      <w:r w:rsidRPr="006F2687">
        <w:rPr>
          <w:i/>
          <w:noProof/>
        </w:rPr>
        <w:t>XGBoost: A Scalable Tree Boosting System</w:t>
      </w:r>
      <w:r w:rsidRPr="006F2687">
        <w:rPr>
          <w:noProof/>
        </w:rPr>
        <w:t xml:space="preserve">, in </w:t>
      </w:r>
      <w:r w:rsidRPr="006F2687">
        <w:rPr>
          <w:i/>
          <w:noProof/>
        </w:rPr>
        <w:t>Proceedings of the 22nd ACM SIGKDD International Conference on Knowledge Discovery and Data Mining</w:t>
      </w:r>
      <w:r w:rsidRPr="006F2687">
        <w:rPr>
          <w:noProof/>
        </w:rPr>
        <w:t>. 2016, Association for Computing Machinery: San Francisco, California, USA. p. 785–794.</w:t>
      </w:r>
    </w:p>
    <w:p w14:paraId="42E20843" w14:textId="77777777" w:rsidR="006F2687" w:rsidRPr="006F2687" w:rsidRDefault="006F2687" w:rsidP="006F2687">
      <w:pPr>
        <w:pStyle w:val="EndNoteBibliography"/>
        <w:spacing w:after="0"/>
        <w:ind w:left="720" w:hanging="720"/>
        <w:divId w:val="633171172"/>
        <w:rPr>
          <w:noProof/>
        </w:rPr>
      </w:pPr>
      <w:r w:rsidRPr="006F2687">
        <w:rPr>
          <w:noProof/>
        </w:rPr>
        <w:t>62.</w:t>
      </w:r>
      <w:r w:rsidRPr="006F2687">
        <w:rPr>
          <w:noProof/>
        </w:rPr>
        <w:tab/>
        <w:t xml:space="preserve">Akiba, T., et al., </w:t>
      </w:r>
      <w:r w:rsidRPr="006F2687">
        <w:rPr>
          <w:i/>
          <w:noProof/>
        </w:rPr>
        <w:t>Optuna: A Next-generation Hyperparameter Optimization Framework</w:t>
      </w:r>
      <w:r w:rsidRPr="006F2687">
        <w:rPr>
          <w:noProof/>
        </w:rPr>
        <w:t xml:space="preserve">, in </w:t>
      </w:r>
      <w:r w:rsidRPr="006F2687">
        <w:rPr>
          <w:i/>
          <w:noProof/>
        </w:rPr>
        <w:t>Proceedings of the 25th ACM SIGKDD International Conference on Knowledge Discovery &amp; Data Mining</w:t>
      </w:r>
      <w:r w:rsidRPr="006F2687">
        <w:rPr>
          <w:noProof/>
        </w:rPr>
        <w:t>. 2019, Association for Computing Machinery: Anchorage, AK, USA. p. 2623–2631.</w:t>
      </w:r>
    </w:p>
    <w:p w14:paraId="31F36586" w14:textId="77777777" w:rsidR="006F2687" w:rsidRPr="006F2687" w:rsidRDefault="006F2687" w:rsidP="006F2687">
      <w:pPr>
        <w:pStyle w:val="EndNoteBibliography"/>
        <w:ind w:left="720" w:hanging="720"/>
        <w:divId w:val="633171172"/>
        <w:rPr>
          <w:noProof/>
        </w:rPr>
      </w:pPr>
      <w:r w:rsidRPr="006F2687">
        <w:rPr>
          <w:noProof/>
        </w:rPr>
        <w:t>63.</w:t>
      </w:r>
      <w:r w:rsidRPr="006F2687">
        <w:rPr>
          <w:noProof/>
        </w:rPr>
        <w:tab/>
        <w:t xml:space="preserve">Pedregosa, F., et al., </w:t>
      </w:r>
      <w:r w:rsidRPr="006F2687">
        <w:rPr>
          <w:i/>
          <w:noProof/>
        </w:rPr>
        <w:t>Scikit-learn: Machine Learning in Python.</w:t>
      </w:r>
      <w:r w:rsidRPr="006F2687">
        <w:rPr>
          <w:noProof/>
        </w:rPr>
        <w:t xml:space="preserve"> J. Mach. Learn. Res., 2011. </w:t>
      </w:r>
      <w:r w:rsidRPr="006F2687">
        <w:rPr>
          <w:b/>
          <w:noProof/>
        </w:rPr>
        <w:t>12</w:t>
      </w:r>
      <w:r w:rsidRPr="006F2687">
        <w:rPr>
          <w:noProof/>
        </w:rPr>
        <w:t>(null): p. 2825–2830.</w:t>
      </w:r>
    </w:p>
    <w:p w14:paraId="2B2CE965" w14:textId="7463C116" w:rsidR="00B81D6C" w:rsidRDefault="00B81D6C" w:rsidP="006F2687">
      <w:pPr>
        <w:divId w:val="633171172"/>
      </w:pPr>
      <w:r>
        <w:fldChar w:fldCharType="end"/>
      </w:r>
      <w:r w:rsidRPr="0029780A">
        <w:rPr>
          <w:rFonts w:ascii="Calibri" w:hAnsi="Calibri" w:cs="Calibri"/>
          <w:color w:val="000000"/>
        </w:rPr>
        <w:t xml:space="preserve"> </w:t>
      </w:r>
    </w:p>
    <w:sectPr w:rsidR="00B81D6C" w:rsidSect="004E1F98">
      <w:footerReference w:type="even" r:id="rId39"/>
      <w:footerReference w:type="default" r:id="rId4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Byron C Jaeger" w:date="2024-05-02T13:37:00Z" w:initials="BJ">
    <w:p w14:paraId="64B2A9B3" w14:textId="77777777" w:rsidR="00306CE7" w:rsidRDefault="00306CE7" w:rsidP="00306CE7">
      <w:pPr>
        <w:pStyle w:val="CommentText"/>
      </w:pPr>
      <w:r>
        <w:rPr>
          <w:rStyle w:val="CommentReference"/>
        </w:rPr>
        <w:annotationRef/>
      </w:r>
      <w:r>
        <w:t>I’m not sure if it makes sense to call the proposed ML model a ‘single’ model since it combines elements from other models and also uses an ensemble ML method. Would it make sense to call it a ‘unifying’ model?</w:t>
      </w:r>
    </w:p>
  </w:comment>
  <w:comment w:id="148" w:author="Sofer, Tamar (HMFP - Cardiology)" w:date="2024-04-30T15:39:00Z" w:initials="ST(C">
    <w:p w14:paraId="6797F78F" w14:textId="41D76174" w:rsidR="00137AAE" w:rsidRDefault="00137AAE">
      <w:pPr>
        <w:pStyle w:val="CommentText"/>
      </w:pPr>
      <w:r>
        <w:rPr>
          <w:rStyle w:val="CommentReference"/>
        </w:rPr>
        <w:annotationRef/>
      </w:r>
      <w:r>
        <w:t>To update.</w:t>
      </w:r>
    </w:p>
  </w:comment>
  <w:comment w:id="333" w:author="Sofer, Tamar (HMFP - Cardiology)" w:date="2024-04-30T15:47:00Z" w:initials="ST(C">
    <w:p w14:paraId="5BF45CE6" w14:textId="2A1A0870" w:rsidR="001368C3" w:rsidRDefault="001368C3">
      <w:pPr>
        <w:pStyle w:val="CommentText"/>
      </w:pPr>
      <w:r>
        <w:rPr>
          <w:rStyle w:val="CommentReference"/>
        </w:rPr>
        <w:annotationRef/>
      </w:r>
      <w:r>
        <w:t>To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B2A9B3" w15:done="0"/>
  <w15:commentEx w15:paraId="6797F78F" w15:done="0"/>
  <w15:commentEx w15:paraId="5BF45C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1B2154C" w16cex:dateUtc="2024-05-02T17:37:00Z"/>
  <w16cex:commentExtensible w16cex:durableId="407CFC88" w16cex:dateUtc="2024-04-30T19:39:00Z"/>
  <w16cex:commentExtensible w16cex:durableId="799D9CA9" w16cex:dateUtc="2024-04-30T1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B2A9B3" w16cid:durableId="11B2154C"/>
  <w16cid:commentId w16cid:paraId="6797F78F" w16cid:durableId="407CFC88"/>
  <w16cid:commentId w16cid:paraId="5BF45CE6" w16cid:durableId="799D9C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09E0D" w14:textId="77777777" w:rsidR="004E1F98" w:rsidRDefault="004E1F98" w:rsidP="005433E2">
      <w:pPr>
        <w:spacing w:after="0" w:line="240" w:lineRule="auto"/>
      </w:pPr>
      <w:r>
        <w:separator/>
      </w:r>
    </w:p>
  </w:endnote>
  <w:endnote w:type="continuationSeparator" w:id="0">
    <w:p w14:paraId="2B09F06E" w14:textId="77777777" w:rsidR="004E1F98" w:rsidRDefault="004E1F98" w:rsidP="005433E2">
      <w:pPr>
        <w:spacing w:after="0" w:line="240" w:lineRule="auto"/>
      </w:pPr>
      <w:r>
        <w:continuationSeparator/>
      </w:r>
    </w:p>
  </w:endnote>
  <w:endnote w:type="continuationNotice" w:id="1">
    <w:p w14:paraId="7F2729E2" w14:textId="77777777" w:rsidR="004E1F98" w:rsidRDefault="004E1F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riss">
    <w:altName w:val="Cambria"/>
    <w:charset w:val="00"/>
    <w:family w:val="roman"/>
    <w:pitch w:val="default"/>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2FBA2" w14:textId="632223CD" w:rsidR="004C2F41" w:rsidRDefault="004C2F41" w:rsidP="00F661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78A287DC" w14:textId="77777777" w:rsidR="004C2F41" w:rsidRDefault="004C2F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3903948"/>
      <w:docPartObj>
        <w:docPartGallery w:val="Page Numbers (Bottom of Page)"/>
        <w:docPartUnique/>
      </w:docPartObj>
    </w:sdtPr>
    <w:sdtContent>
      <w:p w14:paraId="0C5B82E1" w14:textId="12377895" w:rsidR="004C2F41" w:rsidRDefault="004C2F41" w:rsidP="00F661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D389D5" w14:textId="77777777" w:rsidR="004C2F41" w:rsidRDefault="004C2F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AE74C" w14:textId="77777777" w:rsidR="004E1F98" w:rsidRDefault="004E1F98" w:rsidP="005433E2">
      <w:pPr>
        <w:spacing w:after="0" w:line="240" w:lineRule="auto"/>
      </w:pPr>
      <w:r>
        <w:separator/>
      </w:r>
    </w:p>
  </w:footnote>
  <w:footnote w:type="continuationSeparator" w:id="0">
    <w:p w14:paraId="06DDF1C2" w14:textId="77777777" w:rsidR="004E1F98" w:rsidRDefault="004E1F98" w:rsidP="005433E2">
      <w:pPr>
        <w:spacing w:after="0" w:line="240" w:lineRule="auto"/>
      </w:pPr>
      <w:r>
        <w:continuationSeparator/>
      </w:r>
    </w:p>
  </w:footnote>
  <w:footnote w:type="continuationNotice" w:id="1">
    <w:p w14:paraId="3CC5158D" w14:textId="77777777" w:rsidR="004E1F98" w:rsidRDefault="004E1F9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8tAEiGc15A2QE4" int2:id="6XaaXJwm">
      <int2:state int2:value="Rejected" int2:type="AugLoop_Text_Critique"/>
    </int2:textHash>
    <int2:textHash int2:hashCode="0Q/Kmm/Ik1ocXc" int2:id="ZwwDmqMq">
      <int2:state int2:value="Rejected" int2:type="AugLoop_Text_Critique"/>
    </int2:textHash>
    <int2:textHash int2:hashCode="qN1KsXOpIwq5FO" int2:id="enLTJZTn">
      <int2:state int2:value="Rejected" int2:type="AugLoop_Text_Critique"/>
    </int2:textHash>
    <int2:textHash int2:hashCode="CqcswDc7ynY2Hj" int2:id="fRCh2KgT">
      <int2:state int2:value="Rejected" int2:type="AugLoop_Text_Critique"/>
    </int2:textHash>
    <int2:textHash int2:hashCode="JrbsWAoJZ/rxE6" int2:id="qgM1NvIR">
      <int2:state int2:value="Rejected" int2:type="AugLoop_Text_Critique"/>
    </int2:textHash>
    <int2:textHash int2:hashCode="8xBffq/R0u3blc" int2:id="ugsnnHkN">
      <int2:state int2:value="Rejected" int2:type="AugLoop_Text_Critique"/>
    </int2:textHash>
    <int2:bookmark int2:bookmarkName="_Int_eN3SsYCg" int2:invalidationBookmarkName="" int2:hashCode="aZbdu2TI2MwMej" int2:id="mAG8x7n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0555C"/>
    <w:multiLevelType w:val="multilevel"/>
    <w:tmpl w:val="C5F8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664A50"/>
    <w:multiLevelType w:val="hybridMultilevel"/>
    <w:tmpl w:val="605E75EC"/>
    <w:lvl w:ilvl="0" w:tplc="C116FB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00733"/>
    <w:multiLevelType w:val="multilevel"/>
    <w:tmpl w:val="DD76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C8704E"/>
    <w:multiLevelType w:val="hybridMultilevel"/>
    <w:tmpl w:val="14960DFC"/>
    <w:lvl w:ilvl="0" w:tplc="7E42277C">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056B8A"/>
    <w:multiLevelType w:val="hybridMultilevel"/>
    <w:tmpl w:val="F8B284A4"/>
    <w:lvl w:ilvl="0" w:tplc="FFFFFFFF">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587232"/>
    <w:multiLevelType w:val="hybridMultilevel"/>
    <w:tmpl w:val="4C62BC66"/>
    <w:lvl w:ilvl="0" w:tplc="09602BF8">
      <w:start w:val="6"/>
      <w:numFmt w:val="bullet"/>
      <w:lvlText w:val=""/>
      <w:lvlJc w:val="left"/>
      <w:pPr>
        <w:ind w:left="720" w:hanging="360"/>
      </w:pPr>
      <w:rPr>
        <w:rFonts w:ascii="Wingdings" w:eastAsiaTheme="minorHAnsi" w:hAnsi="Wingdings" w:cstheme="minorBidi"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984464"/>
    <w:multiLevelType w:val="multilevel"/>
    <w:tmpl w:val="F8F4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050B1D"/>
    <w:multiLevelType w:val="hybridMultilevel"/>
    <w:tmpl w:val="063C9CFA"/>
    <w:lvl w:ilvl="0" w:tplc="923225AA">
      <w:start w:val="1"/>
      <w:numFmt w:val="bullet"/>
      <w:lvlText w:val="•"/>
      <w:lvlJc w:val="left"/>
      <w:pPr>
        <w:tabs>
          <w:tab w:val="num" w:pos="720"/>
        </w:tabs>
        <w:ind w:left="720" w:hanging="360"/>
      </w:pPr>
      <w:rPr>
        <w:rFonts w:ascii="Arial" w:hAnsi="Arial" w:hint="default"/>
      </w:rPr>
    </w:lvl>
    <w:lvl w:ilvl="1" w:tplc="58DC808C" w:tentative="1">
      <w:start w:val="1"/>
      <w:numFmt w:val="bullet"/>
      <w:lvlText w:val="•"/>
      <w:lvlJc w:val="left"/>
      <w:pPr>
        <w:tabs>
          <w:tab w:val="num" w:pos="1440"/>
        </w:tabs>
        <w:ind w:left="1440" w:hanging="360"/>
      </w:pPr>
      <w:rPr>
        <w:rFonts w:ascii="Arial" w:hAnsi="Arial" w:hint="default"/>
      </w:rPr>
    </w:lvl>
    <w:lvl w:ilvl="2" w:tplc="089231B8" w:tentative="1">
      <w:start w:val="1"/>
      <w:numFmt w:val="bullet"/>
      <w:lvlText w:val="•"/>
      <w:lvlJc w:val="left"/>
      <w:pPr>
        <w:tabs>
          <w:tab w:val="num" w:pos="2160"/>
        </w:tabs>
        <w:ind w:left="2160" w:hanging="360"/>
      </w:pPr>
      <w:rPr>
        <w:rFonts w:ascii="Arial" w:hAnsi="Arial" w:hint="default"/>
      </w:rPr>
    </w:lvl>
    <w:lvl w:ilvl="3" w:tplc="B5AAF1C8" w:tentative="1">
      <w:start w:val="1"/>
      <w:numFmt w:val="bullet"/>
      <w:lvlText w:val="•"/>
      <w:lvlJc w:val="left"/>
      <w:pPr>
        <w:tabs>
          <w:tab w:val="num" w:pos="2880"/>
        </w:tabs>
        <w:ind w:left="2880" w:hanging="360"/>
      </w:pPr>
      <w:rPr>
        <w:rFonts w:ascii="Arial" w:hAnsi="Arial" w:hint="default"/>
      </w:rPr>
    </w:lvl>
    <w:lvl w:ilvl="4" w:tplc="15A4AB34" w:tentative="1">
      <w:start w:val="1"/>
      <w:numFmt w:val="bullet"/>
      <w:lvlText w:val="•"/>
      <w:lvlJc w:val="left"/>
      <w:pPr>
        <w:tabs>
          <w:tab w:val="num" w:pos="3600"/>
        </w:tabs>
        <w:ind w:left="3600" w:hanging="360"/>
      </w:pPr>
      <w:rPr>
        <w:rFonts w:ascii="Arial" w:hAnsi="Arial" w:hint="default"/>
      </w:rPr>
    </w:lvl>
    <w:lvl w:ilvl="5" w:tplc="867224B0" w:tentative="1">
      <w:start w:val="1"/>
      <w:numFmt w:val="bullet"/>
      <w:lvlText w:val="•"/>
      <w:lvlJc w:val="left"/>
      <w:pPr>
        <w:tabs>
          <w:tab w:val="num" w:pos="4320"/>
        </w:tabs>
        <w:ind w:left="4320" w:hanging="360"/>
      </w:pPr>
      <w:rPr>
        <w:rFonts w:ascii="Arial" w:hAnsi="Arial" w:hint="default"/>
      </w:rPr>
    </w:lvl>
    <w:lvl w:ilvl="6" w:tplc="E87C7B52" w:tentative="1">
      <w:start w:val="1"/>
      <w:numFmt w:val="bullet"/>
      <w:lvlText w:val="•"/>
      <w:lvlJc w:val="left"/>
      <w:pPr>
        <w:tabs>
          <w:tab w:val="num" w:pos="5040"/>
        </w:tabs>
        <w:ind w:left="5040" w:hanging="360"/>
      </w:pPr>
      <w:rPr>
        <w:rFonts w:ascii="Arial" w:hAnsi="Arial" w:hint="default"/>
      </w:rPr>
    </w:lvl>
    <w:lvl w:ilvl="7" w:tplc="7CAA174E" w:tentative="1">
      <w:start w:val="1"/>
      <w:numFmt w:val="bullet"/>
      <w:lvlText w:val="•"/>
      <w:lvlJc w:val="left"/>
      <w:pPr>
        <w:tabs>
          <w:tab w:val="num" w:pos="5760"/>
        </w:tabs>
        <w:ind w:left="5760" w:hanging="360"/>
      </w:pPr>
      <w:rPr>
        <w:rFonts w:ascii="Arial" w:hAnsi="Arial" w:hint="default"/>
      </w:rPr>
    </w:lvl>
    <w:lvl w:ilvl="8" w:tplc="6982149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6553F55"/>
    <w:multiLevelType w:val="hybridMultilevel"/>
    <w:tmpl w:val="2A3CB804"/>
    <w:lvl w:ilvl="0" w:tplc="1AB270CE">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F142EC4"/>
    <w:multiLevelType w:val="hybridMultilevel"/>
    <w:tmpl w:val="8092EA02"/>
    <w:lvl w:ilvl="0" w:tplc="4BD2503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FA7AE6"/>
    <w:multiLevelType w:val="hybridMultilevel"/>
    <w:tmpl w:val="A0C070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8990233">
    <w:abstractNumId w:val="10"/>
  </w:num>
  <w:num w:numId="2" w16cid:durableId="1965502940">
    <w:abstractNumId w:val="8"/>
  </w:num>
  <w:num w:numId="3" w16cid:durableId="1570119262">
    <w:abstractNumId w:val="9"/>
  </w:num>
  <w:num w:numId="4" w16cid:durableId="1932885547">
    <w:abstractNumId w:val="7"/>
  </w:num>
  <w:num w:numId="5" w16cid:durableId="1381051784">
    <w:abstractNumId w:val="4"/>
  </w:num>
  <w:num w:numId="6" w16cid:durableId="868879228">
    <w:abstractNumId w:val="3"/>
  </w:num>
  <w:num w:numId="7" w16cid:durableId="193467835">
    <w:abstractNumId w:val="2"/>
  </w:num>
  <w:num w:numId="8" w16cid:durableId="1449810792">
    <w:abstractNumId w:val="0"/>
  </w:num>
  <w:num w:numId="9" w16cid:durableId="844127313">
    <w:abstractNumId w:val="1"/>
  </w:num>
  <w:num w:numId="10" w16cid:durableId="470634270">
    <w:abstractNumId w:val="5"/>
  </w:num>
  <w:num w:numId="11" w16cid:durableId="111871929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fer, Tamar (HMFP - Cardiology)">
    <w15:presenceInfo w15:providerId="AD" w15:userId="S::tsofer@bidmc.harvard.edu::bd4bf5d1-0b14-4b6b-a7d0-8fc96add3f5b"/>
  </w15:person>
  <w15:person w15:author="Byron C Jaeger">
    <w15:presenceInfo w15:providerId="AD" w15:userId="S::bjaeger@wakehealth.edu::85c6e26b-50b9-4776-9e89-c10c0e62609c"/>
  </w15:person>
  <w15:person w15:author="Hrytsenko, Yana (BIDMC - Sofer-Med Cardiovascular)">
    <w15:presenceInfo w15:providerId="AD" w15:userId="S::yhrytsen@bidmc.harvard.edu::30f5ecb6-7265-4d24-b219-507fc153e6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15537"/>
    <w:rsid w:val="00000039"/>
    <w:rsid w:val="0000018F"/>
    <w:rsid w:val="000003B5"/>
    <w:rsid w:val="000003D9"/>
    <w:rsid w:val="000006AF"/>
    <w:rsid w:val="0000088F"/>
    <w:rsid w:val="00000DE1"/>
    <w:rsid w:val="00001235"/>
    <w:rsid w:val="0000134C"/>
    <w:rsid w:val="00001441"/>
    <w:rsid w:val="00001529"/>
    <w:rsid w:val="00001CFA"/>
    <w:rsid w:val="000024E8"/>
    <w:rsid w:val="0000281A"/>
    <w:rsid w:val="00002C1F"/>
    <w:rsid w:val="000049B5"/>
    <w:rsid w:val="00005064"/>
    <w:rsid w:val="000060DA"/>
    <w:rsid w:val="00006761"/>
    <w:rsid w:val="0000676A"/>
    <w:rsid w:val="00006941"/>
    <w:rsid w:val="000075E3"/>
    <w:rsid w:val="00010202"/>
    <w:rsid w:val="00010C97"/>
    <w:rsid w:val="00010D40"/>
    <w:rsid w:val="00010EED"/>
    <w:rsid w:val="00010F4D"/>
    <w:rsid w:val="00011053"/>
    <w:rsid w:val="00011205"/>
    <w:rsid w:val="00011CDC"/>
    <w:rsid w:val="00012502"/>
    <w:rsid w:val="000131EE"/>
    <w:rsid w:val="000134F5"/>
    <w:rsid w:val="000137EB"/>
    <w:rsid w:val="00013E6D"/>
    <w:rsid w:val="00016473"/>
    <w:rsid w:val="00016A19"/>
    <w:rsid w:val="00016EE4"/>
    <w:rsid w:val="00020274"/>
    <w:rsid w:val="00020456"/>
    <w:rsid w:val="000209B3"/>
    <w:rsid w:val="00020CCD"/>
    <w:rsid w:val="00021162"/>
    <w:rsid w:val="000212D3"/>
    <w:rsid w:val="000213CD"/>
    <w:rsid w:val="00021655"/>
    <w:rsid w:val="000223B7"/>
    <w:rsid w:val="00022CC0"/>
    <w:rsid w:val="00022D24"/>
    <w:rsid w:val="00022F85"/>
    <w:rsid w:val="00023980"/>
    <w:rsid w:val="00023AA3"/>
    <w:rsid w:val="00024186"/>
    <w:rsid w:val="00024EB9"/>
    <w:rsid w:val="00024FC5"/>
    <w:rsid w:val="000263A5"/>
    <w:rsid w:val="0002644F"/>
    <w:rsid w:val="000265E3"/>
    <w:rsid w:val="00027375"/>
    <w:rsid w:val="000277CD"/>
    <w:rsid w:val="00030320"/>
    <w:rsid w:val="00030467"/>
    <w:rsid w:val="00030734"/>
    <w:rsid w:val="00030815"/>
    <w:rsid w:val="0003098A"/>
    <w:rsid w:val="000316F3"/>
    <w:rsid w:val="00031F7C"/>
    <w:rsid w:val="00032475"/>
    <w:rsid w:val="00033D24"/>
    <w:rsid w:val="00034FFA"/>
    <w:rsid w:val="000361D8"/>
    <w:rsid w:val="000367D7"/>
    <w:rsid w:val="00037C78"/>
    <w:rsid w:val="00037CAB"/>
    <w:rsid w:val="00037DBE"/>
    <w:rsid w:val="00040F59"/>
    <w:rsid w:val="000417DD"/>
    <w:rsid w:val="00041A5F"/>
    <w:rsid w:val="00041E7B"/>
    <w:rsid w:val="00042776"/>
    <w:rsid w:val="000428D8"/>
    <w:rsid w:val="00042948"/>
    <w:rsid w:val="00042D13"/>
    <w:rsid w:val="00042D20"/>
    <w:rsid w:val="00043F1D"/>
    <w:rsid w:val="000447A7"/>
    <w:rsid w:val="000450B5"/>
    <w:rsid w:val="0004531B"/>
    <w:rsid w:val="0004551B"/>
    <w:rsid w:val="00045544"/>
    <w:rsid w:val="000455AC"/>
    <w:rsid w:val="00045876"/>
    <w:rsid w:val="00045A8C"/>
    <w:rsid w:val="0004672D"/>
    <w:rsid w:val="00047599"/>
    <w:rsid w:val="00047783"/>
    <w:rsid w:val="00050152"/>
    <w:rsid w:val="0005016A"/>
    <w:rsid w:val="00050911"/>
    <w:rsid w:val="00050B1B"/>
    <w:rsid w:val="00052A35"/>
    <w:rsid w:val="00052CC9"/>
    <w:rsid w:val="000531BB"/>
    <w:rsid w:val="00053293"/>
    <w:rsid w:val="00053316"/>
    <w:rsid w:val="000535AF"/>
    <w:rsid w:val="00053CA2"/>
    <w:rsid w:val="000544AD"/>
    <w:rsid w:val="0005518F"/>
    <w:rsid w:val="0005527D"/>
    <w:rsid w:val="00055870"/>
    <w:rsid w:val="00055A24"/>
    <w:rsid w:val="000560CD"/>
    <w:rsid w:val="00060C36"/>
    <w:rsid w:val="00060E10"/>
    <w:rsid w:val="000618CB"/>
    <w:rsid w:val="00061ECE"/>
    <w:rsid w:val="00062A68"/>
    <w:rsid w:val="000635A6"/>
    <w:rsid w:val="00063BFE"/>
    <w:rsid w:val="0006465C"/>
    <w:rsid w:val="00064F42"/>
    <w:rsid w:val="00065E87"/>
    <w:rsid w:val="00066580"/>
    <w:rsid w:val="00067671"/>
    <w:rsid w:val="00067787"/>
    <w:rsid w:val="000705FD"/>
    <w:rsid w:val="00070A6E"/>
    <w:rsid w:val="000717F5"/>
    <w:rsid w:val="00072343"/>
    <w:rsid w:val="00072C3D"/>
    <w:rsid w:val="00072D21"/>
    <w:rsid w:val="0007321C"/>
    <w:rsid w:val="0007334E"/>
    <w:rsid w:val="0007386C"/>
    <w:rsid w:val="0007498F"/>
    <w:rsid w:val="00074E75"/>
    <w:rsid w:val="0007591F"/>
    <w:rsid w:val="00075C6E"/>
    <w:rsid w:val="000762E9"/>
    <w:rsid w:val="0007634A"/>
    <w:rsid w:val="000767AE"/>
    <w:rsid w:val="00077048"/>
    <w:rsid w:val="0007728D"/>
    <w:rsid w:val="000778E4"/>
    <w:rsid w:val="00077F34"/>
    <w:rsid w:val="000825D8"/>
    <w:rsid w:val="00082A46"/>
    <w:rsid w:val="00082AF4"/>
    <w:rsid w:val="00084787"/>
    <w:rsid w:val="00084A72"/>
    <w:rsid w:val="000858A8"/>
    <w:rsid w:val="00085AB2"/>
    <w:rsid w:val="000862AA"/>
    <w:rsid w:val="00086AA7"/>
    <w:rsid w:val="00087837"/>
    <w:rsid w:val="0009008F"/>
    <w:rsid w:val="000905D6"/>
    <w:rsid w:val="000910B2"/>
    <w:rsid w:val="00091104"/>
    <w:rsid w:val="0009149B"/>
    <w:rsid w:val="0009154C"/>
    <w:rsid w:val="000925CC"/>
    <w:rsid w:val="000927E8"/>
    <w:rsid w:val="0009469A"/>
    <w:rsid w:val="00094F00"/>
    <w:rsid w:val="0009587C"/>
    <w:rsid w:val="00095DDE"/>
    <w:rsid w:val="00095ECD"/>
    <w:rsid w:val="000969B3"/>
    <w:rsid w:val="00096B4D"/>
    <w:rsid w:val="0009784F"/>
    <w:rsid w:val="000A02F2"/>
    <w:rsid w:val="000A062B"/>
    <w:rsid w:val="000A2068"/>
    <w:rsid w:val="000A219F"/>
    <w:rsid w:val="000A33F0"/>
    <w:rsid w:val="000A6133"/>
    <w:rsid w:val="000A61E4"/>
    <w:rsid w:val="000A6ACF"/>
    <w:rsid w:val="000A6E3E"/>
    <w:rsid w:val="000A7369"/>
    <w:rsid w:val="000B0459"/>
    <w:rsid w:val="000B092D"/>
    <w:rsid w:val="000B0B07"/>
    <w:rsid w:val="000B1F60"/>
    <w:rsid w:val="000B206D"/>
    <w:rsid w:val="000B2173"/>
    <w:rsid w:val="000B24CD"/>
    <w:rsid w:val="000B3143"/>
    <w:rsid w:val="000B315B"/>
    <w:rsid w:val="000B408F"/>
    <w:rsid w:val="000B490E"/>
    <w:rsid w:val="000B4969"/>
    <w:rsid w:val="000B4ACA"/>
    <w:rsid w:val="000B4B66"/>
    <w:rsid w:val="000B4EEB"/>
    <w:rsid w:val="000B50E5"/>
    <w:rsid w:val="000B577B"/>
    <w:rsid w:val="000B69DA"/>
    <w:rsid w:val="000B7783"/>
    <w:rsid w:val="000C09EB"/>
    <w:rsid w:val="000C1180"/>
    <w:rsid w:val="000C1545"/>
    <w:rsid w:val="000C1821"/>
    <w:rsid w:val="000C269B"/>
    <w:rsid w:val="000C2C4A"/>
    <w:rsid w:val="000C2C96"/>
    <w:rsid w:val="000C2F55"/>
    <w:rsid w:val="000C4155"/>
    <w:rsid w:val="000C4257"/>
    <w:rsid w:val="000C4E3D"/>
    <w:rsid w:val="000C50EB"/>
    <w:rsid w:val="000C5277"/>
    <w:rsid w:val="000C5355"/>
    <w:rsid w:val="000C57E9"/>
    <w:rsid w:val="000C5827"/>
    <w:rsid w:val="000C5C48"/>
    <w:rsid w:val="000C5DD8"/>
    <w:rsid w:val="000C5EA8"/>
    <w:rsid w:val="000C6368"/>
    <w:rsid w:val="000C6898"/>
    <w:rsid w:val="000C6BBA"/>
    <w:rsid w:val="000C6CCC"/>
    <w:rsid w:val="000C6FDB"/>
    <w:rsid w:val="000C78AE"/>
    <w:rsid w:val="000D08CA"/>
    <w:rsid w:val="000D18C9"/>
    <w:rsid w:val="000D2037"/>
    <w:rsid w:val="000D2052"/>
    <w:rsid w:val="000D20E5"/>
    <w:rsid w:val="000D216B"/>
    <w:rsid w:val="000D24FA"/>
    <w:rsid w:val="000D2A3E"/>
    <w:rsid w:val="000D2BF6"/>
    <w:rsid w:val="000D2FA6"/>
    <w:rsid w:val="000D348F"/>
    <w:rsid w:val="000D362D"/>
    <w:rsid w:val="000D3FB9"/>
    <w:rsid w:val="000D40DB"/>
    <w:rsid w:val="000D45C3"/>
    <w:rsid w:val="000D47DA"/>
    <w:rsid w:val="000D5471"/>
    <w:rsid w:val="000D5EF9"/>
    <w:rsid w:val="000D69BF"/>
    <w:rsid w:val="000E05C0"/>
    <w:rsid w:val="000E0679"/>
    <w:rsid w:val="000E0ADF"/>
    <w:rsid w:val="000E0FB0"/>
    <w:rsid w:val="000E23C0"/>
    <w:rsid w:val="000E2611"/>
    <w:rsid w:val="000E2B49"/>
    <w:rsid w:val="000E3ED7"/>
    <w:rsid w:val="000E447E"/>
    <w:rsid w:val="000E4A96"/>
    <w:rsid w:val="000E61EC"/>
    <w:rsid w:val="000E7005"/>
    <w:rsid w:val="000F0863"/>
    <w:rsid w:val="000F28BC"/>
    <w:rsid w:val="000F3A0D"/>
    <w:rsid w:val="000F43C7"/>
    <w:rsid w:val="000F442D"/>
    <w:rsid w:val="000F57E0"/>
    <w:rsid w:val="000F5B6E"/>
    <w:rsid w:val="000F5BFD"/>
    <w:rsid w:val="000F5CD7"/>
    <w:rsid w:val="000F6159"/>
    <w:rsid w:val="000F6604"/>
    <w:rsid w:val="000F6BD0"/>
    <w:rsid w:val="000F70E9"/>
    <w:rsid w:val="001004F5"/>
    <w:rsid w:val="001006B1"/>
    <w:rsid w:val="00100829"/>
    <w:rsid w:val="00101478"/>
    <w:rsid w:val="00101717"/>
    <w:rsid w:val="001026ED"/>
    <w:rsid w:val="00102936"/>
    <w:rsid w:val="0010331A"/>
    <w:rsid w:val="00103555"/>
    <w:rsid w:val="001035A8"/>
    <w:rsid w:val="001039A4"/>
    <w:rsid w:val="00103CE1"/>
    <w:rsid w:val="00104C53"/>
    <w:rsid w:val="00104CAD"/>
    <w:rsid w:val="00105310"/>
    <w:rsid w:val="001057C7"/>
    <w:rsid w:val="00105E31"/>
    <w:rsid w:val="0010602A"/>
    <w:rsid w:val="0010639C"/>
    <w:rsid w:val="00106709"/>
    <w:rsid w:val="00106860"/>
    <w:rsid w:val="00106DA5"/>
    <w:rsid w:val="00107390"/>
    <w:rsid w:val="001073BC"/>
    <w:rsid w:val="001073CE"/>
    <w:rsid w:val="00110333"/>
    <w:rsid w:val="00110BBE"/>
    <w:rsid w:val="00110D0B"/>
    <w:rsid w:val="0011195D"/>
    <w:rsid w:val="00111E58"/>
    <w:rsid w:val="001120C5"/>
    <w:rsid w:val="001128E1"/>
    <w:rsid w:val="00113031"/>
    <w:rsid w:val="00113C95"/>
    <w:rsid w:val="00114E42"/>
    <w:rsid w:val="001157BA"/>
    <w:rsid w:val="00115CC7"/>
    <w:rsid w:val="0011664E"/>
    <w:rsid w:val="00117596"/>
    <w:rsid w:val="00117C3B"/>
    <w:rsid w:val="00120BDD"/>
    <w:rsid w:val="00120FE8"/>
    <w:rsid w:val="0012114D"/>
    <w:rsid w:val="0012128B"/>
    <w:rsid w:val="00121A2A"/>
    <w:rsid w:val="00121C4B"/>
    <w:rsid w:val="00122000"/>
    <w:rsid w:val="001221CE"/>
    <w:rsid w:val="001222A6"/>
    <w:rsid w:val="00122535"/>
    <w:rsid w:val="001231F7"/>
    <w:rsid w:val="00123554"/>
    <w:rsid w:val="001235A7"/>
    <w:rsid w:val="00123CF9"/>
    <w:rsid w:val="00123E40"/>
    <w:rsid w:val="0012417F"/>
    <w:rsid w:val="00124A91"/>
    <w:rsid w:val="00124CC2"/>
    <w:rsid w:val="00124D59"/>
    <w:rsid w:val="001251B4"/>
    <w:rsid w:val="001263FA"/>
    <w:rsid w:val="00126D5B"/>
    <w:rsid w:val="001275F6"/>
    <w:rsid w:val="001301D3"/>
    <w:rsid w:val="00130AA9"/>
    <w:rsid w:val="00130E7E"/>
    <w:rsid w:val="00131505"/>
    <w:rsid w:val="001318B1"/>
    <w:rsid w:val="001322B8"/>
    <w:rsid w:val="00132C1F"/>
    <w:rsid w:val="00132F15"/>
    <w:rsid w:val="001335A0"/>
    <w:rsid w:val="001336B7"/>
    <w:rsid w:val="00133B3D"/>
    <w:rsid w:val="00134264"/>
    <w:rsid w:val="0013467B"/>
    <w:rsid w:val="00135533"/>
    <w:rsid w:val="001357F0"/>
    <w:rsid w:val="00135847"/>
    <w:rsid w:val="00135DBA"/>
    <w:rsid w:val="00136368"/>
    <w:rsid w:val="00136870"/>
    <w:rsid w:val="0013688F"/>
    <w:rsid w:val="001368C3"/>
    <w:rsid w:val="00136924"/>
    <w:rsid w:val="00136ADF"/>
    <w:rsid w:val="00136D29"/>
    <w:rsid w:val="00137244"/>
    <w:rsid w:val="00137530"/>
    <w:rsid w:val="00137AAE"/>
    <w:rsid w:val="001407F6"/>
    <w:rsid w:val="00140C75"/>
    <w:rsid w:val="00140CEF"/>
    <w:rsid w:val="001420BD"/>
    <w:rsid w:val="001421DE"/>
    <w:rsid w:val="001423F7"/>
    <w:rsid w:val="0014240D"/>
    <w:rsid w:val="00143EA9"/>
    <w:rsid w:val="00144F52"/>
    <w:rsid w:val="00144F79"/>
    <w:rsid w:val="0014577C"/>
    <w:rsid w:val="00145920"/>
    <w:rsid w:val="00145BFD"/>
    <w:rsid w:val="001463CF"/>
    <w:rsid w:val="00146518"/>
    <w:rsid w:val="0014699F"/>
    <w:rsid w:val="00146BDD"/>
    <w:rsid w:val="00146EC3"/>
    <w:rsid w:val="00146F16"/>
    <w:rsid w:val="001474FB"/>
    <w:rsid w:val="0014777F"/>
    <w:rsid w:val="0014788E"/>
    <w:rsid w:val="001478E8"/>
    <w:rsid w:val="00147AD5"/>
    <w:rsid w:val="00150472"/>
    <w:rsid w:val="00150584"/>
    <w:rsid w:val="00150C24"/>
    <w:rsid w:val="00151F68"/>
    <w:rsid w:val="00152DE6"/>
    <w:rsid w:val="00153C54"/>
    <w:rsid w:val="00154C0F"/>
    <w:rsid w:val="00154D11"/>
    <w:rsid w:val="00154DFE"/>
    <w:rsid w:val="0015589F"/>
    <w:rsid w:val="00155A5A"/>
    <w:rsid w:val="00155CBD"/>
    <w:rsid w:val="001569E7"/>
    <w:rsid w:val="0015A421"/>
    <w:rsid w:val="001603AB"/>
    <w:rsid w:val="001604B8"/>
    <w:rsid w:val="00160B32"/>
    <w:rsid w:val="00161A79"/>
    <w:rsid w:val="00161BC6"/>
    <w:rsid w:val="00162378"/>
    <w:rsid w:val="00162D5C"/>
    <w:rsid w:val="00164446"/>
    <w:rsid w:val="001646AA"/>
    <w:rsid w:val="00165020"/>
    <w:rsid w:val="00165366"/>
    <w:rsid w:val="001661D5"/>
    <w:rsid w:val="001662EE"/>
    <w:rsid w:val="001664F4"/>
    <w:rsid w:val="00166A36"/>
    <w:rsid w:val="00166AE5"/>
    <w:rsid w:val="00166C55"/>
    <w:rsid w:val="00167976"/>
    <w:rsid w:val="0017087E"/>
    <w:rsid w:val="00172686"/>
    <w:rsid w:val="0017313E"/>
    <w:rsid w:val="001731C1"/>
    <w:rsid w:val="001731F3"/>
    <w:rsid w:val="00173224"/>
    <w:rsid w:val="0017353A"/>
    <w:rsid w:val="001738E5"/>
    <w:rsid w:val="00173B2E"/>
    <w:rsid w:val="00174F72"/>
    <w:rsid w:val="00175046"/>
    <w:rsid w:val="00176068"/>
    <w:rsid w:val="00176252"/>
    <w:rsid w:val="0017662E"/>
    <w:rsid w:val="00177D90"/>
    <w:rsid w:val="001802B6"/>
    <w:rsid w:val="001806A6"/>
    <w:rsid w:val="00180827"/>
    <w:rsid w:val="0018088C"/>
    <w:rsid w:val="00180A7C"/>
    <w:rsid w:val="001821CA"/>
    <w:rsid w:val="001829EA"/>
    <w:rsid w:val="00184871"/>
    <w:rsid w:val="00184F7B"/>
    <w:rsid w:val="00186808"/>
    <w:rsid w:val="001871F2"/>
    <w:rsid w:val="001877EB"/>
    <w:rsid w:val="001902EE"/>
    <w:rsid w:val="00190331"/>
    <w:rsid w:val="00190745"/>
    <w:rsid w:val="00190F50"/>
    <w:rsid w:val="00191651"/>
    <w:rsid w:val="00192713"/>
    <w:rsid w:val="00192896"/>
    <w:rsid w:val="00193C66"/>
    <w:rsid w:val="001951B9"/>
    <w:rsid w:val="00195782"/>
    <w:rsid w:val="00195BA1"/>
    <w:rsid w:val="00195FD2"/>
    <w:rsid w:val="001960EF"/>
    <w:rsid w:val="001962AF"/>
    <w:rsid w:val="00196636"/>
    <w:rsid w:val="00196E55"/>
    <w:rsid w:val="001976C5"/>
    <w:rsid w:val="00197ACB"/>
    <w:rsid w:val="001A0930"/>
    <w:rsid w:val="001A0C8B"/>
    <w:rsid w:val="001A2BCA"/>
    <w:rsid w:val="001A340F"/>
    <w:rsid w:val="001A3C9C"/>
    <w:rsid w:val="001A3CB2"/>
    <w:rsid w:val="001A5515"/>
    <w:rsid w:val="001A5CD1"/>
    <w:rsid w:val="001A6C3C"/>
    <w:rsid w:val="001A7437"/>
    <w:rsid w:val="001A7EE5"/>
    <w:rsid w:val="001B022C"/>
    <w:rsid w:val="001B0878"/>
    <w:rsid w:val="001B0D5D"/>
    <w:rsid w:val="001B106D"/>
    <w:rsid w:val="001B1628"/>
    <w:rsid w:val="001B179C"/>
    <w:rsid w:val="001B17A5"/>
    <w:rsid w:val="001B2180"/>
    <w:rsid w:val="001B2968"/>
    <w:rsid w:val="001B2A3E"/>
    <w:rsid w:val="001B3D1E"/>
    <w:rsid w:val="001B409F"/>
    <w:rsid w:val="001B483F"/>
    <w:rsid w:val="001B4F5A"/>
    <w:rsid w:val="001B5309"/>
    <w:rsid w:val="001B5757"/>
    <w:rsid w:val="001B6155"/>
    <w:rsid w:val="001B6A8B"/>
    <w:rsid w:val="001B6D26"/>
    <w:rsid w:val="001B6F52"/>
    <w:rsid w:val="001B7F54"/>
    <w:rsid w:val="001B7F93"/>
    <w:rsid w:val="001C0721"/>
    <w:rsid w:val="001C0ABB"/>
    <w:rsid w:val="001C113A"/>
    <w:rsid w:val="001C13F3"/>
    <w:rsid w:val="001C204E"/>
    <w:rsid w:val="001C20FD"/>
    <w:rsid w:val="001C2480"/>
    <w:rsid w:val="001C261B"/>
    <w:rsid w:val="001C2AF2"/>
    <w:rsid w:val="001C2D2F"/>
    <w:rsid w:val="001C2DCB"/>
    <w:rsid w:val="001C383E"/>
    <w:rsid w:val="001C3F69"/>
    <w:rsid w:val="001C4E6F"/>
    <w:rsid w:val="001C4FC8"/>
    <w:rsid w:val="001C6168"/>
    <w:rsid w:val="001C65D1"/>
    <w:rsid w:val="001D126C"/>
    <w:rsid w:val="001D18AF"/>
    <w:rsid w:val="001D1AB0"/>
    <w:rsid w:val="001D1FE7"/>
    <w:rsid w:val="001D3F75"/>
    <w:rsid w:val="001D5C2A"/>
    <w:rsid w:val="001D62D4"/>
    <w:rsid w:val="001D6C07"/>
    <w:rsid w:val="001D72D3"/>
    <w:rsid w:val="001D76C6"/>
    <w:rsid w:val="001D7978"/>
    <w:rsid w:val="001D7A3B"/>
    <w:rsid w:val="001D7FE4"/>
    <w:rsid w:val="001E00A0"/>
    <w:rsid w:val="001E172C"/>
    <w:rsid w:val="001E1A87"/>
    <w:rsid w:val="001E2AE0"/>
    <w:rsid w:val="001E2E16"/>
    <w:rsid w:val="001E3804"/>
    <w:rsid w:val="001E3916"/>
    <w:rsid w:val="001E4906"/>
    <w:rsid w:val="001E5054"/>
    <w:rsid w:val="001E5617"/>
    <w:rsid w:val="001E579B"/>
    <w:rsid w:val="001E5891"/>
    <w:rsid w:val="001E62FD"/>
    <w:rsid w:val="001E6E6D"/>
    <w:rsid w:val="001E750E"/>
    <w:rsid w:val="001E7561"/>
    <w:rsid w:val="001E77CB"/>
    <w:rsid w:val="001E7A00"/>
    <w:rsid w:val="001F0030"/>
    <w:rsid w:val="001F0B08"/>
    <w:rsid w:val="001F1368"/>
    <w:rsid w:val="001F1446"/>
    <w:rsid w:val="001F150A"/>
    <w:rsid w:val="001F18B3"/>
    <w:rsid w:val="001F19FC"/>
    <w:rsid w:val="001F22C0"/>
    <w:rsid w:val="001F24B3"/>
    <w:rsid w:val="001F2BDC"/>
    <w:rsid w:val="001F2D0A"/>
    <w:rsid w:val="001F2F69"/>
    <w:rsid w:val="001F3764"/>
    <w:rsid w:val="001F3DE6"/>
    <w:rsid w:val="001F43E5"/>
    <w:rsid w:val="001F443E"/>
    <w:rsid w:val="001F4A3B"/>
    <w:rsid w:val="001F5488"/>
    <w:rsid w:val="001F5EE4"/>
    <w:rsid w:val="001F63C6"/>
    <w:rsid w:val="001F6635"/>
    <w:rsid w:val="001F6A90"/>
    <w:rsid w:val="001F6F43"/>
    <w:rsid w:val="001F7B81"/>
    <w:rsid w:val="002008BE"/>
    <w:rsid w:val="00201F24"/>
    <w:rsid w:val="00202726"/>
    <w:rsid w:val="00202EB4"/>
    <w:rsid w:val="00202F0D"/>
    <w:rsid w:val="002032EB"/>
    <w:rsid w:val="002040F6"/>
    <w:rsid w:val="0020488A"/>
    <w:rsid w:val="00205649"/>
    <w:rsid w:val="00205C00"/>
    <w:rsid w:val="00206595"/>
    <w:rsid w:val="002071E1"/>
    <w:rsid w:val="00207912"/>
    <w:rsid w:val="00207D97"/>
    <w:rsid w:val="0021030D"/>
    <w:rsid w:val="00211DB7"/>
    <w:rsid w:val="00214795"/>
    <w:rsid w:val="00214F52"/>
    <w:rsid w:val="0021515C"/>
    <w:rsid w:val="00215163"/>
    <w:rsid w:val="002151D6"/>
    <w:rsid w:val="00215399"/>
    <w:rsid w:val="00215BDD"/>
    <w:rsid w:val="00216BE2"/>
    <w:rsid w:val="00217403"/>
    <w:rsid w:val="00217662"/>
    <w:rsid w:val="00217AC2"/>
    <w:rsid w:val="00217F8E"/>
    <w:rsid w:val="0022009E"/>
    <w:rsid w:val="00220442"/>
    <w:rsid w:val="00220E5A"/>
    <w:rsid w:val="00220FB4"/>
    <w:rsid w:val="00221638"/>
    <w:rsid w:val="00221C5F"/>
    <w:rsid w:val="00221C82"/>
    <w:rsid w:val="00222A77"/>
    <w:rsid w:val="00222DC2"/>
    <w:rsid w:val="002238AB"/>
    <w:rsid w:val="00223F6B"/>
    <w:rsid w:val="00224125"/>
    <w:rsid w:val="00224EF6"/>
    <w:rsid w:val="0022637F"/>
    <w:rsid w:val="00226779"/>
    <w:rsid w:val="002267FB"/>
    <w:rsid w:val="00226AFA"/>
    <w:rsid w:val="00226BF4"/>
    <w:rsid w:val="0022700B"/>
    <w:rsid w:val="002276B9"/>
    <w:rsid w:val="00227DF3"/>
    <w:rsid w:val="00227E1A"/>
    <w:rsid w:val="00227F40"/>
    <w:rsid w:val="00231934"/>
    <w:rsid w:val="00231F65"/>
    <w:rsid w:val="00232287"/>
    <w:rsid w:val="0023250F"/>
    <w:rsid w:val="002327ED"/>
    <w:rsid w:val="00232848"/>
    <w:rsid w:val="00232D4B"/>
    <w:rsid w:val="00233552"/>
    <w:rsid w:val="00234940"/>
    <w:rsid w:val="002361C5"/>
    <w:rsid w:val="0023692D"/>
    <w:rsid w:val="00237352"/>
    <w:rsid w:val="00237483"/>
    <w:rsid w:val="002377DA"/>
    <w:rsid w:val="00237815"/>
    <w:rsid w:val="0024038E"/>
    <w:rsid w:val="0024055D"/>
    <w:rsid w:val="002409B2"/>
    <w:rsid w:val="00240DE2"/>
    <w:rsid w:val="0024102A"/>
    <w:rsid w:val="00241212"/>
    <w:rsid w:val="00241377"/>
    <w:rsid w:val="00241F64"/>
    <w:rsid w:val="002420C2"/>
    <w:rsid w:val="00243D6E"/>
    <w:rsid w:val="00244691"/>
    <w:rsid w:val="002447F8"/>
    <w:rsid w:val="00245D03"/>
    <w:rsid w:val="00246493"/>
    <w:rsid w:val="002469CC"/>
    <w:rsid w:val="00246DFD"/>
    <w:rsid w:val="00246FC6"/>
    <w:rsid w:val="00247212"/>
    <w:rsid w:val="00250F39"/>
    <w:rsid w:val="00252059"/>
    <w:rsid w:val="002525CE"/>
    <w:rsid w:val="00252D3D"/>
    <w:rsid w:val="002536DA"/>
    <w:rsid w:val="0025395A"/>
    <w:rsid w:val="00253FAA"/>
    <w:rsid w:val="00254C76"/>
    <w:rsid w:val="00254D4D"/>
    <w:rsid w:val="00254FAF"/>
    <w:rsid w:val="00255645"/>
    <w:rsid w:val="00255D12"/>
    <w:rsid w:val="002560C6"/>
    <w:rsid w:val="0025738F"/>
    <w:rsid w:val="00257E2C"/>
    <w:rsid w:val="002615F8"/>
    <w:rsid w:val="00261A1A"/>
    <w:rsid w:val="00262032"/>
    <w:rsid w:val="002622B4"/>
    <w:rsid w:val="00262DA0"/>
    <w:rsid w:val="00263918"/>
    <w:rsid w:val="0026399C"/>
    <w:rsid w:val="00263A7D"/>
    <w:rsid w:val="00263F93"/>
    <w:rsid w:val="002657EC"/>
    <w:rsid w:val="00265FC7"/>
    <w:rsid w:val="002662AC"/>
    <w:rsid w:val="00267623"/>
    <w:rsid w:val="00267775"/>
    <w:rsid w:val="00267EF5"/>
    <w:rsid w:val="002702D1"/>
    <w:rsid w:val="002713D6"/>
    <w:rsid w:val="00271722"/>
    <w:rsid w:val="00272F54"/>
    <w:rsid w:val="00273DBE"/>
    <w:rsid w:val="002749D9"/>
    <w:rsid w:val="00274C39"/>
    <w:rsid w:val="00274D21"/>
    <w:rsid w:val="002758BC"/>
    <w:rsid w:val="00275E93"/>
    <w:rsid w:val="00276309"/>
    <w:rsid w:val="00276579"/>
    <w:rsid w:val="00276C8D"/>
    <w:rsid w:val="00276D97"/>
    <w:rsid w:val="00277048"/>
    <w:rsid w:val="00277527"/>
    <w:rsid w:val="00277706"/>
    <w:rsid w:val="002778D9"/>
    <w:rsid w:val="002802D7"/>
    <w:rsid w:val="0028056A"/>
    <w:rsid w:val="0028086A"/>
    <w:rsid w:val="002811CD"/>
    <w:rsid w:val="00281403"/>
    <w:rsid w:val="00281988"/>
    <w:rsid w:val="00281A24"/>
    <w:rsid w:val="00281A69"/>
    <w:rsid w:val="00281C45"/>
    <w:rsid w:val="0028235F"/>
    <w:rsid w:val="00282917"/>
    <w:rsid w:val="00282C9F"/>
    <w:rsid w:val="00284A55"/>
    <w:rsid w:val="002850D9"/>
    <w:rsid w:val="002855AA"/>
    <w:rsid w:val="00285B84"/>
    <w:rsid w:val="00285FF9"/>
    <w:rsid w:val="0028617D"/>
    <w:rsid w:val="0028637B"/>
    <w:rsid w:val="0028639F"/>
    <w:rsid w:val="00287096"/>
    <w:rsid w:val="00290111"/>
    <w:rsid w:val="002915F6"/>
    <w:rsid w:val="00291C57"/>
    <w:rsid w:val="0029283F"/>
    <w:rsid w:val="00292841"/>
    <w:rsid w:val="00292912"/>
    <w:rsid w:val="00292CA9"/>
    <w:rsid w:val="00294671"/>
    <w:rsid w:val="00294A1F"/>
    <w:rsid w:val="00294D9D"/>
    <w:rsid w:val="00294F79"/>
    <w:rsid w:val="00294F7E"/>
    <w:rsid w:val="00294FF6"/>
    <w:rsid w:val="00295438"/>
    <w:rsid w:val="00295CE7"/>
    <w:rsid w:val="0029661A"/>
    <w:rsid w:val="00297198"/>
    <w:rsid w:val="0029780A"/>
    <w:rsid w:val="002A0732"/>
    <w:rsid w:val="002A08E9"/>
    <w:rsid w:val="002A0B82"/>
    <w:rsid w:val="002A0E37"/>
    <w:rsid w:val="002A161C"/>
    <w:rsid w:val="002A1B80"/>
    <w:rsid w:val="002A1C6B"/>
    <w:rsid w:val="002A1CCD"/>
    <w:rsid w:val="002A2035"/>
    <w:rsid w:val="002A2E1A"/>
    <w:rsid w:val="002A2E55"/>
    <w:rsid w:val="002A39D5"/>
    <w:rsid w:val="002A3D19"/>
    <w:rsid w:val="002A41B5"/>
    <w:rsid w:val="002A49E9"/>
    <w:rsid w:val="002A53F8"/>
    <w:rsid w:val="002A5A91"/>
    <w:rsid w:val="002A5C86"/>
    <w:rsid w:val="002A6856"/>
    <w:rsid w:val="002A6E70"/>
    <w:rsid w:val="002A7244"/>
    <w:rsid w:val="002A7668"/>
    <w:rsid w:val="002B090F"/>
    <w:rsid w:val="002B0B57"/>
    <w:rsid w:val="002B1576"/>
    <w:rsid w:val="002B175D"/>
    <w:rsid w:val="002B18B0"/>
    <w:rsid w:val="002B216B"/>
    <w:rsid w:val="002B22B6"/>
    <w:rsid w:val="002B3CDD"/>
    <w:rsid w:val="002B439F"/>
    <w:rsid w:val="002B4466"/>
    <w:rsid w:val="002B4E7F"/>
    <w:rsid w:val="002B74CC"/>
    <w:rsid w:val="002B79AC"/>
    <w:rsid w:val="002C052A"/>
    <w:rsid w:val="002C0CAE"/>
    <w:rsid w:val="002C1976"/>
    <w:rsid w:val="002C1994"/>
    <w:rsid w:val="002C2016"/>
    <w:rsid w:val="002C221A"/>
    <w:rsid w:val="002C27E7"/>
    <w:rsid w:val="002C3E58"/>
    <w:rsid w:val="002C3EAA"/>
    <w:rsid w:val="002C3F1A"/>
    <w:rsid w:val="002C4FE9"/>
    <w:rsid w:val="002C5710"/>
    <w:rsid w:val="002C60B0"/>
    <w:rsid w:val="002C6610"/>
    <w:rsid w:val="002C6FC8"/>
    <w:rsid w:val="002D059F"/>
    <w:rsid w:val="002D10A7"/>
    <w:rsid w:val="002D16F9"/>
    <w:rsid w:val="002D1B15"/>
    <w:rsid w:val="002D2DEC"/>
    <w:rsid w:val="002D31F5"/>
    <w:rsid w:val="002D3BA8"/>
    <w:rsid w:val="002D45DC"/>
    <w:rsid w:val="002D4B8D"/>
    <w:rsid w:val="002D4CE0"/>
    <w:rsid w:val="002D5215"/>
    <w:rsid w:val="002D5EFD"/>
    <w:rsid w:val="002D666B"/>
    <w:rsid w:val="002D6CB5"/>
    <w:rsid w:val="002D6EAD"/>
    <w:rsid w:val="002D7836"/>
    <w:rsid w:val="002D7DA1"/>
    <w:rsid w:val="002D7FF0"/>
    <w:rsid w:val="002E02D9"/>
    <w:rsid w:val="002E0371"/>
    <w:rsid w:val="002E0469"/>
    <w:rsid w:val="002E09E5"/>
    <w:rsid w:val="002E23D0"/>
    <w:rsid w:val="002E25D1"/>
    <w:rsid w:val="002E27FE"/>
    <w:rsid w:val="002E2E78"/>
    <w:rsid w:val="002E3CB8"/>
    <w:rsid w:val="002E437C"/>
    <w:rsid w:val="002E4B1B"/>
    <w:rsid w:val="002E4D7B"/>
    <w:rsid w:val="002E527D"/>
    <w:rsid w:val="002E5373"/>
    <w:rsid w:val="002E577B"/>
    <w:rsid w:val="002E5B5B"/>
    <w:rsid w:val="002E6159"/>
    <w:rsid w:val="002E7371"/>
    <w:rsid w:val="002E77C6"/>
    <w:rsid w:val="002E786C"/>
    <w:rsid w:val="002E789C"/>
    <w:rsid w:val="002E7E95"/>
    <w:rsid w:val="002F0248"/>
    <w:rsid w:val="002F2872"/>
    <w:rsid w:val="002F2AD7"/>
    <w:rsid w:val="002F2EBD"/>
    <w:rsid w:val="002F3618"/>
    <w:rsid w:val="002F3C1F"/>
    <w:rsid w:val="002F40C3"/>
    <w:rsid w:val="002F4166"/>
    <w:rsid w:val="002F4DB2"/>
    <w:rsid w:val="002F4E9A"/>
    <w:rsid w:val="002F52AB"/>
    <w:rsid w:val="002F59F5"/>
    <w:rsid w:val="002F5CC8"/>
    <w:rsid w:val="002F64E6"/>
    <w:rsid w:val="002F6786"/>
    <w:rsid w:val="002F6E8A"/>
    <w:rsid w:val="002F7299"/>
    <w:rsid w:val="002F7F10"/>
    <w:rsid w:val="00300492"/>
    <w:rsid w:val="00300870"/>
    <w:rsid w:val="003009C0"/>
    <w:rsid w:val="003015F5"/>
    <w:rsid w:val="00302F47"/>
    <w:rsid w:val="00303DE7"/>
    <w:rsid w:val="00303ED0"/>
    <w:rsid w:val="0030429F"/>
    <w:rsid w:val="003044C4"/>
    <w:rsid w:val="00304A56"/>
    <w:rsid w:val="003051F0"/>
    <w:rsid w:val="00305FB6"/>
    <w:rsid w:val="00306995"/>
    <w:rsid w:val="00306CE7"/>
    <w:rsid w:val="00307408"/>
    <w:rsid w:val="0030770B"/>
    <w:rsid w:val="0031064B"/>
    <w:rsid w:val="003107F2"/>
    <w:rsid w:val="00310C4F"/>
    <w:rsid w:val="00311162"/>
    <w:rsid w:val="00311600"/>
    <w:rsid w:val="003116A3"/>
    <w:rsid w:val="00312286"/>
    <w:rsid w:val="003122CD"/>
    <w:rsid w:val="0031259F"/>
    <w:rsid w:val="00312654"/>
    <w:rsid w:val="00312AB8"/>
    <w:rsid w:val="00312B94"/>
    <w:rsid w:val="0031302A"/>
    <w:rsid w:val="003132BB"/>
    <w:rsid w:val="00313AE8"/>
    <w:rsid w:val="00313C1A"/>
    <w:rsid w:val="00313C4F"/>
    <w:rsid w:val="00313F23"/>
    <w:rsid w:val="00314D4D"/>
    <w:rsid w:val="003152A3"/>
    <w:rsid w:val="00316D3A"/>
    <w:rsid w:val="0031758B"/>
    <w:rsid w:val="003175CB"/>
    <w:rsid w:val="00317A9A"/>
    <w:rsid w:val="00319995"/>
    <w:rsid w:val="00320FBB"/>
    <w:rsid w:val="0032108D"/>
    <w:rsid w:val="0032113C"/>
    <w:rsid w:val="0032136F"/>
    <w:rsid w:val="0032184B"/>
    <w:rsid w:val="003223F8"/>
    <w:rsid w:val="00322BB5"/>
    <w:rsid w:val="00322E18"/>
    <w:rsid w:val="003234B4"/>
    <w:rsid w:val="00323707"/>
    <w:rsid w:val="003240F5"/>
    <w:rsid w:val="00324214"/>
    <w:rsid w:val="003245B9"/>
    <w:rsid w:val="003249DA"/>
    <w:rsid w:val="00324B29"/>
    <w:rsid w:val="00325368"/>
    <w:rsid w:val="00325576"/>
    <w:rsid w:val="0032576C"/>
    <w:rsid w:val="00326890"/>
    <w:rsid w:val="003268FE"/>
    <w:rsid w:val="00326E28"/>
    <w:rsid w:val="003272A9"/>
    <w:rsid w:val="00327957"/>
    <w:rsid w:val="00327FBC"/>
    <w:rsid w:val="003325B8"/>
    <w:rsid w:val="00332877"/>
    <w:rsid w:val="0033365F"/>
    <w:rsid w:val="00333D71"/>
    <w:rsid w:val="00333EFE"/>
    <w:rsid w:val="00334088"/>
    <w:rsid w:val="00334B36"/>
    <w:rsid w:val="00334E2F"/>
    <w:rsid w:val="00334F50"/>
    <w:rsid w:val="00335090"/>
    <w:rsid w:val="003350BB"/>
    <w:rsid w:val="003350E7"/>
    <w:rsid w:val="0033513D"/>
    <w:rsid w:val="003358FB"/>
    <w:rsid w:val="00335BC1"/>
    <w:rsid w:val="003361DC"/>
    <w:rsid w:val="0033678C"/>
    <w:rsid w:val="00336A09"/>
    <w:rsid w:val="00336FD2"/>
    <w:rsid w:val="0034128D"/>
    <w:rsid w:val="003419CE"/>
    <w:rsid w:val="00342B5A"/>
    <w:rsid w:val="003442C8"/>
    <w:rsid w:val="003445B5"/>
    <w:rsid w:val="0034617C"/>
    <w:rsid w:val="00346367"/>
    <w:rsid w:val="00346C27"/>
    <w:rsid w:val="00346DFD"/>
    <w:rsid w:val="003476A5"/>
    <w:rsid w:val="00351DB4"/>
    <w:rsid w:val="003529C1"/>
    <w:rsid w:val="00352BE7"/>
    <w:rsid w:val="00352F55"/>
    <w:rsid w:val="00352F8B"/>
    <w:rsid w:val="00354AD0"/>
    <w:rsid w:val="00354EA1"/>
    <w:rsid w:val="00355AEE"/>
    <w:rsid w:val="00355C33"/>
    <w:rsid w:val="00356778"/>
    <w:rsid w:val="00356B3B"/>
    <w:rsid w:val="00360580"/>
    <w:rsid w:val="00360C4C"/>
    <w:rsid w:val="003614F1"/>
    <w:rsid w:val="003615EF"/>
    <w:rsid w:val="003629D1"/>
    <w:rsid w:val="0036314A"/>
    <w:rsid w:val="0036334B"/>
    <w:rsid w:val="00363657"/>
    <w:rsid w:val="0036454A"/>
    <w:rsid w:val="00365248"/>
    <w:rsid w:val="003654B9"/>
    <w:rsid w:val="00366358"/>
    <w:rsid w:val="0036653B"/>
    <w:rsid w:val="00366B6F"/>
    <w:rsid w:val="00366D18"/>
    <w:rsid w:val="003725F6"/>
    <w:rsid w:val="00372BF9"/>
    <w:rsid w:val="00372ECB"/>
    <w:rsid w:val="00374401"/>
    <w:rsid w:val="00374430"/>
    <w:rsid w:val="003746E3"/>
    <w:rsid w:val="00374FB7"/>
    <w:rsid w:val="003751C7"/>
    <w:rsid w:val="00376351"/>
    <w:rsid w:val="0037699D"/>
    <w:rsid w:val="00376C62"/>
    <w:rsid w:val="0037702E"/>
    <w:rsid w:val="003775A3"/>
    <w:rsid w:val="00377B86"/>
    <w:rsid w:val="00380265"/>
    <w:rsid w:val="003807A3"/>
    <w:rsid w:val="003807EE"/>
    <w:rsid w:val="00380A3C"/>
    <w:rsid w:val="00381472"/>
    <w:rsid w:val="003814E0"/>
    <w:rsid w:val="00381A6B"/>
    <w:rsid w:val="0038217B"/>
    <w:rsid w:val="0038240E"/>
    <w:rsid w:val="0038243A"/>
    <w:rsid w:val="00382719"/>
    <w:rsid w:val="00384047"/>
    <w:rsid w:val="0038497C"/>
    <w:rsid w:val="00384AC1"/>
    <w:rsid w:val="00385C8A"/>
    <w:rsid w:val="003907A7"/>
    <w:rsid w:val="003912B3"/>
    <w:rsid w:val="00391B88"/>
    <w:rsid w:val="00392014"/>
    <w:rsid w:val="00392564"/>
    <w:rsid w:val="00392882"/>
    <w:rsid w:val="003928DC"/>
    <w:rsid w:val="00392F40"/>
    <w:rsid w:val="00394268"/>
    <w:rsid w:val="00394595"/>
    <w:rsid w:val="00394632"/>
    <w:rsid w:val="00395E4F"/>
    <w:rsid w:val="00396D73"/>
    <w:rsid w:val="00397B0C"/>
    <w:rsid w:val="00397B36"/>
    <w:rsid w:val="003A234A"/>
    <w:rsid w:val="003A2351"/>
    <w:rsid w:val="003A2695"/>
    <w:rsid w:val="003A3583"/>
    <w:rsid w:val="003A4542"/>
    <w:rsid w:val="003A48C6"/>
    <w:rsid w:val="003A59FF"/>
    <w:rsid w:val="003A5DBB"/>
    <w:rsid w:val="003A6595"/>
    <w:rsid w:val="003A72C0"/>
    <w:rsid w:val="003A757B"/>
    <w:rsid w:val="003A7B10"/>
    <w:rsid w:val="003A7CA5"/>
    <w:rsid w:val="003B05A0"/>
    <w:rsid w:val="003B0C30"/>
    <w:rsid w:val="003B0C82"/>
    <w:rsid w:val="003B11B6"/>
    <w:rsid w:val="003B1B83"/>
    <w:rsid w:val="003B1F66"/>
    <w:rsid w:val="003B23CF"/>
    <w:rsid w:val="003B2A1D"/>
    <w:rsid w:val="003B3DE8"/>
    <w:rsid w:val="003B40AF"/>
    <w:rsid w:val="003B4339"/>
    <w:rsid w:val="003B4A9B"/>
    <w:rsid w:val="003B4C95"/>
    <w:rsid w:val="003B592E"/>
    <w:rsid w:val="003B5D88"/>
    <w:rsid w:val="003B76AC"/>
    <w:rsid w:val="003B7776"/>
    <w:rsid w:val="003B7A42"/>
    <w:rsid w:val="003B7F49"/>
    <w:rsid w:val="003C00CD"/>
    <w:rsid w:val="003C0209"/>
    <w:rsid w:val="003C06FF"/>
    <w:rsid w:val="003C0975"/>
    <w:rsid w:val="003C12BE"/>
    <w:rsid w:val="003C1424"/>
    <w:rsid w:val="003C182F"/>
    <w:rsid w:val="003C3683"/>
    <w:rsid w:val="003C3AC3"/>
    <w:rsid w:val="003C3F6D"/>
    <w:rsid w:val="003C46F6"/>
    <w:rsid w:val="003C57EF"/>
    <w:rsid w:val="003C62EC"/>
    <w:rsid w:val="003C6EF8"/>
    <w:rsid w:val="003C7054"/>
    <w:rsid w:val="003C72D3"/>
    <w:rsid w:val="003D02F7"/>
    <w:rsid w:val="003D08B3"/>
    <w:rsid w:val="003D13B0"/>
    <w:rsid w:val="003D23E4"/>
    <w:rsid w:val="003D3159"/>
    <w:rsid w:val="003D3784"/>
    <w:rsid w:val="003D3B08"/>
    <w:rsid w:val="003D4A89"/>
    <w:rsid w:val="003D5DBB"/>
    <w:rsid w:val="003D6153"/>
    <w:rsid w:val="003D659A"/>
    <w:rsid w:val="003D66B3"/>
    <w:rsid w:val="003D670B"/>
    <w:rsid w:val="003D709A"/>
    <w:rsid w:val="003D7851"/>
    <w:rsid w:val="003D7C2E"/>
    <w:rsid w:val="003E0898"/>
    <w:rsid w:val="003E0EE5"/>
    <w:rsid w:val="003E1920"/>
    <w:rsid w:val="003E1DEA"/>
    <w:rsid w:val="003E28A7"/>
    <w:rsid w:val="003E2E0D"/>
    <w:rsid w:val="003E3402"/>
    <w:rsid w:val="003E3BA8"/>
    <w:rsid w:val="003E444E"/>
    <w:rsid w:val="003E555C"/>
    <w:rsid w:val="003E5938"/>
    <w:rsid w:val="003E614F"/>
    <w:rsid w:val="003E70D6"/>
    <w:rsid w:val="003F007C"/>
    <w:rsid w:val="003F0280"/>
    <w:rsid w:val="003F0442"/>
    <w:rsid w:val="003F14FD"/>
    <w:rsid w:val="003F1CC6"/>
    <w:rsid w:val="003F2121"/>
    <w:rsid w:val="003F24AF"/>
    <w:rsid w:val="003F2907"/>
    <w:rsid w:val="003F294E"/>
    <w:rsid w:val="003F34FA"/>
    <w:rsid w:val="003F3518"/>
    <w:rsid w:val="003F455E"/>
    <w:rsid w:val="003F52F1"/>
    <w:rsid w:val="003F5B2F"/>
    <w:rsid w:val="003F6F96"/>
    <w:rsid w:val="003F7B6C"/>
    <w:rsid w:val="0040062A"/>
    <w:rsid w:val="0040090F"/>
    <w:rsid w:val="00400A50"/>
    <w:rsid w:val="00400B58"/>
    <w:rsid w:val="004016B6"/>
    <w:rsid w:val="00401B46"/>
    <w:rsid w:val="00401F11"/>
    <w:rsid w:val="004021F4"/>
    <w:rsid w:val="004036EA"/>
    <w:rsid w:val="00404118"/>
    <w:rsid w:val="004046A3"/>
    <w:rsid w:val="0040471D"/>
    <w:rsid w:val="004052E6"/>
    <w:rsid w:val="004053E6"/>
    <w:rsid w:val="00405430"/>
    <w:rsid w:val="00405D6B"/>
    <w:rsid w:val="00405D74"/>
    <w:rsid w:val="00406357"/>
    <w:rsid w:val="00406894"/>
    <w:rsid w:val="0040739B"/>
    <w:rsid w:val="0040FC59"/>
    <w:rsid w:val="004100D7"/>
    <w:rsid w:val="004101FA"/>
    <w:rsid w:val="004106F3"/>
    <w:rsid w:val="00410830"/>
    <w:rsid w:val="0041177F"/>
    <w:rsid w:val="00411ADB"/>
    <w:rsid w:val="00411B2F"/>
    <w:rsid w:val="00411F79"/>
    <w:rsid w:val="004128AD"/>
    <w:rsid w:val="00412EE7"/>
    <w:rsid w:val="00413750"/>
    <w:rsid w:val="004137E4"/>
    <w:rsid w:val="00413CB4"/>
    <w:rsid w:val="00413D55"/>
    <w:rsid w:val="00413DF1"/>
    <w:rsid w:val="00413E39"/>
    <w:rsid w:val="004140A0"/>
    <w:rsid w:val="0041462A"/>
    <w:rsid w:val="00414FF8"/>
    <w:rsid w:val="004151A4"/>
    <w:rsid w:val="004152A9"/>
    <w:rsid w:val="0041538B"/>
    <w:rsid w:val="00415461"/>
    <w:rsid w:val="00416595"/>
    <w:rsid w:val="00417183"/>
    <w:rsid w:val="0041733A"/>
    <w:rsid w:val="00417588"/>
    <w:rsid w:val="00417779"/>
    <w:rsid w:val="0042023E"/>
    <w:rsid w:val="00420DA2"/>
    <w:rsid w:val="004216EB"/>
    <w:rsid w:val="00421E15"/>
    <w:rsid w:val="00421FC9"/>
    <w:rsid w:val="0042226C"/>
    <w:rsid w:val="00422284"/>
    <w:rsid w:val="0042240D"/>
    <w:rsid w:val="004233AD"/>
    <w:rsid w:val="0042367E"/>
    <w:rsid w:val="00424BE3"/>
    <w:rsid w:val="00425072"/>
    <w:rsid w:val="004258AE"/>
    <w:rsid w:val="00425C20"/>
    <w:rsid w:val="00425C4A"/>
    <w:rsid w:val="00426B31"/>
    <w:rsid w:val="00427E06"/>
    <w:rsid w:val="00427F70"/>
    <w:rsid w:val="0043022C"/>
    <w:rsid w:val="00430926"/>
    <w:rsid w:val="0043102E"/>
    <w:rsid w:val="00431C49"/>
    <w:rsid w:val="00431DDE"/>
    <w:rsid w:val="00433B42"/>
    <w:rsid w:val="00434127"/>
    <w:rsid w:val="00434A17"/>
    <w:rsid w:val="0043527A"/>
    <w:rsid w:val="0044076C"/>
    <w:rsid w:val="00441ABD"/>
    <w:rsid w:val="00442612"/>
    <w:rsid w:val="00443723"/>
    <w:rsid w:val="0044372A"/>
    <w:rsid w:val="0044396F"/>
    <w:rsid w:val="004441CF"/>
    <w:rsid w:val="00444567"/>
    <w:rsid w:val="00445062"/>
    <w:rsid w:val="0044562E"/>
    <w:rsid w:val="0044580B"/>
    <w:rsid w:val="004462CD"/>
    <w:rsid w:val="00446995"/>
    <w:rsid w:val="00446B8C"/>
    <w:rsid w:val="00446E91"/>
    <w:rsid w:val="0044742F"/>
    <w:rsid w:val="00450544"/>
    <w:rsid w:val="00450830"/>
    <w:rsid w:val="00450C58"/>
    <w:rsid w:val="0045109B"/>
    <w:rsid w:val="00451619"/>
    <w:rsid w:val="00452A56"/>
    <w:rsid w:val="0045372A"/>
    <w:rsid w:val="004544BC"/>
    <w:rsid w:val="0045495A"/>
    <w:rsid w:val="00455034"/>
    <w:rsid w:val="00455959"/>
    <w:rsid w:val="00455D88"/>
    <w:rsid w:val="00456CE3"/>
    <w:rsid w:val="00457128"/>
    <w:rsid w:val="004572E3"/>
    <w:rsid w:val="0045789C"/>
    <w:rsid w:val="00460014"/>
    <w:rsid w:val="00460E80"/>
    <w:rsid w:val="0046117B"/>
    <w:rsid w:val="004614C5"/>
    <w:rsid w:val="004615CF"/>
    <w:rsid w:val="00461B6A"/>
    <w:rsid w:val="00462668"/>
    <w:rsid w:val="00462875"/>
    <w:rsid w:val="00462A7F"/>
    <w:rsid w:val="00463C48"/>
    <w:rsid w:val="004645D0"/>
    <w:rsid w:val="0046465A"/>
    <w:rsid w:val="00464AF5"/>
    <w:rsid w:val="00465B01"/>
    <w:rsid w:val="00467911"/>
    <w:rsid w:val="00467AB7"/>
    <w:rsid w:val="0047005A"/>
    <w:rsid w:val="0047070C"/>
    <w:rsid w:val="00470860"/>
    <w:rsid w:val="00470E2C"/>
    <w:rsid w:val="004710DF"/>
    <w:rsid w:val="00471569"/>
    <w:rsid w:val="00472841"/>
    <w:rsid w:val="00472A3D"/>
    <w:rsid w:val="0047318B"/>
    <w:rsid w:val="004732BF"/>
    <w:rsid w:val="00475CB8"/>
    <w:rsid w:val="00475CE3"/>
    <w:rsid w:val="004764A1"/>
    <w:rsid w:val="0047653B"/>
    <w:rsid w:val="0047693E"/>
    <w:rsid w:val="00476CF6"/>
    <w:rsid w:val="00477584"/>
    <w:rsid w:val="00477A14"/>
    <w:rsid w:val="00477F1C"/>
    <w:rsid w:val="00477F4E"/>
    <w:rsid w:val="004801E8"/>
    <w:rsid w:val="004807FA"/>
    <w:rsid w:val="004809DC"/>
    <w:rsid w:val="00480AD8"/>
    <w:rsid w:val="004812F5"/>
    <w:rsid w:val="004822DA"/>
    <w:rsid w:val="004823C3"/>
    <w:rsid w:val="00483107"/>
    <w:rsid w:val="0048321F"/>
    <w:rsid w:val="004832D6"/>
    <w:rsid w:val="0048487A"/>
    <w:rsid w:val="00484B1F"/>
    <w:rsid w:val="00484D1B"/>
    <w:rsid w:val="00484D3B"/>
    <w:rsid w:val="00484F2D"/>
    <w:rsid w:val="00485564"/>
    <w:rsid w:val="00485E05"/>
    <w:rsid w:val="0048671E"/>
    <w:rsid w:val="0048711E"/>
    <w:rsid w:val="0048735B"/>
    <w:rsid w:val="00487C04"/>
    <w:rsid w:val="004901BD"/>
    <w:rsid w:val="004908BC"/>
    <w:rsid w:val="004909E3"/>
    <w:rsid w:val="004914DA"/>
    <w:rsid w:val="00491539"/>
    <w:rsid w:val="0049192E"/>
    <w:rsid w:val="00491F58"/>
    <w:rsid w:val="004924F3"/>
    <w:rsid w:val="00493231"/>
    <w:rsid w:val="004934DB"/>
    <w:rsid w:val="004934E6"/>
    <w:rsid w:val="004935C1"/>
    <w:rsid w:val="00493CF1"/>
    <w:rsid w:val="004940D5"/>
    <w:rsid w:val="004948F1"/>
    <w:rsid w:val="00494CA0"/>
    <w:rsid w:val="0049522B"/>
    <w:rsid w:val="0049528F"/>
    <w:rsid w:val="00495614"/>
    <w:rsid w:val="00495624"/>
    <w:rsid w:val="00495EA4"/>
    <w:rsid w:val="0049616C"/>
    <w:rsid w:val="00496CF7"/>
    <w:rsid w:val="004971BD"/>
    <w:rsid w:val="004A0868"/>
    <w:rsid w:val="004A0A33"/>
    <w:rsid w:val="004A1260"/>
    <w:rsid w:val="004A28C1"/>
    <w:rsid w:val="004A29D9"/>
    <w:rsid w:val="004A29FF"/>
    <w:rsid w:val="004A3028"/>
    <w:rsid w:val="004A32A8"/>
    <w:rsid w:val="004A3541"/>
    <w:rsid w:val="004A4B66"/>
    <w:rsid w:val="004A4C65"/>
    <w:rsid w:val="004A598C"/>
    <w:rsid w:val="004B0F55"/>
    <w:rsid w:val="004B14EB"/>
    <w:rsid w:val="004B1699"/>
    <w:rsid w:val="004B1AEE"/>
    <w:rsid w:val="004B1B37"/>
    <w:rsid w:val="004B23AE"/>
    <w:rsid w:val="004B2696"/>
    <w:rsid w:val="004B284C"/>
    <w:rsid w:val="004B3047"/>
    <w:rsid w:val="004B32C8"/>
    <w:rsid w:val="004B356E"/>
    <w:rsid w:val="004B3BC5"/>
    <w:rsid w:val="004B40C0"/>
    <w:rsid w:val="004B41CA"/>
    <w:rsid w:val="004B42AD"/>
    <w:rsid w:val="004B45B3"/>
    <w:rsid w:val="004B5634"/>
    <w:rsid w:val="004B564C"/>
    <w:rsid w:val="004B5DF0"/>
    <w:rsid w:val="004B5E26"/>
    <w:rsid w:val="004B61F5"/>
    <w:rsid w:val="004B6240"/>
    <w:rsid w:val="004B6BD7"/>
    <w:rsid w:val="004B6C44"/>
    <w:rsid w:val="004B75FB"/>
    <w:rsid w:val="004C087F"/>
    <w:rsid w:val="004C1800"/>
    <w:rsid w:val="004C1984"/>
    <w:rsid w:val="004C1A70"/>
    <w:rsid w:val="004C1DCF"/>
    <w:rsid w:val="004C21F9"/>
    <w:rsid w:val="004C28E3"/>
    <w:rsid w:val="004C29EE"/>
    <w:rsid w:val="004C2DA9"/>
    <w:rsid w:val="004C2E77"/>
    <w:rsid w:val="004C2F41"/>
    <w:rsid w:val="004C31CF"/>
    <w:rsid w:val="004C338E"/>
    <w:rsid w:val="004C4357"/>
    <w:rsid w:val="004C44FB"/>
    <w:rsid w:val="004C4ACF"/>
    <w:rsid w:val="004C4D7B"/>
    <w:rsid w:val="004C4E54"/>
    <w:rsid w:val="004C55FC"/>
    <w:rsid w:val="004C59B7"/>
    <w:rsid w:val="004C5E15"/>
    <w:rsid w:val="004C633B"/>
    <w:rsid w:val="004C7066"/>
    <w:rsid w:val="004C7762"/>
    <w:rsid w:val="004C7E23"/>
    <w:rsid w:val="004CBD0D"/>
    <w:rsid w:val="004D07BC"/>
    <w:rsid w:val="004D08EF"/>
    <w:rsid w:val="004D123F"/>
    <w:rsid w:val="004D1866"/>
    <w:rsid w:val="004D37C4"/>
    <w:rsid w:val="004D3A82"/>
    <w:rsid w:val="004D428D"/>
    <w:rsid w:val="004D44E1"/>
    <w:rsid w:val="004D489D"/>
    <w:rsid w:val="004D58D5"/>
    <w:rsid w:val="004D60DD"/>
    <w:rsid w:val="004D617C"/>
    <w:rsid w:val="004D751C"/>
    <w:rsid w:val="004D7729"/>
    <w:rsid w:val="004D7820"/>
    <w:rsid w:val="004D78ED"/>
    <w:rsid w:val="004E0777"/>
    <w:rsid w:val="004E07C7"/>
    <w:rsid w:val="004E1F98"/>
    <w:rsid w:val="004E2340"/>
    <w:rsid w:val="004E2B3B"/>
    <w:rsid w:val="004E2F84"/>
    <w:rsid w:val="004E3652"/>
    <w:rsid w:val="004E43F9"/>
    <w:rsid w:val="004E52EF"/>
    <w:rsid w:val="004E5763"/>
    <w:rsid w:val="004E5AF7"/>
    <w:rsid w:val="004E68AA"/>
    <w:rsid w:val="004E7727"/>
    <w:rsid w:val="004F0080"/>
    <w:rsid w:val="004F0E57"/>
    <w:rsid w:val="004F210A"/>
    <w:rsid w:val="004F2346"/>
    <w:rsid w:val="004F27FA"/>
    <w:rsid w:val="004F3309"/>
    <w:rsid w:val="004F4D32"/>
    <w:rsid w:val="004F69E6"/>
    <w:rsid w:val="004F763A"/>
    <w:rsid w:val="00500191"/>
    <w:rsid w:val="00501B28"/>
    <w:rsid w:val="00501CAF"/>
    <w:rsid w:val="00502E82"/>
    <w:rsid w:val="00502E8F"/>
    <w:rsid w:val="00503123"/>
    <w:rsid w:val="005038BA"/>
    <w:rsid w:val="00504673"/>
    <w:rsid w:val="00505415"/>
    <w:rsid w:val="00506422"/>
    <w:rsid w:val="00507983"/>
    <w:rsid w:val="00507CBA"/>
    <w:rsid w:val="00507FD0"/>
    <w:rsid w:val="005107C2"/>
    <w:rsid w:val="00510DC6"/>
    <w:rsid w:val="005110DE"/>
    <w:rsid w:val="005125F0"/>
    <w:rsid w:val="00512829"/>
    <w:rsid w:val="00512888"/>
    <w:rsid w:val="005130CC"/>
    <w:rsid w:val="00513C37"/>
    <w:rsid w:val="00513DD8"/>
    <w:rsid w:val="00513FD3"/>
    <w:rsid w:val="00514836"/>
    <w:rsid w:val="00516196"/>
    <w:rsid w:val="005166FC"/>
    <w:rsid w:val="00516AF6"/>
    <w:rsid w:val="00516D25"/>
    <w:rsid w:val="0051713C"/>
    <w:rsid w:val="00517449"/>
    <w:rsid w:val="0051754E"/>
    <w:rsid w:val="00520A60"/>
    <w:rsid w:val="0052121D"/>
    <w:rsid w:val="00521437"/>
    <w:rsid w:val="00522641"/>
    <w:rsid w:val="00522E04"/>
    <w:rsid w:val="00522E60"/>
    <w:rsid w:val="00523826"/>
    <w:rsid w:val="005239ED"/>
    <w:rsid w:val="0052427B"/>
    <w:rsid w:val="005242EE"/>
    <w:rsid w:val="00524C64"/>
    <w:rsid w:val="00525A3F"/>
    <w:rsid w:val="00525EDA"/>
    <w:rsid w:val="0052612F"/>
    <w:rsid w:val="005262FA"/>
    <w:rsid w:val="005307B6"/>
    <w:rsid w:val="00530ED8"/>
    <w:rsid w:val="00531CCA"/>
    <w:rsid w:val="00532101"/>
    <w:rsid w:val="00532C40"/>
    <w:rsid w:val="005339F2"/>
    <w:rsid w:val="005342FA"/>
    <w:rsid w:val="00534EBC"/>
    <w:rsid w:val="0053510F"/>
    <w:rsid w:val="00535773"/>
    <w:rsid w:val="005358D1"/>
    <w:rsid w:val="00535C61"/>
    <w:rsid w:val="005361DE"/>
    <w:rsid w:val="00537292"/>
    <w:rsid w:val="00537732"/>
    <w:rsid w:val="00537A39"/>
    <w:rsid w:val="00537FC1"/>
    <w:rsid w:val="0054088D"/>
    <w:rsid w:val="00540CAC"/>
    <w:rsid w:val="005414A9"/>
    <w:rsid w:val="0054174F"/>
    <w:rsid w:val="00541BBB"/>
    <w:rsid w:val="00541DEF"/>
    <w:rsid w:val="005421C0"/>
    <w:rsid w:val="00542586"/>
    <w:rsid w:val="00542D0C"/>
    <w:rsid w:val="00543054"/>
    <w:rsid w:val="005433E2"/>
    <w:rsid w:val="0054393F"/>
    <w:rsid w:val="00543BAC"/>
    <w:rsid w:val="005448DD"/>
    <w:rsid w:val="0054493E"/>
    <w:rsid w:val="00544B19"/>
    <w:rsid w:val="00544EC8"/>
    <w:rsid w:val="00546255"/>
    <w:rsid w:val="005478E5"/>
    <w:rsid w:val="00547F3F"/>
    <w:rsid w:val="00550305"/>
    <w:rsid w:val="005508E0"/>
    <w:rsid w:val="00550EBD"/>
    <w:rsid w:val="005511AA"/>
    <w:rsid w:val="005514E0"/>
    <w:rsid w:val="0055153B"/>
    <w:rsid w:val="005520E5"/>
    <w:rsid w:val="00552993"/>
    <w:rsid w:val="005537ED"/>
    <w:rsid w:val="00553A9C"/>
    <w:rsid w:val="00554422"/>
    <w:rsid w:val="00554B88"/>
    <w:rsid w:val="0055531C"/>
    <w:rsid w:val="00555E87"/>
    <w:rsid w:val="005564B7"/>
    <w:rsid w:val="00556719"/>
    <w:rsid w:val="00556A7F"/>
    <w:rsid w:val="00556B07"/>
    <w:rsid w:val="00556E2C"/>
    <w:rsid w:val="00557FAF"/>
    <w:rsid w:val="005600FC"/>
    <w:rsid w:val="005607C9"/>
    <w:rsid w:val="00560D46"/>
    <w:rsid w:val="00562437"/>
    <w:rsid w:val="00562D65"/>
    <w:rsid w:val="0056324A"/>
    <w:rsid w:val="005634F5"/>
    <w:rsid w:val="00563A04"/>
    <w:rsid w:val="00563BDA"/>
    <w:rsid w:val="00564245"/>
    <w:rsid w:val="00565135"/>
    <w:rsid w:val="005652AB"/>
    <w:rsid w:val="00566218"/>
    <w:rsid w:val="00566E0B"/>
    <w:rsid w:val="00567618"/>
    <w:rsid w:val="00570A51"/>
    <w:rsid w:val="005711FC"/>
    <w:rsid w:val="005714D4"/>
    <w:rsid w:val="0057257C"/>
    <w:rsid w:val="00572CC5"/>
    <w:rsid w:val="00572FF1"/>
    <w:rsid w:val="0057332D"/>
    <w:rsid w:val="00573A05"/>
    <w:rsid w:val="0057452D"/>
    <w:rsid w:val="00574D63"/>
    <w:rsid w:val="00576BE4"/>
    <w:rsid w:val="00577852"/>
    <w:rsid w:val="00577F0C"/>
    <w:rsid w:val="0058034B"/>
    <w:rsid w:val="005812DB"/>
    <w:rsid w:val="00582ADD"/>
    <w:rsid w:val="00584A91"/>
    <w:rsid w:val="00585FB2"/>
    <w:rsid w:val="00590178"/>
    <w:rsid w:val="005901FE"/>
    <w:rsid w:val="00590D15"/>
    <w:rsid w:val="00592917"/>
    <w:rsid w:val="00593A53"/>
    <w:rsid w:val="00593B38"/>
    <w:rsid w:val="00593B73"/>
    <w:rsid w:val="00593C54"/>
    <w:rsid w:val="005951C3"/>
    <w:rsid w:val="00595ADA"/>
    <w:rsid w:val="00595DBF"/>
    <w:rsid w:val="005960A0"/>
    <w:rsid w:val="00597134"/>
    <w:rsid w:val="005974B9"/>
    <w:rsid w:val="005978FE"/>
    <w:rsid w:val="00597A1A"/>
    <w:rsid w:val="005A002F"/>
    <w:rsid w:val="005A0068"/>
    <w:rsid w:val="005A1A38"/>
    <w:rsid w:val="005A2326"/>
    <w:rsid w:val="005A2609"/>
    <w:rsid w:val="005A27A6"/>
    <w:rsid w:val="005A3481"/>
    <w:rsid w:val="005A46D8"/>
    <w:rsid w:val="005A4E06"/>
    <w:rsid w:val="005A5156"/>
    <w:rsid w:val="005A5D85"/>
    <w:rsid w:val="005A6752"/>
    <w:rsid w:val="005A67AD"/>
    <w:rsid w:val="005A72DB"/>
    <w:rsid w:val="005A78B8"/>
    <w:rsid w:val="005B0213"/>
    <w:rsid w:val="005B1D1D"/>
    <w:rsid w:val="005B34FC"/>
    <w:rsid w:val="005B417C"/>
    <w:rsid w:val="005B457A"/>
    <w:rsid w:val="005B4B20"/>
    <w:rsid w:val="005B5740"/>
    <w:rsid w:val="005B5BDE"/>
    <w:rsid w:val="005B5DDA"/>
    <w:rsid w:val="005B66EA"/>
    <w:rsid w:val="005B74A5"/>
    <w:rsid w:val="005B7F33"/>
    <w:rsid w:val="005C02E1"/>
    <w:rsid w:val="005C0B92"/>
    <w:rsid w:val="005C0BF7"/>
    <w:rsid w:val="005C1683"/>
    <w:rsid w:val="005C1BC4"/>
    <w:rsid w:val="005C1DCB"/>
    <w:rsid w:val="005C2289"/>
    <w:rsid w:val="005C2AA7"/>
    <w:rsid w:val="005C2E94"/>
    <w:rsid w:val="005C5633"/>
    <w:rsid w:val="005C648A"/>
    <w:rsid w:val="005C6C5F"/>
    <w:rsid w:val="005D0618"/>
    <w:rsid w:val="005D0D8C"/>
    <w:rsid w:val="005D1A8D"/>
    <w:rsid w:val="005D1AB4"/>
    <w:rsid w:val="005D1B31"/>
    <w:rsid w:val="005D1D01"/>
    <w:rsid w:val="005D21BC"/>
    <w:rsid w:val="005D3EA6"/>
    <w:rsid w:val="005D4454"/>
    <w:rsid w:val="005D4749"/>
    <w:rsid w:val="005D4FA8"/>
    <w:rsid w:val="005D5D41"/>
    <w:rsid w:val="005D5E5A"/>
    <w:rsid w:val="005D5EF0"/>
    <w:rsid w:val="005D6D84"/>
    <w:rsid w:val="005D7586"/>
    <w:rsid w:val="005D7690"/>
    <w:rsid w:val="005D7EE2"/>
    <w:rsid w:val="005E1831"/>
    <w:rsid w:val="005E1DCE"/>
    <w:rsid w:val="005E1E1F"/>
    <w:rsid w:val="005E1ECA"/>
    <w:rsid w:val="005E2474"/>
    <w:rsid w:val="005E2EFC"/>
    <w:rsid w:val="005E349F"/>
    <w:rsid w:val="005E3754"/>
    <w:rsid w:val="005E3FC6"/>
    <w:rsid w:val="005E421F"/>
    <w:rsid w:val="005E7352"/>
    <w:rsid w:val="005E73A4"/>
    <w:rsid w:val="005E7BDB"/>
    <w:rsid w:val="005E7F06"/>
    <w:rsid w:val="005F0234"/>
    <w:rsid w:val="005F21E6"/>
    <w:rsid w:val="005F2931"/>
    <w:rsid w:val="005F40D3"/>
    <w:rsid w:val="005F55F8"/>
    <w:rsid w:val="005F5E19"/>
    <w:rsid w:val="005F670F"/>
    <w:rsid w:val="005F695A"/>
    <w:rsid w:val="005F7A23"/>
    <w:rsid w:val="005F7ED5"/>
    <w:rsid w:val="005F7FC4"/>
    <w:rsid w:val="006007DB"/>
    <w:rsid w:val="00600C40"/>
    <w:rsid w:val="006012A3"/>
    <w:rsid w:val="0060139C"/>
    <w:rsid w:val="00601959"/>
    <w:rsid w:val="006019D4"/>
    <w:rsid w:val="00601E94"/>
    <w:rsid w:val="006022CE"/>
    <w:rsid w:val="0060272D"/>
    <w:rsid w:val="006027FF"/>
    <w:rsid w:val="006048D4"/>
    <w:rsid w:val="006054CF"/>
    <w:rsid w:val="00605DA2"/>
    <w:rsid w:val="0060619F"/>
    <w:rsid w:val="006063E7"/>
    <w:rsid w:val="00606497"/>
    <w:rsid w:val="00606F4E"/>
    <w:rsid w:val="00607301"/>
    <w:rsid w:val="00607811"/>
    <w:rsid w:val="0060F3EF"/>
    <w:rsid w:val="00610070"/>
    <w:rsid w:val="00610C5A"/>
    <w:rsid w:val="00611976"/>
    <w:rsid w:val="00611B2B"/>
    <w:rsid w:val="006125C9"/>
    <w:rsid w:val="006127DF"/>
    <w:rsid w:val="006130BC"/>
    <w:rsid w:val="0061341F"/>
    <w:rsid w:val="00613655"/>
    <w:rsid w:val="00614403"/>
    <w:rsid w:val="006145D2"/>
    <w:rsid w:val="0061467B"/>
    <w:rsid w:val="00615329"/>
    <w:rsid w:val="00615537"/>
    <w:rsid w:val="00615D5F"/>
    <w:rsid w:val="00615E84"/>
    <w:rsid w:val="00616A0E"/>
    <w:rsid w:val="00616CF5"/>
    <w:rsid w:val="006173EA"/>
    <w:rsid w:val="00617636"/>
    <w:rsid w:val="00617D38"/>
    <w:rsid w:val="0062007D"/>
    <w:rsid w:val="006201A2"/>
    <w:rsid w:val="0062033E"/>
    <w:rsid w:val="00620BB2"/>
    <w:rsid w:val="00620DC1"/>
    <w:rsid w:val="006212A6"/>
    <w:rsid w:val="00621B1F"/>
    <w:rsid w:val="006221BB"/>
    <w:rsid w:val="00622910"/>
    <w:rsid w:val="0062360E"/>
    <w:rsid w:val="00623661"/>
    <w:rsid w:val="00623EAB"/>
    <w:rsid w:val="00623F34"/>
    <w:rsid w:val="0062424E"/>
    <w:rsid w:val="00624346"/>
    <w:rsid w:val="006254DB"/>
    <w:rsid w:val="00625BF0"/>
    <w:rsid w:val="00625DE3"/>
    <w:rsid w:val="00627C26"/>
    <w:rsid w:val="00627DAA"/>
    <w:rsid w:val="006310D9"/>
    <w:rsid w:val="006323DB"/>
    <w:rsid w:val="00632859"/>
    <w:rsid w:val="00632F88"/>
    <w:rsid w:val="006334F7"/>
    <w:rsid w:val="00633BB8"/>
    <w:rsid w:val="0063485F"/>
    <w:rsid w:val="00635956"/>
    <w:rsid w:val="00635B5B"/>
    <w:rsid w:val="00635F7A"/>
    <w:rsid w:val="00636516"/>
    <w:rsid w:val="00636918"/>
    <w:rsid w:val="00636A8E"/>
    <w:rsid w:val="0064043C"/>
    <w:rsid w:val="006405E8"/>
    <w:rsid w:val="00640C4A"/>
    <w:rsid w:val="00642032"/>
    <w:rsid w:val="006421EF"/>
    <w:rsid w:val="00642273"/>
    <w:rsid w:val="00642E55"/>
    <w:rsid w:val="00643829"/>
    <w:rsid w:val="00643BB6"/>
    <w:rsid w:val="00643CED"/>
    <w:rsid w:val="00644693"/>
    <w:rsid w:val="006450DE"/>
    <w:rsid w:val="00645ED1"/>
    <w:rsid w:val="00646B1F"/>
    <w:rsid w:val="00646D29"/>
    <w:rsid w:val="00646EBF"/>
    <w:rsid w:val="006474B9"/>
    <w:rsid w:val="0065074D"/>
    <w:rsid w:val="00650CD6"/>
    <w:rsid w:val="00651075"/>
    <w:rsid w:val="00651107"/>
    <w:rsid w:val="006519F3"/>
    <w:rsid w:val="00651E74"/>
    <w:rsid w:val="00652C1C"/>
    <w:rsid w:val="00652EB2"/>
    <w:rsid w:val="006536DC"/>
    <w:rsid w:val="00653FB4"/>
    <w:rsid w:val="006555B2"/>
    <w:rsid w:val="00655806"/>
    <w:rsid w:val="006562F0"/>
    <w:rsid w:val="0065693E"/>
    <w:rsid w:val="00656E2C"/>
    <w:rsid w:val="0065706B"/>
    <w:rsid w:val="00660671"/>
    <w:rsid w:val="006606CB"/>
    <w:rsid w:val="00660BAD"/>
    <w:rsid w:val="00661A38"/>
    <w:rsid w:val="00662940"/>
    <w:rsid w:val="006636DC"/>
    <w:rsid w:val="00663907"/>
    <w:rsid w:val="00664036"/>
    <w:rsid w:val="00666C83"/>
    <w:rsid w:val="00667B4D"/>
    <w:rsid w:val="00670162"/>
    <w:rsid w:val="00670487"/>
    <w:rsid w:val="006704DF"/>
    <w:rsid w:val="00670CEF"/>
    <w:rsid w:val="006722D7"/>
    <w:rsid w:val="006727D9"/>
    <w:rsid w:val="00673003"/>
    <w:rsid w:val="00673276"/>
    <w:rsid w:val="00673517"/>
    <w:rsid w:val="006740BB"/>
    <w:rsid w:val="006742B6"/>
    <w:rsid w:val="006743BA"/>
    <w:rsid w:val="006749B6"/>
    <w:rsid w:val="00675529"/>
    <w:rsid w:val="00675D9A"/>
    <w:rsid w:val="00675FA8"/>
    <w:rsid w:val="00676094"/>
    <w:rsid w:val="006767FB"/>
    <w:rsid w:val="00676D9A"/>
    <w:rsid w:val="0067751A"/>
    <w:rsid w:val="006775DA"/>
    <w:rsid w:val="006778F7"/>
    <w:rsid w:val="0068055E"/>
    <w:rsid w:val="00680B92"/>
    <w:rsid w:val="00680EAE"/>
    <w:rsid w:val="006811CD"/>
    <w:rsid w:val="00681290"/>
    <w:rsid w:val="00681EC4"/>
    <w:rsid w:val="00682356"/>
    <w:rsid w:val="006831BF"/>
    <w:rsid w:val="006832E0"/>
    <w:rsid w:val="00683597"/>
    <w:rsid w:val="006849B2"/>
    <w:rsid w:val="00684D13"/>
    <w:rsid w:val="0068538C"/>
    <w:rsid w:val="00685399"/>
    <w:rsid w:val="00686888"/>
    <w:rsid w:val="00686E51"/>
    <w:rsid w:val="00686FF0"/>
    <w:rsid w:val="0068702C"/>
    <w:rsid w:val="00690661"/>
    <w:rsid w:val="00690690"/>
    <w:rsid w:val="00690DFB"/>
    <w:rsid w:val="00692F4F"/>
    <w:rsid w:val="00693356"/>
    <w:rsid w:val="00694615"/>
    <w:rsid w:val="006946A6"/>
    <w:rsid w:val="00694A13"/>
    <w:rsid w:val="00694D4F"/>
    <w:rsid w:val="00695112"/>
    <w:rsid w:val="00695B42"/>
    <w:rsid w:val="00695B8C"/>
    <w:rsid w:val="00695DA4"/>
    <w:rsid w:val="006960C8"/>
    <w:rsid w:val="0069645F"/>
    <w:rsid w:val="00696CB3"/>
    <w:rsid w:val="00696E4D"/>
    <w:rsid w:val="00697160"/>
    <w:rsid w:val="00697A53"/>
    <w:rsid w:val="00697E0B"/>
    <w:rsid w:val="006A01E5"/>
    <w:rsid w:val="006A1354"/>
    <w:rsid w:val="006A15FC"/>
    <w:rsid w:val="006A1845"/>
    <w:rsid w:val="006A197B"/>
    <w:rsid w:val="006A1FD8"/>
    <w:rsid w:val="006A223E"/>
    <w:rsid w:val="006A2250"/>
    <w:rsid w:val="006A25DA"/>
    <w:rsid w:val="006A2C5E"/>
    <w:rsid w:val="006A3097"/>
    <w:rsid w:val="006A4014"/>
    <w:rsid w:val="006A4308"/>
    <w:rsid w:val="006A4A65"/>
    <w:rsid w:val="006A50C4"/>
    <w:rsid w:val="006A59B5"/>
    <w:rsid w:val="006A6388"/>
    <w:rsid w:val="006A7485"/>
    <w:rsid w:val="006A7651"/>
    <w:rsid w:val="006A7973"/>
    <w:rsid w:val="006B0086"/>
    <w:rsid w:val="006B02D8"/>
    <w:rsid w:val="006B1229"/>
    <w:rsid w:val="006B2323"/>
    <w:rsid w:val="006B2602"/>
    <w:rsid w:val="006B2633"/>
    <w:rsid w:val="006B274C"/>
    <w:rsid w:val="006B3080"/>
    <w:rsid w:val="006B4059"/>
    <w:rsid w:val="006B4AB5"/>
    <w:rsid w:val="006B4F07"/>
    <w:rsid w:val="006B5DCC"/>
    <w:rsid w:val="006B66C2"/>
    <w:rsid w:val="006B6C62"/>
    <w:rsid w:val="006B6D12"/>
    <w:rsid w:val="006B726F"/>
    <w:rsid w:val="006C0B8A"/>
    <w:rsid w:val="006C17A9"/>
    <w:rsid w:val="006C1AA4"/>
    <w:rsid w:val="006C1CA1"/>
    <w:rsid w:val="006C1E0E"/>
    <w:rsid w:val="006C204D"/>
    <w:rsid w:val="006C29E4"/>
    <w:rsid w:val="006C2D86"/>
    <w:rsid w:val="006C2EA1"/>
    <w:rsid w:val="006C4BD7"/>
    <w:rsid w:val="006C57B0"/>
    <w:rsid w:val="006C57D3"/>
    <w:rsid w:val="006C57E5"/>
    <w:rsid w:val="006C5D0B"/>
    <w:rsid w:val="006C627D"/>
    <w:rsid w:val="006C6423"/>
    <w:rsid w:val="006C66D5"/>
    <w:rsid w:val="006C698A"/>
    <w:rsid w:val="006C6CFB"/>
    <w:rsid w:val="006C725F"/>
    <w:rsid w:val="006C729A"/>
    <w:rsid w:val="006C7564"/>
    <w:rsid w:val="006C77A2"/>
    <w:rsid w:val="006C7C3D"/>
    <w:rsid w:val="006D03E7"/>
    <w:rsid w:val="006D0888"/>
    <w:rsid w:val="006D0BEF"/>
    <w:rsid w:val="006D0DF5"/>
    <w:rsid w:val="006D1275"/>
    <w:rsid w:val="006D15EA"/>
    <w:rsid w:val="006D16E0"/>
    <w:rsid w:val="006D204A"/>
    <w:rsid w:val="006D2973"/>
    <w:rsid w:val="006D2B62"/>
    <w:rsid w:val="006D396B"/>
    <w:rsid w:val="006D3B8B"/>
    <w:rsid w:val="006D3C7C"/>
    <w:rsid w:val="006D444F"/>
    <w:rsid w:val="006D4B42"/>
    <w:rsid w:val="006D5303"/>
    <w:rsid w:val="006D6498"/>
    <w:rsid w:val="006D6717"/>
    <w:rsid w:val="006D740B"/>
    <w:rsid w:val="006E039C"/>
    <w:rsid w:val="006E05F7"/>
    <w:rsid w:val="006E0A4A"/>
    <w:rsid w:val="006E0F69"/>
    <w:rsid w:val="006E16D0"/>
    <w:rsid w:val="006E1C8A"/>
    <w:rsid w:val="006E20C9"/>
    <w:rsid w:val="006E2809"/>
    <w:rsid w:val="006E3330"/>
    <w:rsid w:val="006E33C6"/>
    <w:rsid w:val="006E351C"/>
    <w:rsid w:val="006E3DED"/>
    <w:rsid w:val="006E3FB1"/>
    <w:rsid w:val="006E43D8"/>
    <w:rsid w:val="006E556E"/>
    <w:rsid w:val="006E6092"/>
    <w:rsid w:val="006E6097"/>
    <w:rsid w:val="006E7B8C"/>
    <w:rsid w:val="006F0A6D"/>
    <w:rsid w:val="006F0CB4"/>
    <w:rsid w:val="006F0F9C"/>
    <w:rsid w:val="006F1C8E"/>
    <w:rsid w:val="006F22B6"/>
    <w:rsid w:val="006F2687"/>
    <w:rsid w:val="006F35F1"/>
    <w:rsid w:val="006F380D"/>
    <w:rsid w:val="006F3A34"/>
    <w:rsid w:val="006F3C75"/>
    <w:rsid w:val="006F46D4"/>
    <w:rsid w:val="006F5911"/>
    <w:rsid w:val="006F596E"/>
    <w:rsid w:val="006F5D25"/>
    <w:rsid w:val="006F5F92"/>
    <w:rsid w:val="006F6773"/>
    <w:rsid w:val="006F7185"/>
    <w:rsid w:val="006F72D1"/>
    <w:rsid w:val="006F7573"/>
    <w:rsid w:val="006F7938"/>
    <w:rsid w:val="007000FF"/>
    <w:rsid w:val="00700392"/>
    <w:rsid w:val="00700453"/>
    <w:rsid w:val="0070081A"/>
    <w:rsid w:val="00700956"/>
    <w:rsid w:val="00700E8E"/>
    <w:rsid w:val="00701363"/>
    <w:rsid w:val="00701CAB"/>
    <w:rsid w:val="00701FA2"/>
    <w:rsid w:val="007029F0"/>
    <w:rsid w:val="007036D6"/>
    <w:rsid w:val="00703D95"/>
    <w:rsid w:val="007046C4"/>
    <w:rsid w:val="0070498E"/>
    <w:rsid w:val="0070516C"/>
    <w:rsid w:val="00705599"/>
    <w:rsid w:val="00706004"/>
    <w:rsid w:val="007060EA"/>
    <w:rsid w:val="00706575"/>
    <w:rsid w:val="007065F6"/>
    <w:rsid w:val="00706B54"/>
    <w:rsid w:val="0070AC90"/>
    <w:rsid w:val="00710BD7"/>
    <w:rsid w:val="00710E9A"/>
    <w:rsid w:val="007113B4"/>
    <w:rsid w:val="007114E7"/>
    <w:rsid w:val="00712856"/>
    <w:rsid w:val="00712CB2"/>
    <w:rsid w:val="00713DAD"/>
    <w:rsid w:val="00713DB5"/>
    <w:rsid w:val="007143A0"/>
    <w:rsid w:val="007145AE"/>
    <w:rsid w:val="00714F58"/>
    <w:rsid w:val="0071526D"/>
    <w:rsid w:val="007162B6"/>
    <w:rsid w:val="00716931"/>
    <w:rsid w:val="00716B2E"/>
    <w:rsid w:val="00721131"/>
    <w:rsid w:val="00721409"/>
    <w:rsid w:val="00721738"/>
    <w:rsid w:val="007224BC"/>
    <w:rsid w:val="00722815"/>
    <w:rsid w:val="00722DFA"/>
    <w:rsid w:val="00724721"/>
    <w:rsid w:val="0072473C"/>
    <w:rsid w:val="00724F12"/>
    <w:rsid w:val="007251A9"/>
    <w:rsid w:val="00725688"/>
    <w:rsid w:val="00725980"/>
    <w:rsid w:val="00726AEE"/>
    <w:rsid w:val="00726B02"/>
    <w:rsid w:val="00727538"/>
    <w:rsid w:val="0072774D"/>
    <w:rsid w:val="00727F93"/>
    <w:rsid w:val="0073005E"/>
    <w:rsid w:val="00730A10"/>
    <w:rsid w:val="00730A58"/>
    <w:rsid w:val="00731425"/>
    <w:rsid w:val="00731D72"/>
    <w:rsid w:val="007322EB"/>
    <w:rsid w:val="00732DDE"/>
    <w:rsid w:val="00733695"/>
    <w:rsid w:val="007338C1"/>
    <w:rsid w:val="00734464"/>
    <w:rsid w:val="007344EC"/>
    <w:rsid w:val="00734B65"/>
    <w:rsid w:val="00734C26"/>
    <w:rsid w:val="00735A2C"/>
    <w:rsid w:val="00735C45"/>
    <w:rsid w:val="0073618C"/>
    <w:rsid w:val="007361DF"/>
    <w:rsid w:val="007363D3"/>
    <w:rsid w:val="00736433"/>
    <w:rsid w:val="007369BD"/>
    <w:rsid w:val="0073770A"/>
    <w:rsid w:val="00737CCA"/>
    <w:rsid w:val="007402E0"/>
    <w:rsid w:val="0074031C"/>
    <w:rsid w:val="007403F7"/>
    <w:rsid w:val="0074161C"/>
    <w:rsid w:val="00741C28"/>
    <w:rsid w:val="00742372"/>
    <w:rsid w:val="00742DAF"/>
    <w:rsid w:val="00742E7A"/>
    <w:rsid w:val="0074305C"/>
    <w:rsid w:val="007435E9"/>
    <w:rsid w:val="007437CF"/>
    <w:rsid w:val="00743C86"/>
    <w:rsid w:val="00743F35"/>
    <w:rsid w:val="00745AB3"/>
    <w:rsid w:val="00745AB5"/>
    <w:rsid w:val="007461DD"/>
    <w:rsid w:val="007464F6"/>
    <w:rsid w:val="0074750A"/>
    <w:rsid w:val="00747918"/>
    <w:rsid w:val="00747C19"/>
    <w:rsid w:val="00750DF8"/>
    <w:rsid w:val="00750F2E"/>
    <w:rsid w:val="00751072"/>
    <w:rsid w:val="00751902"/>
    <w:rsid w:val="00752431"/>
    <w:rsid w:val="00752520"/>
    <w:rsid w:val="00752628"/>
    <w:rsid w:val="0075387E"/>
    <w:rsid w:val="007548CC"/>
    <w:rsid w:val="007549C8"/>
    <w:rsid w:val="00754B6D"/>
    <w:rsid w:val="00755CAC"/>
    <w:rsid w:val="00755D49"/>
    <w:rsid w:val="00755D75"/>
    <w:rsid w:val="00757023"/>
    <w:rsid w:val="00757B8F"/>
    <w:rsid w:val="00760105"/>
    <w:rsid w:val="00760439"/>
    <w:rsid w:val="00760D43"/>
    <w:rsid w:val="007613B7"/>
    <w:rsid w:val="00761783"/>
    <w:rsid w:val="00761F63"/>
    <w:rsid w:val="00762050"/>
    <w:rsid w:val="00762E49"/>
    <w:rsid w:val="00763316"/>
    <w:rsid w:val="00764B99"/>
    <w:rsid w:val="00764BF5"/>
    <w:rsid w:val="00764EDB"/>
    <w:rsid w:val="00765873"/>
    <w:rsid w:val="0076620C"/>
    <w:rsid w:val="00766926"/>
    <w:rsid w:val="00767B86"/>
    <w:rsid w:val="00767BC6"/>
    <w:rsid w:val="00767BD3"/>
    <w:rsid w:val="00767D2D"/>
    <w:rsid w:val="007708C5"/>
    <w:rsid w:val="00771697"/>
    <w:rsid w:val="0077351E"/>
    <w:rsid w:val="00773739"/>
    <w:rsid w:val="00774014"/>
    <w:rsid w:val="00774742"/>
    <w:rsid w:val="007756D5"/>
    <w:rsid w:val="0077574E"/>
    <w:rsid w:val="0077635C"/>
    <w:rsid w:val="00776543"/>
    <w:rsid w:val="007765A4"/>
    <w:rsid w:val="0077674A"/>
    <w:rsid w:val="00776815"/>
    <w:rsid w:val="00776C47"/>
    <w:rsid w:val="00777084"/>
    <w:rsid w:val="00781039"/>
    <w:rsid w:val="007813F7"/>
    <w:rsid w:val="00781866"/>
    <w:rsid w:val="007818B3"/>
    <w:rsid w:val="00781917"/>
    <w:rsid w:val="00781ACC"/>
    <w:rsid w:val="00781C08"/>
    <w:rsid w:val="0078262C"/>
    <w:rsid w:val="00784175"/>
    <w:rsid w:val="00784766"/>
    <w:rsid w:val="00784B94"/>
    <w:rsid w:val="00786E70"/>
    <w:rsid w:val="007876E0"/>
    <w:rsid w:val="00787FB6"/>
    <w:rsid w:val="007907B8"/>
    <w:rsid w:val="007908C1"/>
    <w:rsid w:val="00790B78"/>
    <w:rsid w:val="00790BE6"/>
    <w:rsid w:val="00790E3F"/>
    <w:rsid w:val="00790F19"/>
    <w:rsid w:val="00791047"/>
    <w:rsid w:val="00791933"/>
    <w:rsid w:val="00791E3B"/>
    <w:rsid w:val="007930DE"/>
    <w:rsid w:val="00793681"/>
    <w:rsid w:val="007938AE"/>
    <w:rsid w:val="00794412"/>
    <w:rsid w:val="007948F4"/>
    <w:rsid w:val="00794D11"/>
    <w:rsid w:val="00794D92"/>
    <w:rsid w:val="00794DA4"/>
    <w:rsid w:val="007954D1"/>
    <w:rsid w:val="007955A8"/>
    <w:rsid w:val="0079573A"/>
    <w:rsid w:val="00795DF5"/>
    <w:rsid w:val="007960D6"/>
    <w:rsid w:val="007963C6"/>
    <w:rsid w:val="007971B7"/>
    <w:rsid w:val="00797ED8"/>
    <w:rsid w:val="007A0441"/>
    <w:rsid w:val="007A06C2"/>
    <w:rsid w:val="007A09BF"/>
    <w:rsid w:val="007A0D62"/>
    <w:rsid w:val="007A130F"/>
    <w:rsid w:val="007A13E1"/>
    <w:rsid w:val="007A164D"/>
    <w:rsid w:val="007A180B"/>
    <w:rsid w:val="007A2571"/>
    <w:rsid w:val="007A2910"/>
    <w:rsid w:val="007A2CB8"/>
    <w:rsid w:val="007A303D"/>
    <w:rsid w:val="007A30FD"/>
    <w:rsid w:val="007A3125"/>
    <w:rsid w:val="007A3408"/>
    <w:rsid w:val="007A3FA3"/>
    <w:rsid w:val="007A423A"/>
    <w:rsid w:val="007A4294"/>
    <w:rsid w:val="007A4ADB"/>
    <w:rsid w:val="007A5E70"/>
    <w:rsid w:val="007A5F41"/>
    <w:rsid w:val="007B02B0"/>
    <w:rsid w:val="007B04FE"/>
    <w:rsid w:val="007B0943"/>
    <w:rsid w:val="007B0E71"/>
    <w:rsid w:val="007B113E"/>
    <w:rsid w:val="007B1B88"/>
    <w:rsid w:val="007B31CB"/>
    <w:rsid w:val="007B3C1C"/>
    <w:rsid w:val="007B4099"/>
    <w:rsid w:val="007B4C91"/>
    <w:rsid w:val="007B4EF5"/>
    <w:rsid w:val="007B5932"/>
    <w:rsid w:val="007B5B24"/>
    <w:rsid w:val="007B60E8"/>
    <w:rsid w:val="007B620C"/>
    <w:rsid w:val="007B6DF7"/>
    <w:rsid w:val="007B6E49"/>
    <w:rsid w:val="007B7027"/>
    <w:rsid w:val="007B7CD2"/>
    <w:rsid w:val="007C0145"/>
    <w:rsid w:val="007C126E"/>
    <w:rsid w:val="007C12CF"/>
    <w:rsid w:val="007C14B6"/>
    <w:rsid w:val="007C163A"/>
    <w:rsid w:val="007C2181"/>
    <w:rsid w:val="007C2986"/>
    <w:rsid w:val="007C38CF"/>
    <w:rsid w:val="007C48B7"/>
    <w:rsid w:val="007C4AC5"/>
    <w:rsid w:val="007C57C8"/>
    <w:rsid w:val="007C5E92"/>
    <w:rsid w:val="007C686B"/>
    <w:rsid w:val="007C6AA4"/>
    <w:rsid w:val="007C6C62"/>
    <w:rsid w:val="007D0452"/>
    <w:rsid w:val="007D0E82"/>
    <w:rsid w:val="007D1B93"/>
    <w:rsid w:val="007D20CA"/>
    <w:rsid w:val="007D2359"/>
    <w:rsid w:val="007D2783"/>
    <w:rsid w:val="007D2DE0"/>
    <w:rsid w:val="007D3D58"/>
    <w:rsid w:val="007D4304"/>
    <w:rsid w:val="007D4B40"/>
    <w:rsid w:val="007D52B4"/>
    <w:rsid w:val="007D5603"/>
    <w:rsid w:val="007D59BE"/>
    <w:rsid w:val="007D6079"/>
    <w:rsid w:val="007D62C8"/>
    <w:rsid w:val="007D6659"/>
    <w:rsid w:val="007D76FE"/>
    <w:rsid w:val="007D780B"/>
    <w:rsid w:val="007D79A0"/>
    <w:rsid w:val="007D7C53"/>
    <w:rsid w:val="007E14BD"/>
    <w:rsid w:val="007E15A8"/>
    <w:rsid w:val="007E16ED"/>
    <w:rsid w:val="007E193E"/>
    <w:rsid w:val="007E2022"/>
    <w:rsid w:val="007E3FEA"/>
    <w:rsid w:val="007E4241"/>
    <w:rsid w:val="007E44FE"/>
    <w:rsid w:val="007E4A3A"/>
    <w:rsid w:val="007E4EB5"/>
    <w:rsid w:val="007E5680"/>
    <w:rsid w:val="007E5A36"/>
    <w:rsid w:val="007E640F"/>
    <w:rsid w:val="007E67C5"/>
    <w:rsid w:val="007E6B34"/>
    <w:rsid w:val="007E739C"/>
    <w:rsid w:val="007F067D"/>
    <w:rsid w:val="007F0DE0"/>
    <w:rsid w:val="007F17DE"/>
    <w:rsid w:val="007F1841"/>
    <w:rsid w:val="007F1EB2"/>
    <w:rsid w:val="007F233E"/>
    <w:rsid w:val="007F2434"/>
    <w:rsid w:val="007F24B7"/>
    <w:rsid w:val="007F3580"/>
    <w:rsid w:val="007F38C8"/>
    <w:rsid w:val="007F5A36"/>
    <w:rsid w:val="007F5CBC"/>
    <w:rsid w:val="007F60B5"/>
    <w:rsid w:val="007F65A6"/>
    <w:rsid w:val="007F72D9"/>
    <w:rsid w:val="007F72EB"/>
    <w:rsid w:val="007F7902"/>
    <w:rsid w:val="007F7CA1"/>
    <w:rsid w:val="00800D19"/>
    <w:rsid w:val="00800EF0"/>
    <w:rsid w:val="0080130D"/>
    <w:rsid w:val="00801583"/>
    <w:rsid w:val="00802486"/>
    <w:rsid w:val="0080286F"/>
    <w:rsid w:val="008031CE"/>
    <w:rsid w:val="008045AE"/>
    <w:rsid w:val="008051F2"/>
    <w:rsid w:val="008055AB"/>
    <w:rsid w:val="008061A5"/>
    <w:rsid w:val="0080673D"/>
    <w:rsid w:val="008073EA"/>
    <w:rsid w:val="008076F4"/>
    <w:rsid w:val="0080773F"/>
    <w:rsid w:val="0080787D"/>
    <w:rsid w:val="008103CA"/>
    <w:rsid w:val="0081184C"/>
    <w:rsid w:val="00811B2A"/>
    <w:rsid w:val="00812321"/>
    <w:rsid w:val="00812D28"/>
    <w:rsid w:val="00812F87"/>
    <w:rsid w:val="00814503"/>
    <w:rsid w:val="00815962"/>
    <w:rsid w:val="008161A7"/>
    <w:rsid w:val="00816303"/>
    <w:rsid w:val="00816469"/>
    <w:rsid w:val="00816564"/>
    <w:rsid w:val="00817A14"/>
    <w:rsid w:val="0082046C"/>
    <w:rsid w:val="00820548"/>
    <w:rsid w:val="00820644"/>
    <w:rsid w:val="00820A0E"/>
    <w:rsid w:val="00820C0E"/>
    <w:rsid w:val="00821D15"/>
    <w:rsid w:val="00822305"/>
    <w:rsid w:val="00823F16"/>
    <w:rsid w:val="00824BCB"/>
    <w:rsid w:val="00825427"/>
    <w:rsid w:val="008261F1"/>
    <w:rsid w:val="0082624F"/>
    <w:rsid w:val="00826A33"/>
    <w:rsid w:val="00826C9F"/>
    <w:rsid w:val="00826DDD"/>
    <w:rsid w:val="00827B4E"/>
    <w:rsid w:val="00827F2F"/>
    <w:rsid w:val="00830076"/>
    <w:rsid w:val="008303E4"/>
    <w:rsid w:val="008307F4"/>
    <w:rsid w:val="00830917"/>
    <w:rsid w:val="00830CA2"/>
    <w:rsid w:val="00832550"/>
    <w:rsid w:val="008329F3"/>
    <w:rsid w:val="00833D7A"/>
    <w:rsid w:val="00834004"/>
    <w:rsid w:val="00834081"/>
    <w:rsid w:val="00834300"/>
    <w:rsid w:val="00834954"/>
    <w:rsid w:val="00835033"/>
    <w:rsid w:val="00836A32"/>
    <w:rsid w:val="00836B58"/>
    <w:rsid w:val="00837BF7"/>
    <w:rsid w:val="0084082E"/>
    <w:rsid w:val="0084123D"/>
    <w:rsid w:val="00841705"/>
    <w:rsid w:val="00842147"/>
    <w:rsid w:val="008422FA"/>
    <w:rsid w:val="008428B7"/>
    <w:rsid w:val="008434A8"/>
    <w:rsid w:val="00843726"/>
    <w:rsid w:val="00843E32"/>
    <w:rsid w:val="008442B9"/>
    <w:rsid w:val="00847A9F"/>
    <w:rsid w:val="00847E19"/>
    <w:rsid w:val="00847EF8"/>
    <w:rsid w:val="0084A20D"/>
    <w:rsid w:val="0085010E"/>
    <w:rsid w:val="008502CA"/>
    <w:rsid w:val="008508DA"/>
    <w:rsid w:val="008510B6"/>
    <w:rsid w:val="00851FD4"/>
    <w:rsid w:val="00853E73"/>
    <w:rsid w:val="00853E98"/>
    <w:rsid w:val="0085402F"/>
    <w:rsid w:val="00854171"/>
    <w:rsid w:val="00854411"/>
    <w:rsid w:val="00854CD8"/>
    <w:rsid w:val="00854FEE"/>
    <w:rsid w:val="0085507F"/>
    <w:rsid w:val="00855538"/>
    <w:rsid w:val="00855B8D"/>
    <w:rsid w:val="00855CCF"/>
    <w:rsid w:val="0085638A"/>
    <w:rsid w:val="00856553"/>
    <w:rsid w:val="00856591"/>
    <w:rsid w:val="0085666C"/>
    <w:rsid w:val="00856997"/>
    <w:rsid w:val="00856FF1"/>
    <w:rsid w:val="00857191"/>
    <w:rsid w:val="00857B3E"/>
    <w:rsid w:val="008610C6"/>
    <w:rsid w:val="0086141E"/>
    <w:rsid w:val="008617AE"/>
    <w:rsid w:val="008617B7"/>
    <w:rsid w:val="00861828"/>
    <w:rsid w:val="008626CC"/>
    <w:rsid w:val="00862A20"/>
    <w:rsid w:val="00862A5B"/>
    <w:rsid w:val="00862A62"/>
    <w:rsid w:val="0086335B"/>
    <w:rsid w:val="00863A90"/>
    <w:rsid w:val="00863E7D"/>
    <w:rsid w:val="00864336"/>
    <w:rsid w:val="0086722F"/>
    <w:rsid w:val="00870516"/>
    <w:rsid w:val="00870867"/>
    <w:rsid w:val="008712FD"/>
    <w:rsid w:val="008713FA"/>
    <w:rsid w:val="00871DAA"/>
    <w:rsid w:val="00872A09"/>
    <w:rsid w:val="008735AD"/>
    <w:rsid w:val="008743BA"/>
    <w:rsid w:val="00874951"/>
    <w:rsid w:val="008751CD"/>
    <w:rsid w:val="0087576B"/>
    <w:rsid w:val="00875D1B"/>
    <w:rsid w:val="0087630C"/>
    <w:rsid w:val="00876578"/>
    <w:rsid w:val="00876B54"/>
    <w:rsid w:val="00876DCD"/>
    <w:rsid w:val="00876DF7"/>
    <w:rsid w:val="0087709F"/>
    <w:rsid w:val="008774D1"/>
    <w:rsid w:val="008779B0"/>
    <w:rsid w:val="00877BA7"/>
    <w:rsid w:val="00881025"/>
    <w:rsid w:val="0088146E"/>
    <w:rsid w:val="00881741"/>
    <w:rsid w:val="008817DD"/>
    <w:rsid w:val="008819EB"/>
    <w:rsid w:val="00881AEE"/>
    <w:rsid w:val="00881CEC"/>
    <w:rsid w:val="00882AC2"/>
    <w:rsid w:val="00883501"/>
    <w:rsid w:val="0088404A"/>
    <w:rsid w:val="00884496"/>
    <w:rsid w:val="00884AE0"/>
    <w:rsid w:val="00884CA2"/>
    <w:rsid w:val="00884D5F"/>
    <w:rsid w:val="008853B2"/>
    <w:rsid w:val="00885B91"/>
    <w:rsid w:val="0088671B"/>
    <w:rsid w:val="00887687"/>
    <w:rsid w:val="00887831"/>
    <w:rsid w:val="008879C7"/>
    <w:rsid w:val="00887AE2"/>
    <w:rsid w:val="00887E51"/>
    <w:rsid w:val="00890621"/>
    <w:rsid w:val="008915E0"/>
    <w:rsid w:val="008920E4"/>
    <w:rsid w:val="008928ED"/>
    <w:rsid w:val="008934B3"/>
    <w:rsid w:val="008955AA"/>
    <w:rsid w:val="00895618"/>
    <w:rsid w:val="00895C48"/>
    <w:rsid w:val="00896D62"/>
    <w:rsid w:val="00896E58"/>
    <w:rsid w:val="00897BDE"/>
    <w:rsid w:val="00897DB9"/>
    <w:rsid w:val="008A0DE2"/>
    <w:rsid w:val="008A0F1B"/>
    <w:rsid w:val="008A17D9"/>
    <w:rsid w:val="008A191B"/>
    <w:rsid w:val="008A3D1D"/>
    <w:rsid w:val="008A4BF7"/>
    <w:rsid w:val="008A5E04"/>
    <w:rsid w:val="008A6171"/>
    <w:rsid w:val="008A6BB8"/>
    <w:rsid w:val="008B0277"/>
    <w:rsid w:val="008B0800"/>
    <w:rsid w:val="008B1A30"/>
    <w:rsid w:val="008B1CEE"/>
    <w:rsid w:val="008B1DEB"/>
    <w:rsid w:val="008B2833"/>
    <w:rsid w:val="008B2B92"/>
    <w:rsid w:val="008B2C4C"/>
    <w:rsid w:val="008B321F"/>
    <w:rsid w:val="008B32F0"/>
    <w:rsid w:val="008B352C"/>
    <w:rsid w:val="008B35A8"/>
    <w:rsid w:val="008B3F35"/>
    <w:rsid w:val="008B45BE"/>
    <w:rsid w:val="008B49A8"/>
    <w:rsid w:val="008B5230"/>
    <w:rsid w:val="008B5A6F"/>
    <w:rsid w:val="008B6706"/>
    <w:rsid w:val="008B71B3"/>
    <w:rsid w:val="008B7D87"/>
    <w:rsid w:val="008B7EF5"/>
    <w:rsid w:val="008C0473"/>
    <w:rsid w:val="008C0EF8"/>
    <w:rsid w:val="008C1016"/>
    <w:rsid w:val="008C1CCD"/>
    <w:rsid w:val="008C2290"/>
    <w:rsid w:val="008C24D9"/>
    <w:rsid w:val="008C2591"/>
    <w:rsid w:val="008C2EDA"/>
    <w:rsid w:val="008C351B"/>
    <w:rsid w:val="008C3955"/>
    <w:rsid w:val="008C3C64"/>
    <w:rsid w:val="008C3D8D"/>
    <w:rsid w:val="008C4234"/>
    <w:rsid w:val="008C460F"/>
    <w:rsid w:val="008C49E5"/>
    <w:rsid w:val="008C5379"/>
    <w:rsid w:val="008C584D"/>
    <w:rsid w:val="008C5B65"/>
    <w:rsid w:val="008C67F9"/>
    <w:rsid w:val="008C6FAF"/>
    <w:rsid w:val="008C7134"/>
    <w:rsid w:val="008C7689"/>
    <w:rsid w:val="008C7962"/>
    <w:rsid w:val="008C7C53"/>
    <w:rsid w:val="008C7E38"/>
    <w:rsid w:val="008D02DD"/>
    <w:rsid w:val="008D099C"/>
    <w:rsid w:val="008D0EFE"/>
    <w:rsid w:val="008D144B"/>
    <w:rsid w:val="008D1E3F"/>
    <w:rsid w:val="008D2D3E"/>
    <w:rsid w:val="008D2DC4"/>
    <w:rsid w:val="008D2ED2"/>
    <w:rsid w:val="008D3083"/>
    <w:rsid w:val="008D34A7"/>
    <w:rsid w:val="008D3730"/>
    <w:rsid w:val="008D3F26"/>
    <w:rsid w:val="008D42A8"/>
    <w:rsid w:val="008D4F99"/>
    <w:rsid w:val="008D50B1"/>
    <w:rsid w:val="008D51EF"/>
    <w:rsid w:val="008D55F3"/>
    <w:rsid w:val="008D55FF"/>
    <w:rsid w:val="008D5610"/>
    <w:rsid w:val="008D5B93"/>
    <w:rsid w:val="008D5CD0"/>
    <w:rsid w:val="008D6F1F"/>
    <w:rsid w:val="008D7E12"/>
    <w:rsid w:val="008D7E20"/>
    <w:rsid w:val="008E0256"/>
    <w:rsid w:val="008E1346"/>
    <w:rsid w:val="008E18A2"/>
    <w:rsid w:val="008E1AF0"/>
    <w:rsid w:val="008E1F3F"/>
    <w:rsid w:val="008E2095"/>
    <w:rsid w:val="008E3457"/>
    <w:rsid w:val="008E374C"/>
    <w:rsid w:val="008E3883"/>
    <w:rsid w:val="008E398B"/>
    <w:rsid w:val="008E4768"/>
    <w:rsid w:val="008E4A23"/>
    <w:rsid w:val="008E4B6C"/>
    <w:rsid w:val="008E4BB9"/>
    <w:rsid w:val="008E662B"/>
    <w:rsid w:val="008E68B8"/>
    <w:rsid w:val="008E744A"/>
    <w:rsid w:val="008E74DD"/>
    <w:rsid w:val="008E76C6"/>
    <w:rsid w:val="008F07A3"/>
    <w:rsid w:val="008F109F"/>
    <w:rsid w:val="008F10A2"/>
    <w:rsid w:val="008F15F5"/>
    <w:rsid w:val="008F1757"/>
    <w:rsid w:val="008F1928"/>
    <w:rsid w:val="008F3270"/>
    <w:rsid w:val="008F360D"/>
    <w:rsid w:val="008F5EA5"/>
    <w:rsid w:val="008F7380"/>
    <w:rsid w:val="008F7AC4"/>
    <w:rsid w:val="008F7DAC"/>
    <w:rsid w:val="008F7F39"/>
    <w:rsid w:val="009017DE"/>
    <w:rsid w:val="00901998"/>
    <w:rsid w:val="009023CA"/>
    <w:rsid w:val="00902EC7"/>
    <w:rsid w:val="009031FD"/>
    <w:rsid w:val="009033EF"/>
    <w:rsid w:val="00903B10"/>
    <w:rsid w:val="00903EC0"/>
    <w:rsid w:val="0090438E"/>
    <w:rsid w:val="009048C9"/>
    <w:rsid w:val="00904E48"/>
    <w:rsid w:val="0090519A"/>
    <w:rsid w:val="00905648"/>
    <w:rsid w:val="009062BC"/>
    <w:rsid w:val="009065C3"/>
    <w:rsid w:val="009068B1"/>
    <w:rsid w:val="00906B7C"/>
    <w:rsid w:val="00907605"/>
    <w:rsid w:val="00907FEE"/>
    <w:rsid w:val="00910050"/>
    <w:rsid w:val="00910971"/>
    <w:rsid w:val="00910B29"/>
    <w:rsid w:val="00910F10"/>
    <w:rsid w:val="00911793"/>
    <w:rsid w:val="00911C29"/>
    <w:rsid w:val="00911F6B"/>
    <w:rsid w:val="009129D4"/>
    <w:rsid w:val="00912E71"/>
    <w:rsid w:val="00914264"/>
    <w:rsid w:val="00916003"/>
    <w:rsid w:val="009160BC"/>
    <w:rsid w:val="009168F7"/>
    <w:rsid w:val="00917779"/>
    <w:rsid w:val="009178AD"/>
    <w:rsid w:val="00917FDD"/>
    <w:rsid w:val="009204B5"/>
    <w:rsid w:val="0092206D"/>
    <w:rsid w:val="009220F4"/>
    <w:rsid w:val="009227F5"/>
    <w:rsid w:val="00922B98"/>
    <w:rsid w:val="00924D3F"/>
    <w:rsid w:val="0092560D"/>
    <w:rsid w:val="00925643"/>
    <w:rsid w:val="00925AD0"/>
    <w:rsid w:val="00926A06"/>
    <w:rsid w:val="00927A63"/>
    <w:rsid w:val="00930F28"/>
    <w:rsid w:val="00931161"/>
    <w:rsid w:val="00931B4A"/>
    <w:rsid w:val="00931F05"/>
    <w:rsid w:val="00933866"/>
    <w:rsid w:val="0093406E"/>
    <w:rsid w:val="00934F84"/>
    <w:rsid w:val="0093609B"/>
    <w:rsid w:val="009366A2"/>
    <w:rsid w:val="00936E43"/>
    <w:rsid w:val="0093729B"/>
    <w:rsid w:val="0093774C"/>
    <w:rsid w:val="00937B7A"/>
    <w:rsid w:val="00937EBC"/>
    <w:rsid w:val="00940983"/>
    <w:rsid w:val="00942067"/>
    <w:rsid w:val="009420AA"/>
    <w:rsid w:val="00942976"/>
    <w:rsid w:val="00944105"/>
    <w:rsid w:val="009445CA"/>
    <w:rsid w:val="00944C73"/>
    <w:rsid w:val="009451CD"/>
    <w:rsid w:val="00945628"/>
    <w:rsid w:val="0094576C"/>
    <w:rsid w:val="00945E98"/>
    <w:rsid w:val="00946164"/>
    <w:rsid w:val="009464CF"/>
    <w:rsid w:val="00946802"/>
    <w:rsid w:val="00950A40"/>
    <w:rsid w:val="00950C4B"/>
    <w:rsid w:val="00952208"/>
    <w:rsid w:val="00952762"/>
    <w:rsid w:val="00953D53"/>
    <w:rsid w:val="0095433B"/>
    <w:rsid w:val="00955C5F"/>
    <w:rsid w:val="00956166"/>
    <w:rsid w:val="009569BF"/>
    <w:rsid w:val="00956B5D"/>
    <w:rsid w:val="00957975"/>
    <w:rsid w:val="00957AB2"/>
    <w:rsid w:val="00957DED"/>
    <w:rsid w:val="00962009"/>
    <w:rsid w:val="00962DF5"/>
    <w:rsid w:val="0096375D"/>
    <w:rsid w:val="00963A3C"/>
    <w:rsid w:val="00963A68"/>
    <w:rsid w:val="00965551"/>
    <w:rsid w:val="0096635A"/>
    <w:rsid w:val="00966B5C"/>
    <w:rsid w:val="00970984"/>
    <w:rsid w:val="00971A4B"/>
    <w:rsid w:val="0097229C"/>
    <w:rsid w:val="0097282C"/>
    <w:rsid w:val="009731FC"/>
    <w:rsid w:val="00973472"/>
    <w:rsid w:val="0097432E"/>
    <w:rsid w:val="00976181"/>
    <w:rsid w:val="00977A90"/>
    <w:rsid w:val="00977F17"/>
    <w:rsid w:val="00977F34"/>
    <w:rsid w:val="009803DA"/>
    <w:rsid w:val="0098079D"/>
    <w:rsid w:val="00981572"/>
    <w:rsid w:val="009829E5"/>
    <w:rsid w:val="0098302A"/>
    <w:rsid w:val="00983EAA"/>
    <w:rsid w:val="00984A68"/>
    <w:rsid w:val="00984E0F"/>
    <w:rsid w:val="00985961"/>
    <w:rsid w:val="0098704C"/>
    <w:rsid w:val="0098737D"/>
    <w:rsid w:val="00987A27"/>
    <w:rsid w:val="00990309"/>
    <w:rsid w:val="009910E9"/>
    <w:rsid w:val="0099219E"/>
    <w:rsid w:val="00992C64"/>
    <w:rsid w:val="00993623"/>
    <w:rsid w:val="00993AE7"/>
    <w:rsid w:val="00994621"/>
    <w:rsid w:val="00994979"/>
    <w:rsid w:val="00994EDB"/>
    <w:rsid w:val="00996411"/>
    <w:rsid w:val="00996DFC"/>
    <w:rsid w:val="00997B3B"/>
    <w:rsid w:val="00997B9F"/>
    <w:rsid w:val="009A0422"/>
    <w:rsid w:val="009A0695"/>
    <w:rsid w:val="009A0B36"/>
    <w:rsid w:val="009A1038"/>
    <w:rsid w:val="009A14CC"/>
    <w:rsid w:val="009A1775"/>
    <w:rsid w:val="009A3323"/>
    <w:rsid w:val="009A3B2F"/>
    <w:rsid w:val="009A44D4"/>
    <w:rsid w:val="009A5954"/>
    <w:rsid w:val="009A5C2D"/>
    <w:rsid w:val="009A72BC"/>
    <w:rsid w:val="009A775B"/>
    <w:rsid w:val="009B0C67"/>
    <w:rsid w:val="009B0EBE"/>
    <w:rsid w:val="009B17FA"/>
    <w:rsid w:val="009B1BC4"/>
    <w:rsid w:val="009B1E9B"/>
    <w:rsid w:val="009B2025"/>
    <w:rsid w:val="009B39C7"/>
    <w:rsid w:val="009B3F93"/>
    <w:rsid w:val="009B422F"/>
    <w:rsid w:val="009B473A"/>
    <w:rsid w:val="009B4C8D"/>
    <w:rsid w:val="009B6086"/>
    <w:rsid w:val="009B695E"/>
    <w:rsid w:val="009B75CF"/>
    <w:rsid w:val="009C053E"/>
    <w:rsid w:val="009C1493"/>
    <w:rsid w:val="009C2592"/>
    <w:rsid w:val="009C32F3"/>
    <w:rsid w:val="009C38E1"/>
    <w:rsid w:val="009C3F33"/>
    <w:rsid w:val="009C4D92"/>
    <w:rsid w:val="009C4DEB"/>
    <w:rsid w:val="009C5D50"/>
    <w:rsid w:val="009C6585"/>
    <w:rsid w:val="009C7A83"/>
    <w:rsid w:val="009D05EB"/>
    <w:rsid w:val="009D0A87"/>
    <w:rsid w:val="009D0CD3"/>
    <w:rsid w:val="009D0DDB"/>
    <w:rsid w:val="009D17EE"/>
    <w:rsid w:val="009D18BD"/>
    <w:rsid w:val="009D255E"/>
    <w:rsid w:val="009D27EE"/>
    <w:rsid w:val="009D2C6A"/>
    <w:rsid w:val="009D3110"/>
    <w:rsid w:val="009D45F0"/>
    <w:rsid w:val="009D46E4"/>
    <w:rsid w:val="009D47B5"/>
    <w:rsid w:val="009D4F01"/>
    <w:rsid w:val="009D522D"/>
    <w:rsid w:val="009D5639"/>
    <w:rsid w:val="009D6523"/>
    <w:rsid w:val="009D6546"/>
    <w:rsid w:val="009D6A6E"/>
    <w:rsid w:val="009D6D2B"/>
    <w:rsid w:val="009D7942"/>
    <w:rsid w:val="009D7D15"/>
    <w:rsid w:val="009E0381"/>
    <w:rsid w:val="009E045F"/>
    <w:rsid w:val="009E0D6D"/>
    <w:rsid w:val="009E0DFE"/>
    <w:rsid w:val="009E1D46"/>
    <w:rsid w:val="009E2033"/>
    <w:rsid w:val="009E2419"/>
    <w:rsid w:val="009E25F5"/>
    <w:rsid w:val="009E2800"/>
    <w:rsid w:val="009E2A27"/>
    <w:rsid w:val="009E317C"/>
    <w:rsid w:val="009E3F8C"/>
    <w:rsid w:val="009E45F3"/>
    <w:rsid w:val="009E4CD0"/>
    <w:rsid w:val="009E5C7E"/>
    <w:rsid w:val="009E6021"/>
    <w:rsid w:val="009E6147"/>
    <w:rsid w:val="009E6930"/>
    <w:rsid w:val="009F035E"/>
    <w:rsid w:val="009F0C3D"/>
    <w:rsid w:val="009F0ECC"/>
    <w:rsid w:val="009F14D3"/>
    <w:rsid w:val="009F1A1C"/>
    <w:rsid w:val="009F2089"/>
    <w:rsid w:val="009F2851"/>
    <w:rsid w:val="009F2B8C"/>
    <w:rsid w:val="009F2C07"/>
    <w:rsid w:val="009F425A"/>
    <w:rsid w:val="009F5B5B"/>
    <w:rsid w:val="009F6074"/>
    <w:rsid w:val="009F6271"/>
    <w:rsid w:val="009F7046"/>
    <w:rsid w:val="009F7095"/>
    <w:rsid w:val="00A014C0"/>
    <w:rsid w:val="00A0164A"/>
    <w:rsid w:val="00A0195C"/>
    <w:rsid w:val="00A02010"/>
    <w:rsid w:val="00A02202"/>
    <w:rsid w:val="00A03307"/>
    <w:rsid w:val="00A034DE"/>
    <w:rsid w:val="00A03967"/>
    <w:rsid w:val="00A044EC"/>
    <w:rsid w:val="00A04E59"/>
    <w:rsid w:val="00A05E96"/>
    <w:rsid w:val="00A06A35"/>
    <w:rsid w:val="00A06BFC"/>
    <w:rsid w:val="00A07362"/>
    <w:rsid w:val="00A0777A"/>
    <w:rsid w:val="00A079F1"/>
    <w:rsid w:val="00A100AD"/>
    <w:rsid w:val="00A1041F"/>
    <w:rsid w:val="00A108E0"/>
    <w:rsid w:val="00A10D2B"/>
    <w:rsid w:val="00A1115E"/>
    <w:rsid w:val="00A112C5"/>
    <w:rsid w:val="00A13155"/>
    <w:rsid w:val="00A139C0"/>
    <w:rsid w:val="00A13AB4"/>
    <w:rsid w:val="00A13DA1"/>
    <w:rsid w:val="00A14561"/>
    <w:rsid w:val="00A15548"/>
    <w:rsid w:val="00A15559"/>
    <w:rsid w:val="00A15964"/>
    <w:rsid w:val="00A15B90"/>
    <w:rsid w:val="00A16822"/>
    <w:rsid w:val="00A17200"/>
    <w:rsid w:val="00A1745A"/>
    <w:rsid w:val="00A20434"/>
    <w:rsid w:val="00A21F8C"/>
    <w:rsid w:val="00A2265D"/>
    <w:rsid w:val="00A237D5"/>
    <w:rsid w:val="00A240AA"/>
    <w:rsid w:val="00A24411"/>
    <w:rsid w:val="00A24667"/>
    <w:rsid w:val="00A2496D"/>
    <w:rsid w:val="00A24E4A"/>
    <w:rsid w:val="00A24F8B"/>
    <w:rsid w:val="00A26821"/>
    <w:rsid w:val="00A27B7E"/>
    <w:rsid w:val="00A27F01"/>
    <w:rsid w:val="00A3044C"/>
    <w:rsid w:val="00A30692"/>
    <w:rsid w:val="00A31038"/>
    <w:rsid w:val="00A31EC7"/>
    <w:rsid w:val="00A321E1"/>
    <w:rsid w:val="00A32CF2"/>
    <w:rsid w:val="00A335B2"/>
    <w:rsid w:val="00A339A8"/>
    <w:rsid w:val="00A34378"/>
    <w:rsid w:val="00A3571C"/>
    <w:rsid w:val="00A35C1D"/>
    <w:rsid w:val="00A35E3A"/>
    <w:rsid w:val="00A3682E"/>
    <w:rsid w:val="00A36882"/>
    <w:rsid w:val="00A36FC1"/>
    <w:rsid w:val="00A37890"/>
    <w:rsid w:val="00A37E06"/>
    <w:rsid w:val="00A40093"/>
    <w:rsid w:val="00A408E1"/>
    <w:rsid w:val="00A40F46"/>
    <w:rsid w:val="00A4169E"/>
    <w:rsid w:val="00A41758"/>
    <w:rsid w:val="00A4274B"/>
    <w:rsid w:val="00A42C37"/>
    <w:rsid w:val="00A42DFF"/>
    <w:rsid w:val="00A437B5"/>
    <w:rsid w:val="00A43AD9"/>
    <w:rsid w:val="00A43DDA"/>
    <w:rsid w:val="00A44144"/>
    <w:rsid w:val="00A44537"/>
    <w:rsid w:val="00A4478E"/>
    <w:rsid w:val="00A44BA0"/>
    <w:rsid w:val="00A44C6D"/>
    <w:rsid w:val="00A44EAE"/>
    <w:rsid w:val="00A45141"/>
    <w:rsid w:val="00A45DAC"/>
    <w:rsid w:val="00A47B42"/>
    <w:rsid w:val="00A47C33"/>
    <w:rsid w:val="00A47FD8"/>
    <w:rsid w:val="00A50951"/>
    <w:rsid w:val="00A5119E"/>
    <w:rsid w:val="00A51364"/>
    <w:rsid w:val="00A5163F"/>
    <w:rsid w:val="00A5200C"/>
    <w:rsid w:val="00A53FC5"/>
    <w:rsid w:val="00A548EF"/>
    <w:rsid w:val="00A55494"/>
    <w:rsid w:val="00A5567C"/>
    <w:rsid w:val="00A56BCE"/>
    <w:rsid w:val="00A570ED"/>
    <w:rsid w:val="00A57122"/>
    <w:rsid w:val="00A57364"/>
    <w:rsid w:val="00A57D78"/>
    <w:rsid w:val="00A57F85"/>
    <w:rsid w:val="00A602B6"/>
    <w:rsid w:val="00A60E05"/>
    <w:rsid w:val="00A6162D"/>
    <w:rsid w:val="00A61CE1"/>
    <w:rsid w:val="00A62507"/>
    <w:rsid w:val="00A62754"/>
    <w:rsid w:val="00A63CF2"/>
    <w:rsid w:val="00A64D9B"/>
    <w:rsid w:val="00A64F38"/>
    <w:rsid w:val="00A65A0F"/>
    <w:rsid w:val="00A66139"/>
    <w:rsid w:val="00A67135"/>
    <w:rsid w:val="00A67665"/>
    <w:rsid w:val="00A7066F"/>
    <w:rsid w:val="00A70CB8"/>
    <w:rsid w:val="00A71178"/>
    <w:rsid w:val="00A72137"/>
    <w:rsid w:val="00A72234"/>
    <w:rsid w:val="00A7299F"/>
    <w:rsid w:val="00A72BE1"/>
    <w:rsid w:val="00A736BD"/>
    <w:rsid w:val="00A739A2"/>
    <w:rsid w:val="00A73E75"/>
    <w:rsid w:val="00A73F87"/>
    <w:rsid w:val="00A76828"/>
    <w:rsid w:val="00A77917"/>
    <w:rsid w:val="00A779B3"/>
    <w:rsid w:val="00A80018"/>
    <w:rsid w:val="00A80F36"/>
    <w:rsid w:val="00A81131"/>
    <w:rsid w:val="00A82A74"/>
    <w:rsid w:val="00A82CC0"/>
    <w:rsid w:val="00A83426"/>
    <w:rsid w:val="00A83457"/>
    <w:rsid w:val="00A843B1"/>
    <w:rsid w:val="00A844B2"/>
    <w:rsid w:val="00A845A9"/>
    <w:rsid w:val="00A84767"/>
    <w:rsid w:val="00A84D35"/>
    <w:rsid w:val="00A84E71"/>
    <w:rsid w:val="00A84EE3"/>
    <w:rsid w:val="00A859A7"/>
    <w:rsid w:val="00A85FC0"/>
    <w:rsid w:val="00A860EB"/>
    <w:rsid w:val="00A86293"/>
    <w:rsid w:val="00A862B2"/>
    <w:rsid w:val="00A86387"/>
    <w:rsid w:val="00A86EC6"/>
    <w:rsid w:val="00A87965"/>
    <w:rsid w:val="00A87DFC"/>
    <w:rsid w:val="00A9195E"/>
    <w:rsid w:val="00A91CED"/>
    <w:rsid w:val="00A91F5E"/>
    <w:rsid w:val="00A92970"/>
    <w:rsid w:val="00A93599"/>
    <w:rsid w:val="00A93EA7"/>
    <w:rsid w:val="00A93EE7"/>
    <w:rsid w:val="00A945A5"/>
    <w:rsid w:val="00A94DF6"/>
    <w:rsid w:val="00A953D0"/>
    <w:rsid w:val="00A95BFF"/>
    <w:rsid w:val="00A95D0F"/>
    <w:rsid w:val="00A95D20"/>
    <w:rsid w:val="00A96B18"/>
    <w:rsid w:val="00A96C81"/>
    <w:rsid w:val="00A96EE1"/>
    <w:rsid w:val="00AA0A81"/>
    <w:rsid w:val="00AA2645"/>
    <w:rsid w:val="00AA2E23"/>
    <w:rsid w:val="00AA2EA3"/>
    <w:rsid w:val="00AA2EA9"/>
    <w:rsid w:val="00AA309C"/>
    <w:rsid w:val="00AA3268"/>
    <w:rsid w:val="00AA4D66"/>
    <w:rsid w:val="00AA501D"/>
    <w:rsid w:val="00AA557D"/>
    <w:rsid w:val="00AA5668"/>
    <w:rsid w:val="00AA6C18"/>
    <w:rsid w:val="00AA7589"/>
    <w:rsid w:val="00AA7AA5"/>
    <w:rsid w:val="00AA7AC9"/>
    <w:rsid w:val="00AB0D7D"/>
    <w:rsid w:val="00AB1800"/>
    <w:rsid w:val="00AB1C52"/>
    <w:rsid w:val="00AB1D38"/>
    <w:rsid w:val="00AB2210"/>
    <w:rsid w:val="00AB3A6D"/>
    <w:rsid w:val="00AB3A9A"/>
    <w:rsid w:val="00AB3E13"/>
    <w:rsid w:val="00AB3E5B"/>
    <w:rsid w:val="00AB3F47"/>
    <w:rsid w:val="00AB3FFE"/>
    <w:rsid w:val="00AB4784"/>
    <w:rsid w:val="00AB4C05"/>
    <w:rsid w:val="00AB4DC8"/>
    <w:rsid w:val="00AB562B"/>
    <w:rsid w:val="00AB5DAE"/>
    <w:rsid w:val="00AB5EC5"/>
    <w:rsid w:val="00AB6055"/>
    <w:rsid w:val="00AB6B79"/>
    <w:rsid w:val="00AB6F20"/>
    <w:rsid w:val="00AB7A0F"/>
    <w:rsid w:val="00AC02E5"/>
    <w:rsid w:val="00AC0FC4"/>
    <w:rsid w:val="00AC1F0C"/>
    <w:rsid w:val="00AC28C1"/>
    <w:rsid w:val="00AC2C68"/>
    <w:rsid w:val="00AC34FA"/>
    <w:rsid w:val="00AC3C74"/>
    <w:rsid w:val="00AC3E72"/>
    <w:rsid w:val="00AC43BA"/>
    <w:rsid w:val="00AC4B62"/>
    <w:rsid w:val="00AC4C81"/>
    <w:rsid w:val="00AC4CFC"/>
    <w:rsid w:val="00AC520D"/>
    <w:rsid w:val="00AC53BD"/>
    <w:rsid w:val="00AC6D17"/>
    <w:rsid w:val="00AC7BAE"/>
    <w:rsid w:val="00AD1A39"/>
    <w:rsid w:val="00AD1DD3"/>
    <w:rsid w:val="00AD3104"/>
    <w:rsid w:val="00AD4A86"/>
    <w:rsid w:val="00AD5B6E"/>
    <w:rsid w:val="00AD634B"/>
    <w:rsid w:val="00AD6406"/>
    <w:rsid w:val="00AD73EA"/>
    <w:rsid w:val="00AD7474"/>
    <w:rsid w:val="00AE0528"/>
    <w:rsid w:val="00AE05D0"/>
    <w:rsid w:val="00AE0910"/>
    <w:rsid w:val="00AE11B5"/>
    <w:rsid w:val="00AE13E3"/>
    <w:rsid w:val="00AE1590"/>
    <w:rsid w:val="00AE1768"/>
    <w:rsid w:val="00AE1A11"/>
    <w:rsid w:val="00AE2266"/>
    <w:rsid w:val="00AE2EE1"/>
    <w:rsid w:val="00AE2F76"/>
    <w:rsid w:val="00AE32D8"/>
    <w:rsid w:val="00AE3AFB"/>
    <w:rsid w:val="00AE4689"/>
    <w:rsid w:val="00AE5699"/>
    <w:rsid w:val="00AE569E"/>
    <w:rsid w:val="00AE728A"/>
    <w:rsid w:val="00AE7ED3"/>
    <w:rsid w:val="00AF016B"/>
    <w:rsid w:val="00AF07D0"/>
    <w:rsid w:val="00AF0C1F"/>
    <w:rsid w:val="00AF134E"/>
    <w:rsid w:val="00AF19C5"/>
    <w:rsid w:val="00AF2892"/>
    <w:rsid w:val="00AF28AC"/>
    <w:rsid w:val="00AF2A96"/>
    <w:rsid w:val="00AF58E2"/>
    <w:rsid w:val="00AF5C7F"/>
    <w:rsid w:val="00AF6D96"/>
    <w:rsid w:val="00AF6E56"/>
    <w:rsid w:val="00AF76D4"/>
    <w:rsid w:val="00B004D5"/>
    <w:rsid w:val="00B0061F"/>
    <w:rsid w:val="00B0182E"/>
    <w:rsid w:val="00B01C6F"/>
    <w:rsid w:val="00B01EA1"/>
    <w:rsid w:val="00B020DB"/>
    <w:rsid w:val="00B023FC"/>
    <w:rsid w:val="00B02760"/>
    <w:rsid w:val="00B02801"/>
    <w:rsid w:val="00B02834"/>
    <w:rsid w:val="00B038DE"/>
    <w:rsid w:val="00B03973"/>
    <w:rsid w:val="00B04835"/>
    <w:rsid w:val="00B04949"/>
    <w:rsid w:val="00B04A07"/>
    <w:rsid w:val="00B063A5"/>
    <w:rsid w:val="00B06666"/>
    <w:rsid w:val="00B06AE1"/>
    <w:rsid w:val="00B06E53"/>
    <w:rsid w:val="00B07061"/>
    <w:rsid w:val="00B07671"/>
    <w:rsid w:val="00B0788F"/>
    <w:rsid w:val="00B10273"/>
    <w:rsid w:val="00B10511"/>
    <w:rsid w:val="00B10B66"/>
    <w:rsid w:val="00B111F3"/>
    <w:rsid w:val="00B12566"/>
    <w:rsid w:val="00B133A1"/>
    <w:rsid w:val="00B13B59"/>
    <w:rsid w:val="00B13DC6"/>
    <w:rsid w:val="00B15425"/>
    <w:rsid w:val="00B15803"/>
    <w:rsid w:val="00B16217"/>
    <w:rsid w:val="00B167E3"/>
    <w:rsid w:val="00B1696F"/>
    <w:rsid w:val="00B16E90"/>
    <w:rsid w:val="00B17374"/>
    <w:rsid w:val="00B20799"/>
    <w:rsid w:val="00B20A11"/>
    <w:rsid w:val="00B20B6D"/>
    <w:rsid w:val="00B2193D"/>
    <w:rsid w:val="00B21C78"/>
    <w:rsid w:val="00B22BA2"/>
    <w:rsid w:val="00B22E2D"/>
    <w:rsid w:val="00B231BE"/>
    <w:rsid w:val="00B2367B"/>
    <w:rsid w:val="00B241C5"/>
    <w:rsid w:val="00B24854"/>
    <w:rsid w:val="00B2574E"/>
    <w:rsid w:val="00B25A79"/>
    <w:rsid w:val="00B26062"/>
    <w:rsid w:val="00B26A82"/>
    <w:rsid w:val="00B273A9"/>
    <w:rsid w:val="00B27EEE"/>
    <w:rsid w:val="00B27F0F"/>
    <w:rsid w:val="00B3051E"/>
    <w:rsid w:val="00B30995"/>
    <w:rsid w:val="00B3099B"/>
    <w:rsid w:val="00B31676"/>
    <w:rsid w:val="00B3186E"/>
    <w:rsid w:val="00B31A46"/>
    <w:rsid w:val="00B3279B"/>
    <w:rsid w:val="00B32C94"/>
    <w:rsid w:val="00B32F6C"/>
    <w:rsid w:val="00B33254"/>
    <w:rsid w:val="00B332AE"/>
    <w:rsid w:val="00B3387B"/>
    <w:rsid w:val="00B33F8B"/>
    <w:rsid w:val="00B3441B"/>
    <w:rsid w:val="00B34F5A"/>
    <w:rsid w:val="00B357FD"/>
    <w:rsid w:val="00B35ABB"/>
    <w:rsid w:val="00B35CB7"/>
    <w:rsid w:val="00B35EA1"/>
    <w:rsid w:val="00B35FA1"/>
    <w:rsid w:val="00B365F6"/>
    <w:rsid w:val="00B369D2"/>
    <w:rsid w:val="00B36C5B"/>
    <w:rsid w:val="00B36EF9"/>
    <w:rsid w:val="00B371CD"/>
    <w:rsid w:val="00B403EB"/>
    <w:rsid w:val="00B41195"/>
    <w:rsid w:val="00B416CD"/>
    <w:rsid w:val="00B423EC"/>
    <w:rsid w:val="00B42834"/>
    <w:rsid w:val="00B429AE"/>
    <w:rsid w:val="00B42AC3"/>
    <w:rsid w:val="00B42D12"/>
    <w:rsid w:val="00B44B68"/>
    <w:rsid w:val="00B44C02"/>
    <w:rsid w:val="00B4636C"/>
    <w:rsid w:val="00B46979"/>
    <w:rsid w:val="00B46C83"/>
    <w:rsid w:val="00B47579"/>
    <w:rsid w:val="00B51296"/>
    <w:rsid w:val="00B517CE"/>
    <w:rsid w:val="00B5190A"/>
    <w:rsid w:val="00B523CD"/>
    <w:rsid w:val="00B52EFF"/>
    <w:rsid w:val="00B53246"/>
    <w:rsid w:val="00B53AB7"/>
    <w:rsid w:val="00B549BC"/>
    <w:rsid w:val="00B553CF"/>
    <w:rsid w:val="00B564B7"/>
    <w:rsid w:val="00B5763E"/>
    <w:rsid w:val="00B57B30"/>
    <w:rsid w:val="00B57EAD"/>
    <w:rsid w:val="00B60414"/>
    <w:rsid w:val="00B60497"/>
    <w:rsid w:val="00B60614"/>
    <w:rsid w:val="00B61CD7"/>
    <w:rsid w:val="00B625FC"/>
    <w:rsid w:val="00B6335F"/>
    <w:rsid w:val="00B6370E"/>
    <w:rsid w:val="00B63C64"/>
    <w:rsid w:val="00B640B5"/>
    <w:rsid w:val="00B64926"/>
    <w:rsid w:val="00B64DB5"/>
    <w:rsid w:val="00B6616E"/>
    <w:rsid w:val="00B6635F"/>
    <w:rsid w:val="00B677D6"/>
    <w:rsid w:val="00B70078"/>
    <w:rsid w:val="00B70F1E"/>
    <w:rsid w:val="00B71051"/>
    <w:rsid w:val="00B71107"/>
    <w:rsid w:val="00B713C1"/>
    <w:rsid w:val="00B717C8"/>
    <w:rsid w:val="00B725DB"/>
    <w:rsid w:val="00B72AFB"/>
    <w:rsid w:val="00B72F04"/>
    <w:rsid w:val="00B74885"/>
    <w:rsid w:val="00B75025"/>
    <w:rsid w:val="00B75111"/>
    <w:rsid w:val="00B75164"/>
    <w:rsid w:val="00B75D9F"/>
    <w:rsid w:val="00B760E5"/>
    <w:rsid w:val="00B77682"/>
    <w:rsid w:val="00B8022B"/>
    <w:rsid w:val="00B80357"/>
    <w:rsid w:val="00B803EB"/>
    <w:rsid w:val="00B807FF"/>
    <w:rsid w:val="00B80A89"/>
    <w:rsid w:val="00B812ED"/>
    <w:rsid w:val="00B81D6C"/>
    <w:rsid w:val="00B8201C"/>
    <w:rsid w:val="00B824FE"/>
    <w:rsid w:val="00B82CE5"/>
    <w:rsid w:val="00B83327"/>
    <w:rsid w:val="00B83905"/>
    <w:rsid w:val="00B83B51"/>
    <w:rsid w:val="00B844BF"/>
    <w:rsid w:val="00B8481B"/>
    <w:rsid w:val="00B85F29"/>
    <w:rsid w:val="00B9026F"/>
    <w:rsid w:val="00B903FA"/>
    <w:rsid w:val="00B90F90"/>
    <w:rsid w:val="00B919E0"/>
    <w:rsid w:val="00B919EA"/>
    <w:rsid w:val="00B91D38"/>
    <w:rsid w:val="00B928A9"/>
    <w:rsid w:val="00B92C10"/>
    <w:rsid w:val="00B92D9A"/>
    <w:rsid w:val="00B9315A"/>
    <w:rsid w:val="00B93FA8"/>
    <w:rsid w:val="00B94A02"/>
    <w:rsid w:val="00B94F72"/>
    <w:rsid w:val="00B95D7C"/>
    <w:rsid w:val="00B96F9E"/>
    <w:rsid w:val="00B978C0"/>
    <w:rsid w:val="00BA01C3"/>
    <w:rsid w:val="00BA044B"/>
    <w:rsid w:val="00BA0503"/>
    <w:rsid w:val="00BA0C72"/>
    <w:rsid w:val="00BA1EFA"/>
    <w:rsid w:val="00BA21FB"/>
    <w:rsid w:val="00BA3035"/>
    <w:rsid w:val="00BA373D"/>
    <w:rsid w:val="00BA4AA4"/>
    <w:rsid w:val="00BA50E9"/>
    <w:rsid w:val="00BA6377"/>
    <w:rsid w:val="00BA66F1"/>
    <w:rsid w:val="00BA6C0A"/>
    <w:rsid w:val="00BA6E00"/>
    <w:rsid w:val="00BA723D"/>
    <w:rsid w:val="00BB01F4"/>
    <w:rsid w:val="00BB058E"/>
    <w:rsid w:val="00BB085F"/>
    <w:rsid w:val="00BB0CAB"/>
    <w:rsid w:val="00BB1468"/>
    <w:rsid w:val="00BB3BE3"/>
    <w:rsid w:val="00BB3DCA"/>
    <w:rsid w:val="00BB4346"/>
    <w:rsid w:val="00BB5EB3"/>
    <w:rsid w:val="00BB666A"/>
    <w:rsid w:val="00BB6DB4"/>
    <w:rsid w:val="00BB6F7B"/>
    <w:rsid w:val="00BB76FF"/>
    <w:rsid w:val="00BB7B0C"/>
    <w:rsid w:val="00BB7C4B"/>
    <w:rsid w:val="00BC0B48"/>
    <w:rsid w:val="00BC2281"/>
    <w:rsid w:val="00BC25C0"/>
    <w:rsid w:val="00BC2EC8"/>
    <w:rsid w:val="00BC380C"/>
    <w:rsid w:val="00BC3A61"/>
    <w:rsid w:val="00BC3C70"/>
    <w:rsid w:val="00BC4229"/>
    <w:rsid w:val="00BC4A67"/>
    <w:rsid w:val="00BC4B4B"/>
    <w:rsid w:val="00BC4BF1"/>
    <w:rsid w:val="00BC5C4E"/>
    <w:rsid w:val="00BC630C"/>
    <w:rsid w:val="00BC6FE2"/>
    <w:rsid w:val="00BC7423"/>
    <w:rsid w:val="00BC797F"/>
    <w:rsid w:val="00BD00B4"/>
    <w:rsid w:val="00BD0F5A"/>
    <w:rsid w:val="00BD10F4"/>
    <w:rsid w:val="00BD1E0C"/>
    <w:rsid w:val="00BD2A1B"/>
    <w:rsid w:val="00BD3120"/>
    <w:rsid w:val="00BD3227"/>
    <w:rsid w:val="00BD4089"/>
    <w:rsid w:val="00BD5825"/>
    <w:rsid w:val="00BD602B"/>
    <w:rsid w:val="00BD6888"/>
    <w:rsid w:val="00BD691D"/>
    <w:rsid w:val="00BD6E2B"/>
    <w:rsid w:val="00BE02CA"/>
    <w:rsid w:val="00BE02D6"/>
    <w:rsid w:val="00BE034C"/>
    <w:rsid w:val="00BE0549"/>
    <w:rsid w:val="00BE071B"/>
    <w:rsid w:val="00BE0C55"/>
    <w:rsid w:val="00BE1192"/>
    <w:rsid w:val="00BE1531"/>
    <w:rsid w:val="00BE1BC9"/>
    <w:rsid w:val="00BE1E64"/>
    <w:rsid w:val="00BE1EB4"/>
    <w:rsid w:val="00BE28A6"/>
    <w:rsid w:val="00BE2950"/>
    <w:rsid w:val="00BE2AD0"/>
    <w:rsid w:val="00BE339C"/>
    <w:rsid w:val="00BE3AAB"/>
    <w:rsid w:val="00BE59D7"/>
    <w:rsid w:val="00BE5C14"/>
    <w:rsid w:val="00BE6BB0"/>
    <w:rsid w:val="00BE6C37"/>
    <w:rsid w:val="00BE75FE"/>
    <w:rsid w:val="00BE7621"/>
    <w:rsid w:val="00BF13B5"/>
    <w:rsid w:val="00BF1BD8"/>
    <w:rsid w:val="00BF213C"/>
    <w:rsid w:val="00BF229C"/>
    <w:rsid w:val="00BF32AB"/>
    <w:rsid w:val="00BF34BE"/>
    <w:rsid w:val="00BF37BF"/>
    <w:rsid w:val="00BF3AC0"/>
    <w:rsid w:val="00BF451A"/>
    <w:rsid w:val="00BF4897"/>
    <w:rsid w:val="00BF4CE8"/>
    <w:rsid w:val="00BF4D43"/>
    <w:rsid w:val="00BF5A2A"/>
    <w:rsid w:val="00BF617F"/>
    <w:rsid w:val="00BF6CBE"/>
    <w:rsid w:val="00BF7FB2"/>
    <w:rsid w:val="00C005DD"/>
    <w:rsid w:val="00C01983"/>
    <w:rsid w:val="00C01A32"/>
    <w:rsid w:val="00C01D1A"/>
    <w:rsid w:val="00C01FF0"/>
    <w:rsid w:val="00C02D4C"/>
    <w:rsid w:val="00C02EAE"/>
    <w:rsid w:val="00C03724"/>
    <w:rsid w:val="00C03C52"/>
    <w:rsid w:val="00C04277"/>
    <w:rsid w:val="00C04494"/>
    <w:rsid w:val="00C04622"/>
    <w:rsid w:val="00C05C50"/>
    <w:rsid w:val="00C05CA9"/>
    <w:rsid w:val="00C07373"/>
    <w:rsid w:val="00C07CFE"/>
    <w:rsid w:val="00C101A1"/>
    <w:rsid w:val="00C11097"/>
    <w:rsid w:val="00C1158E"/>
    <w:rsid w:val="00C1184D"/>
    <w:rsid w:val="00C12317"/>
    <w:rsid w:val="00C133B4"/>
    <w:rsid w:val="00C13D2E"/>
    <w:rsid w:val="00C145A0"/>
    <w:rsid w:val="00C15219"/>
    <w:rsid w:val="00C15E07"/>
    <w:rsid w:val="00C16A87"/>
    <w:rsid w:val="00C20A2A"/>
    <w:rsid w:val="00C20EAF"/>
    <w:rsid w:val="00C21289"/>
    <w:rsid w:val="00C21E40"/>
    <w:rsid w:val="00C21E80"/>
    <w:rsid w:val="00C2232D"/>
    <w:rsid w:val="00C227A8"/>
    <w:rsid w:val="00C22D4B"/>
    <w:rsid w:val="00C23B5C"/>
    <w:rsid w:val="00C23EB3"/>
    <w:rsid w:val="00C241B0"/>
    <w:rsid w:val="00C25A6E"/>
    <w:rsid w:val="00C262F3"/>
    <w:rsid w:val="00C26517"/>
    <w:rsid w:val="00C267F8"/>
    <w:rsid w:val="00C26C57"/>
    <w:rsid w:val="00C26D00"/>
    <w:rsid w:val="00C26E65"/>
    <w:rsid w:val="00C2735E"/>
    <w:rsid w:val="00C2772C"/>
    <w:rsid w:val="00C2796F"/>
    <w:rsid w:val="00C31077"/>
    <w:rsid w:val="00C310FA"/>
    <w:rsid w:val="00C314EB"/>
    <w:rsid w:val="00C3176A"/>
    <w:rsid w:val="00C31797"/>
    <w:rsid w:val="00C31BAD"/>
    <w:rsid w:val="00C31E20"/>
    <w:rsid w:val="00C3239D"/>
    <w:rsid w:val="00C324C8"/>
    <w:rsid w:val="00C32642"/>
    <w:rsid w:val="00C32DD4"/>
    <w:rsid w:val="00C32FC3"/>
    <w:rsid w:val="00C3368B"/>
    <w:rsid w:val="00C337AA"/>
    <w:rsid w:val="00C34938"/>
    <w:rsid w:val="00C35031"/>
    <w:rsid w:val="00C3519F"/>
    <w:rsid w:val="00C358AD"/>
    <w:rsid w:val="00C35A07"/>
    <w:rsid w:val="00C36A9B"/>
    <w:rsid w:val="00C373CB"/>
    <w:rsid w:val="00C37434"/>
    <w:rsid w:val="00C3749C"/>
    <w:rsid w:val="00C374D8"/>
    <w:rsid w:val="00C40D80"/>
    <w:rsid w:val="00C410D6"/>
    <w:rsid w:val="00C422F8"/>
    <w:rsid w:val="00C42C2C"/>
    <w:rsid w:val="00C433DE"/>
    <w:rsid w:val="00C4342A"/>
    <w:rsid w:val="00C43AC1"/>
    <w:rsid w:val="00C43F2D"/>
    <w:rsid w:val="00C44680"/>
    <w:rsid w:val="00C4484F"/>
    <w:rsid w:val="00C44885"/>
    <w:rsid w:val="00C44B99"/>
    <w:rsid w:val="00C45575"/>
    <w:rsid w:val="00C462CA"/>
    <w:rsid w:val="00C468AE"/>
    <w:rsid w:val="00C46C6C"/>
    <w:rsid w:val="00C478AB"/>
    <w:rsid w:val="00C47DE4"/>
    <w:rsid w:val="00C47F5B"/>
    <w:rsid w:val="00C510FF"/>
    <w:rsid w:val="00C514C1"/>
    <w:rsid w:val="00C51AB9"/>
    <w:rsid w:val="00C51BB5"/>
    <w:rsid w:val="00C5280C"/>
    <w:rsid w:val="00C52BBA"/>
    <w:rsid w:val="00C52D25"/>
    <w:rsid w:val="00C539E5"/>
    <w:rsid w:val="00C540A4"/>
    <w:rsid w:val="00C54EF6"/>
    <w:rsid w:val="00C556A7"/>
    <w:rsid w:val="00C558A9"/>
    <w:rsid w:val="00C558F3"/>
    <w:rsid w:val="00C55AD8"/>
    <w:rsid w:val="00C5682D"/>
    <w:rsid w:val="00C56C0A"/>
    <w:rsid w:val="00C571BE"/>
    <w:rsid w:val="00C57419"/>
    <w:rsid w:val="00C575CB"/>
    <w:rsid w:val="00C61B8B"/>
    <w:rsid w:val="00C61F15"/>
    <w:rsid w:val="00C63499"/>
    <w:rsid w:val="00C63E61"/>
    <w:rsid w:val="00C643C5"/>
    <w:rsid w:val="00C65550"/>
    <w:rsid w:val="00C6660E"/>
    <w:rsid w:val="00C66AA9"/>
    <w:rsid w:val="00C67FBC"/>
    <w:rsid w:val="00C70699"/>
    <w:rsid w:val="00C70965"/>
    <w:rsid w:val="00C70D67"/>
    <w:rsid w:val="00C71205"/>
    <w:rsid w:val="00C71446"/>
    <w:rsid w:val="00C720A2"/>
    <w:rsid w:val="00C72294"/>
    <w:rsid w:val="00C73317"/>
    <w:rsid w:val="00C73A20"/>
    <w:rsid w:val="00C748A5"/>
    <w:rsid w:val="00C7543D"/>
    <w:rsid w:val="00C75E0B"/>
    <w:rsid w:val="00C767AB"/>
    <w:rsid w:val="00C77000"/>
    <w:rsid w:val="00C7729A"/>
    <w:rsid w:val="00C80EF6"/>
    <w:rsid w:val="00C81B16"/>
    <w:rsid w:val="00C82A9F"/>
    <w:rsid w:val="00C8391D"/>
    <w:rsid w:val="00C83C3A"/>
    <w:rsid w:val="00C84651"/>
    <w:rsid w:val="00C85BF4"/>
    <w:rsid w:val="00C85CEA"/>
    <w:rsid w:val="00C86266"/>
    <w:rsid w:val="00C90157"/>
    <w:rsid w:val="00C90548"/>
    <w:rsid w:val="00C90AF7"/>
    <w:rsid w:val="00C91424"/>
    <w:rsid w:val="00C91CE7"/>
    <w:rsid w:val="00C92EAE"/>
    <w:rsid w:val="00C92EFE"/>
    <w:rsid w:val="00C9361F"/>
    <w:rsid w:val="00C942F2"/>
    <w:rsid w:val="00C9444C"/>
    <w:rsid w:val="00C94885"/>
    <w:rsid w:val="00C95469"/>
    <w:rsid w:val="00C959BD"/>
    <w:rsid w:val="00C96762"/>
    <w:rsid w:val="00C976A1"/>
    <w:rsid w:val="00C97CA2"/>
    <w:rsid w:val="00C97DCA"/>
    <w:rsid w:val="00CA0153"/>
    <w:rsid w:val="00CA0CB5"/>
    <w:rsid w:val="00CA1258"/>
    <w:rsid w:val="00CA15A2"/>
    <w:rsid w:val="00CA1767"/>
    <w:rsid w:val="00CA1A2A"/>
    <w:rsid w:val="00CA3B50"/>
    <w:rsid w:val="00CA4B3D"/>
    <w:rsid w:val="00CA58D6"/>
    <w:rsid w:val="00CA5D1D"/>
    <w:rsid w:val="00CA5E9E"/>
    <w:rsid w:val="00CA62D3"/>
    <w:rsid w:val="00CA751A"/>
    <w:rsid w:val="00CA79FE"/>
    <w:rsid w:val="00CA7B49"/>
    <w:rsid w:val="00CA7B55"/>
    <w:rsid w:val="00CA7C51"/>
    <w:rsid w:val="00CA7E12"/>
    <w:rsid w:val="00CB0A96"/>
    <w:rsid w:val="00CB1C56"/>
    <w:rsid w:val="00CB1FED"/>
    <w:rsid w:val="00CB21F7"/>
    <w:rsid w:val="00CB259F"/>
    <w:rsid w:val="00CB2E41"/>
    <w:rsid w:val="00CB32F8"/>
    <w:rsid w:val="00CB4D68"/>
    <w:rsid w:val="00CB5131"/>
    <w:rsid w:val="00CB56D9"/>
    <w:rsid w:val="00CB57BD"/>
    <w:rsid w:val="00CB5D95"/>
    <w:rsid w:val="00CB65A6"/>
    <w:rsid w:val="00CB66DC"/>
    <w:rsid w:val="00CB6B2D"/>
    <w:rsid w:val="00CB70C0"/>
    <w:rsid w:val="00CB7A7B"/>
    <w:rsid w:val="00CB7CA1"/>
    <w:rsid w:val="00CB7EA3"/>
    <w:rsid w:val="00CC0145"/>
    <w:rsid w:val="00CC03D4"/>
    <w:rsid w:val="00CC13F9"/>
    <w:rsid w:val="00CC18E6"/>
    <w:rsid w:val="00CC1B45"/>
    <w:rsid w:val="00CC1CAD"/>
    <w:rsid w:val="00CC1E8E"/>
    <w:rsid w:val="00CC3654"/>
    <w:rsid w:val="00CC4783"/>
    <w:rsid w:val="00CC4890"/>
    <w:rsid w:val="00CC5A35"/>
    <w:rsid w:val="00CC702F"/>
    <w:rsid w:val="00CC7906"/>
    <w:rsid w:val="00CD028C"/>
    <w:rsid w:val="00CD1533"/>
    <w:rsid w:val="00CD26FD"/>
    <w:rsid w:val="00CD2E88"/>
    <w:rsid w:val="00CD301F"/>
    <w:rsid w:val="00CD3C9D"/>
    <w:rsid w:val="00CD40EC"/>
    <w:rsid w:val="00CD424C"/>
    <w:rsid w:val="00CD4734"/>
    <w:rsid w:val="00CD4FEC"/>
    <w:rsid w:val="00CD5B3B"/>
    <w:rsid w:val="00CD6789"/>
    <w:rsid w:val="00CD68B7"/>
    <w:rsid w:val="00CE1B58"/>
    <w:rsid w:val="00CE1F85"/>
    <w:rsid w:val="00CE28F1"/>
    <w:rsid w:val="00CE294D"/>
    <w:rsid w:val="00CE3857"/>
    <w:rsid w:val="00CE3FC0"/>
    <w:rsid w:val="00CE487F"/>
    <w:rsid w:val="00CE490E"/>
    <w:rsid w:val="00CE4FC5"/>
    <w:rsid w:val="00CE5DE2"/>
    <w:rsid w:val="00CE5E53"/>
    <w:rsid w:val="00CE622E"/>
    <w:rsid w:val="00CE7377"/>
    <w:rsid w:val="00CE7F63"/>
    <w:rsid w:val="00CF0366"/>
    <w:rsid w:val="00CF045A"/>
    <w:rsid w:val="00CF06A9"/>
    <w:rsid w:val="00CF0A56"/>
    <w:rsid w:val="00CF1961"/>
    <w:rsid w:val="00CF2BE0"/>
    <w:rsid w:val="00CF2D0C"/>
    <w:rsid w:val="00CF31B7"/>
    <w:rsid w:val="00CF3CD1"/>
    <w:rsid w:val="00CF4707"/>
    <w:rsid w:val="00CF484B"/>
    <w:rsid w:val="00CF4CB0"/>
    <w:rsid w:val="00CF4E4C"/>
    <w:rsid w:val="00CF4F7D"/>
    <w:rsid w:val="00CF6C33"/>
    <w:rsid w:val="00D0030E"/>
    <w:rsid w:val="00D007A4"/>
    <w:rsid w:val="00D01350"/>
    <w:rsid w:val="00D01546"/>
    <w:rsid w:val="00D01B40"/>
    <w:rsid w:val="00D0211D"/>
    <w:rsid w:val="00D028C4"/>
    <w:rsid w:val="00D039E4"/>
    <w:rsid w:val="00D04289"/>
    <w:rsid w:val="00D04ED6"/>
    <w:rsid w:val="00D05AC7"/>
    <w:rsid w:val="00D05CAE"/>
    <w:rsid w:val="00D06602"/>
    <w:rsid w:val="00D06F80"/>
    <w:rsid w:val="00D0732D"/>
    <w:rsid w:val="00D0768F"/>
    <w:rsid w:val="00D077E8"/>
    <w:rsid w:val="00D07EC3"/>
    <w:rsid w:val="00D07EFC"/>
    <w:rsid w:val="00D1077F"/>
    <w:rsid w:val="00D10CB0"/>
    <w:rsid w:val="00D1107A"/>
    <w:rsid w:val="00D11331"/>
    <w:rsid w:val="00D1263B"/>
    <w:rsid w:val="00D13093"/>
    <w:rsid w:val="00D13254"/>
    <w:rsid w:val="00D13925"/>
    <w:rsid w:val="00D13C2D"/>
    <w:rsid w:val="00D14170"/>
    <w:rsid w:val="00D1436C"/>
    <w:rsid w:val="00D14D8F"/>
    <w:rsid w:val="00D15712"/>
    <w:rsid w:val="00D15873"/>
    <w:rsid w:val="00D15D8C"/>
    <w:rsid w:val="00D15E59"/>
    <w:rsid w:val="00D16402"/>
    <w:rsid w:val="00D1668E"/>
    <w:rsid w:val="00D166FA"/>
    <w:rsid w:val="00D1781A"/>
    <w:rsid w:val="00D17964"/>
    <w:rsid w:val="00D179B0"/>
    <w:rsid w:val="00D206E7"/>
    <w:rsid w:val="00D208B1"/>
    <w:rsid w:val="00D21732"/>
    <w:rsid w:val="00D217A2"/>
    <w:rsid w:val="00D21ED7"/>
    <w:rsid w:val="00D2233E"/>
    <w:rsid w:val="00D2257E"/>
    <w:rsid w:val="00D2536E"/>
    <w:rsid w:val="00D25395"/>
    <w:rsid w:val="00D262DE"/>
    <w:rsid w:val="00D269FD"/>
    <w:rsid w:val="00D2BA4B"/>
    <w:rsid w:val="00D30C50"/>
    <w:rsid w:val="00D30E26"/>
    <w:rsid w:val="00D3182D"/>
    <w:rsid w:val="00D3184F"/>
    <w:rsid w:val="00D3251D"/>
    <w:rsid w:val="00D32541"/>
    <w:rsid w:val="00D336A7"/>
    <w:rsid w:val="00D337A6"/>
    <w:rsid w:val="00D33FAD"/>
    <w:rsid w:val="00D352EF"/>
    <w:rsid w:val="00D35522"/>
    <w:rsid w:val="00D358BB"/>
    <w:rsid w:val="00D359FF"/>
    <w:rsid w:val="00D35B61"/>
    <w:rsid w:val="00D362CB"/>
    <w:rsid w:val="00D37C3E"/>
    <w:rsid w:val="00D40A2E"/>
    <w:rsid w:val="00D40C98"/>
    <w:rsid w:val="00D40CE4"/>
    <w:rsid w:val="00D413B5"/>
    <w:rsid w:val="00D415A4"/>
    <w:rsid w:val="00D4162D"/>
    <w:rsid w:val="00D4170F"/>
    <w:rsid w:val="00D41D4F"/>
    <w:rsid w:val="00D42373"/>
    <w:rsid w:val="00D4241A"/>
    <w:rsid w:val="00D43397"/>
    <w:rsid w:val="00D43996"/>
    <w:rsid w:val="00D43DFA"/>
    <w:rsid w:val="00D43FB5"/>
    <w:rsid w:val="00D446D2"/>
    <w:rsid w:val="00D4493B"/>
    <w:rsid w:val="00D4494C"/>
    <w:rsid w:val="00D44FE5"/>
    <w:rsid w:val="00D45630"/>
    <w:rsid w:val="00D45821"/>
    <w:rsid w:val="00D469F6"/>
    <w:rsid w:val="00D46FDD"/>
    <w:rsid w:val="00D50191"/>
    <w:rsid w:val="00D50B24"/>
    <w:rsid w:val="00D51311"/>
    <w:rsid w:val="00D51E53"/>
    <w:rsid w:val="00D52018"/>
    <w:rsid w:val="00D52709"/>
    <w:rsid w:val="00D52967"/>
    <w:rsid w:val="00D53BAB"/>
    <w:rsid w:val="00D54687"/>
    <w:rsid w:val="00D54C27"/>
    <w:rsid w:val="00D55D6B"/>
    <w:rsid w:val="00D56BC6"/>
    <w:rsid w:val="00D573DB"/>
    <w:rsid w:val="00D574A4"/>
    <w:rsid w:val="00D57686"/>
    <w:rsid w:val="00D57B25"/>
    <w:rsid w:val="00D601EC"/>
    <w:rsid w:val="00D60722"/>
    <w:rsid w:val="00D60A77"/>
    <w:rsid w:val="00D613C2"/>
    <w:rsid w:val="00D6319A"/>
    <w:rsid w:val="00D632F3"/>
    <w:rsid w:val="00D63389"/>
    <w:rsid w:val="00D636F8"/>
    <w:rsid w:val="00D63AFF"/>
    <w:rsid w:val="00D63B65"/>
    <w:rsid w:val="00D63E15"/>
    <w:rsid w:val="00D63FB3"/>
    <w:rsid w:val="00D6445B"/>
    <w:rsid w:val="00D64CEB"/>
    <w:rsid w:val="00D64ED1"/>
    <w:rsid w:val="00D650EA"/>
    <w:rsid w:val="00D65365"/>
    <w:rsid w:val="00D6683C"/>
    <w:rsid w:val="00D66FB7"/>
    <w:rsid w:val="00D67263"/>
    <w:rsid w:val="00D705EA"/>
    <w:rsid w:val="00D70830"/>
    <w:rsid w:val="00D70FC4"/>
    <w:rsid w:val="00D714B0"/>
    <w:rsid w:val="00D72B9C"/>
    <w:rsid w:val="00D73537"/>
    <w:rsid w:val="00D73E5B"/>
    <w:rsid w:val="00D74D61"/>
    <w:rsid w:val="00D76669"/>
    <w:rsid w:val="00D766A1"/>
    <w:rsid w:val="00D7682F"/>
    <w:rsid w:val="00D777E2"/>
    <w:rsid w:val="00D80002"/>
    <w:rsid w:val="00D80DBB"/>
    <w:rsid w:val="00D820D1"/>
    <w:rsid w:val="00D827A4"/>
    <w:rsid w:val="00D82A20"/>
    <w:rsid w:val="00D82ACE"/>
    <w:rsid w:val="00D82D0F"/>
    <w:rsid w:val="00D836EB"/>
    <w:rsid w:val="00D84280"/>
    <w:rsid w:val="00D846CB"/>
    <w:rsid w:val="00D84E72"/>
    <w:rsid w:val="00D85271"/>
    <w:rsid w:val="00D852AB"/>
    <w:rsid w:val="00D856F4"/>
    <w:rsid w:val="00D8570B"/>
    <w:rsid w:val="00D857DD"/>
    <w:rsid w:val="00D858D2"/>
    <w:rsid w:val="00D85AD7"/>
    <w:rsid w:val="00D86A18"/>
    <w:rsid w:val="00D9082E"/>
    <w:rsid w:val="00D909EA"/>
    <w:rsid w:val="00D911C2"/>
    <w:rsid w:val="00D9160C"/>
    <w:rsid w:val="00D9196C"/>
    <w:rsid w:val="00D91FD7"/>
    <w:rsid w:val="00D9202A"/>
    <w:rsid w:val="00D929D1"/>
    <w:rsid w:val="00D92A56"/>
    <w:rsid w:val="00D92DDA"/>
    <w:rsid w:val="00D92E8F"/>
    <w:rsid w:val="00D931C9"/>
    <w:rsid w:val="00D935C2"/>
    <w:rsid w:val="00D93C90"/>
    <w:rsid w:val="00D94112"/>
    <w:rsid w:val="00D9479A"/>
    <w:rsid w:val="00D94B06"/>
    <w:rsid w:val="00D95030"/>
    <w:rsid w:val="00D9507C"/>
    <w:rsid w:val="00D95AB0"/>
    <w:rsid w:val="00D95DE3"/>
    <w:rsid w:val="00D961C2"/>
    <w:rsid w:val="00D962C5"/>
    <w:rsid w:val="00D97607"/>
    <w:rsid w:val="00D97911"/>
    <w:rsid w:val="00D97979"/>
    <w:rsid w:val="00D97CE9"/>
    <w:rsid w:val="00D97DDE"/>
    <w:rsid w:val="00D97FFC"/>
    <w:rsid w:val="00DA00B5"/>
    <w:rsid w:val="00DA0729"/>
    <w:rsid w:val="00DA0C58"/>
    <w:rsid w:val="00DA10DB"/>
    <w:rsid w:val="00DA162A"/>
    <w:rsid w:val="00DA34C4"/>
    <w:rsid w:val="00DA3A47"/>
    <w:rsid w:val="00DA3F7A"/>
    <w:rsid w:val="00DA4514"/>
    <w:rsid w:val="00DA4B14"/>
    <w:rsid w:val="00DA4B93"/>
    <w:rsid w:val="00DA4D56"/>
    <w:rsid w:val="00DA51B0"/>
    <w:rsid w:val="00DA52D6"/>
    <w:rsid w:val="00DA591B"/>
    <w:rsid w:val="00DA5AA4"/>
    <w:rsid w:val="00DA5BC8"/>
    <w:rsid w:val="00DA5DA8"/>
    <w:rsid w:val="00DA63DF"/>
    <w:rsid w:val="00DA7292"/>
    <w:rsid w:val="00DA7DD8"/>
    <w:rsid w:val="00DA7F40"/>
    <w:rsid w:val="00DB1862"/>
    <w:rsid w:val="00DB264C"/>
    <w:rsid w:val="00DB3EC1"/>
    <w:rsid w:val="00DB40BB"/>
    <w:rsid w:val="00DB42D2"/>
    <w:rsid w:val="00DB44B2"/>
    <w:rsid w:val="00DB48E4"/>
    <w:rsid w:val="00DB5420"/>
    <w:rsid w:val="00DB5D5B"/>
    <w:rsid w:val="00DB6091"/>
    <w:rsid w:val="00DB68F5"/>
    <w:rsid w:val="00DB7781"/>
    <w:rsid w:val="00DC0D4B"/>
    <w:rsid w:val="00DC102B"/>
    <w:rsid w:val="00DC11F4"/>
    <w:rsid w:val="00DC1C14"/>
    <w:rsid w:val="00DC21A9"/>
    <w:rsid w:val="00DC2967"/>
    <w:rsid w:val="00DC32A3"/>
    <w:rsid w:val="00DC3538"/>
    <w:rsid w:val="00DC379A"/>
    <w:rsid w:val="00DC3C1B"/>
    <w:rsid w:val="00DC46DA"/>
    <w:rsid w:val="00DC4F41"/>
    <w:rsid w:val="00DC5720"/>
    <w:rsid w:val="00DC5843"/>
    <w:rsid w:val="00DC5E09"/>
    <w:rsid w:val="00DC624D"/>
    <w:rsid w:val="00DC671A"/>
    <w:rsid w:val="00DC69FA"/>
    <w:rsid w:val="00DC75B3"/>
    <w:rsid w:val="00DD026C"/>
    <w:rsid w:val="00DD0400"/>
    <w:rsid w:val="00DD06B7"/>
    <w:rsid w:val="00DD0B5F"/>
    <w:rsid w:val="00DD0C46"/>
    <w:rsid w:val="00DD1739"/>
    <w:rsid w:val="00DD2297"/>
    <w:rsid w:val="00DD22A5"/>
    <w:rsid w:val="00DD25A9"/>
    <w:rsid w:val="00DD30B1"/>
    <w:rsid w:val="00DD311A"/>
    <w:rsid w:val="00DD3956"/>
    <w:rsid w:val="00DD3B28"/>
    <w:rsid w:val="00DD3C81"/>
    <w:rsid w:val="00DD40D9"/>
    <w:rsid w:val="00DD4AC5"/>
    <w:rsid w:val="00DD63EC"/>
    <w:rsid w:val="00DD68D7"/>
    <w:rsid w:val="00DD6A95"/>
    <w:rsid w:val="00DD7F7E"/>
    <w:rsid w:val="00DE01DB"/>
    <w:rsid w:val="00DE0918"/>
    <w:rsid w:val="00DE0965"/>
    <w:rsid w:val="00DE1146"/>
    <w:rsid w:val="00DE1AC9"/>
    <w:rsid w:val="00DE26A9"/>
    <w:rsid w:val="00DE285A"/>
    <w:rsid w:val="00DE5762"/>
    <w:rsid w:val="00DE58EC"/>
    <w:rsid w:val="00DE5AC7"/>
    <w:rsid w:val="00DE695D"/>
    <w:rsid w:val="00DE6BC1"/>
    <w:rsid w:val="00DE7F49"/>
    <w:rsid w:val="00DF0559"/>
    <w:rsid w:val="00DF11F3"/>
    <w:rsid w:val="00DF1568"/>
    <w:rsid w:val="00DF2006"/>
    <w:rsid w:val="00DF25AE"/>
    <w:rsid w:val="00DF4B2B"/>
    <w:rsid w:val="00DF5507"/>
    <w:rsid w:val="00DF5F0A"/>
    <w:rsid w:val="00DF62FD"/>
    <w:rsid w:val="00DF6BDB"/>
    <w:rsid w:val="00DF7106"/>
    <w:rsid w:val="00DF7BFA"/>
    <w:rsid w:val="00E00468"/>
    <w:rsid w:val="00E0063D"/>
    <w:rsid w:val="00E00AA1"/>
    <w:rsid w:val="00E01975"/>
    <w:rsid w:val="00E02629"/>
    <w:rsid w:val="00E028F5"/>
    <w:rsid w:val="00E02EA5"/>
    <w:rsid w:val="00E041DD"/>
    <w:rsid w:val="00E04869"/>
    <w:rsid w:val="00E04F46"/>
    <w:rsid w:val="00E0532F"/>
    <w:rsid w:val="00E058FA"/>
    <w:rsid w:val="00E07C69"/>
    <w:rsid w:val="00E07E5A"/>
    <w:rsid w:val="00E10471"/>
    <w:rsid w:val="00E108E8"/>
    <w:rsid w:val="00E10917"/>
    <w:rsid w:val="00E10FAA"/>
    <w:rsid w:val="00E124F9"/>
    <w:rsid w:val="00E12D80"/>
    <w:rsid w:val="00E13910"/>
    <w:rsid w:val="00E13A71"/>
    <w:rsid w:val="00E13C53"/>
    <w:rsid w:val="00E13DDD"/>
    <w:rsid w:val="00E1422E"/>
    <w:rsid w:val="00E14290"/>
    <w:rsid w:val="00E1486D"/>
    <w:rsid w:val="00E14871"/>
    <w:rsid w:val="00E14A43"/>
    <w:rsid w:val="00E14B85"/>
    <w:rsid w:val="00E15022"/>
    <w:rsid w:val="00E1509E"/>
    <w:rsid w:val="00E15573"/>
    <w:rsid w:val="00E156EC"/>
    <w:rsid w:val="00E1577E"/>
    <w:rsid w:val="00E159AD"/>
    <w:rsid w:val="00E1619E"/>
    <w:rsid w:val="00E1671E"/>
    <w:rsid w:val="00E16954"/>
    <w:rsid w:val="00E16ECD"/>
    <w:rsid w:val="00E17623"/>
    <w:rsid w:val="00E17B1E"/>
    <w:rsid w:val="00E227FB"/>
    <w:rsid w:val="00E22884"/>
    <w:rsid w:val="00E230D7"/>
    <w:rsid w:val="00E23625"/>
    <w:rsid w:val="00E23741"/>
    <w:rsid w:val="00E239D3"/>
    <w:rsid w:val="00E23CF7"/>
    <w:rsid w:val="00E24382"/>
    <w:rsid w:val="00E2482F"/>
    <w:rsid w:val="00E24DE2"/>
    <w:rsid w:val="00E26382"/>
    <w:rsid w:val="00E26C0C"/>
    <w:rsid w:val="00E26DDA"/>
    <w:rsid w:val="00E301CE"/>
    <w:rsid w:val="00E30B14"/>
    <w:rsid w:val="00E310C9"/>
    <w:rsid w:val="00E31121"/>
    <w:rsid w:val="00E31749"/>
    <w:rsid w:val="00E31EAF"/>
    <w:rsid w:val="00E32145"/>
    <w:rsid w:val="00E327C1"/>
    <w:rsid w:val="00E327F2"/>
    <w:rsid w:val="00E32ACF"/>
    <w:rsid w:val="00E34A4F"/>
    <w:rsid w:val="00E356F2"/>
    <w:rsid w:val="00E35BBF"/>
    <w:rsid w:val="00E35E94"/>
    <w:rsid w:val="00E35F25"/>
    <w:rsid w:val="00E3674B"/>
    <w:rsid w:val="00E373BA"/>
    <w:rsid w:val="00E373CD"/>
    <w:rsid w:val="00E3782A"/>
    <w:rsid w:val="00E37BD3"/>
    <w:rsid w:val="00E37CB7"/>
    <w:rsid w:val="00E40EF4"/>
    <w:rsid w:val="00E41231"/>
    <w:rsid w:val="00E41ECA"/>
    <w:rsid w:val="00E422C2"/>
    <w:rsid w:val="00E42863"/>
    <w:rsid w:val="00E44A3C"/>
    <w:rsid w:val="00E44B0F"/>
    <w:rsid w:val="00E44C9E"/>
    <w:rsid w:val="00E45225"/>
    <w:rsid w:val="00E458F0"/>
    <w:rsid w:val="00E45A35"/>
    <w:rsid w:val="00E45EC9"/>
    <w:rsid w:val="00E46026"/>
    <w:rsid w:val="00E460F7"/>
    <w:rsid w:val="00E4611C"/>
    <w:rsid w:val="00E467A1"/>
    <w:rsid w:val="00E47192"/>
    <w:rsid w:val="00E47888"/>
    <w:rsid w:val="00E47BC3"/>
    <w:rsid w:val="00E50003"/>
    <w:rsid w:val="00E514CE"/>
    <w:rsid w:val="00E51784"/>
    <w:rsid w:val="00E52DB1"/>
    <w:rsid w:val="00E53418"/>
    <w:rsid w:val="00E5447B"/>
    <w:rsid w:val="00E54A7F"/>
    <w:rsid w:val="00E55189"/>
    <w:rsid w:val="00E56BE1"/>
    <w:rsid w:val="00E57496"/>
    <w:rsid w:val="00E57938"/>
    <w:rsid w:val="00E602DD"/>
    <w:rsid w:val="00E6141F"/>
    <w:rsid w:val="00E615C4"/>
    <w:rsid w:val="00E61966"/>
    <w:rsid w:val="00E61EF2"/>
    <w:rsid w:val="00E62299"/>
    <w:rsid w:val="00E62304"/>
    <w:rsid w:val="00E62CA7"/>
    <w:rsid w:val="00E633B3"/>
    <w:rsid w:val="00E639B7"/>
    <w:rsid w:val="00E63CF7"/>
    <w:rsid w:val="00E64AB9"/>
    <w:rsid w:val="00E65007"/>
    <w:rsid w:val="00E650A2"/>
    <w:rsid w:val="00E657CA"/>
    <w:rsid w:val="00E65ABE"/>
    <w:rsid w:val="00E65F62"/>
    <w:rsid w:val="00E67CC1"/>
    <w:rsid w:val="00E70635"/>
    <w:rsid w:val="00E70850"/>
    <w:rsid w:val="00E71783"/>
    <w:rsid w:val="00E723DD"/>
    <w:rsid w:val="00E728CC"/>
    <w:rsid w:val="00E731F8"/>
    <w:rsid w:val="00E73901"/>
    <w:rsid w:val="00E73C71"/>
    <w:rsid w:val="00E73CC9"/>
    <w:rsid w:val="00E73E9C"/>
    <w:rsid w:val="00E73F56"/>
    <w:rsid w:val="00E73F8E"/>
    <w:rsid w:val="00E7402E"/>
    <w:rsid w:val="00E74283"/>
    <w:rsid w:val="00E7561F"/>
    <w:rsid w:val="00E75775"/>
    <w:rsid w:val="00E75BD1"/>
    <w:rsid w:val="00E75E08"/>
    <w:rsid w:val="00E764E1"/>
    <w:rsid w:val="00E7678B"/>
    <w:rsid w:val="00E76A51"/>
    <w:rsid w:val="00E7736A"/>
    <w:rsid w:val="00E77AEC"/>
    <w:rsid w:val="00E80715"/>
    <w:rsid w:val="00E8079B"/>
    <w:rsid w:val="00E80CA4"/>
    <w:rsid w:val="00E81D88"/>
    <w:rsid w:val="00E82D0F"/>
    <w:rsid w:val="00E82D43"/>
    <w:rsid w:val="00E83589"/>
    <w:rsid w:val="00E837FF"/>
    <w:rsid w:val="00E839DC"/>
    <w:rsid w:val="00E84F2D"/>
    <w:rsid w:val="00E859FE"/>
    <w:rsid w:val="00E85FE9"/>
    <w:rsid w:val="00E866F4"/>
    <w:rsid w:val="00E86ABB"/>
    <w:rsid w:val="00E87212"/>
    <w:rsid w:val="00E8752F"/>
    <w:rsid w:val="00E90AAA"/>
    <w:rsid w:val="00E90E43"/>
    <w:rsid w:val="00E910AC"/>
    <w:rsid w:val="00E92513"/>
    <w:rsid w:val="00E925FD"/>
    <w:rsid w:val="00E92607"/>
    <w:rsid w:val="00E92963"/>
    <w:rsid w:val="00E92AC3"/>
    <w:rsid w:val="00E92B52"/>
    <w:rsid w:val="00E93516"/>
    <w:rsid w:val="00E947DF"/>
    <w:rsid w:val="00E95234"/>
    <w:rsid w:val="00E957F6"/>
    <w:rsid w:val="00E95B49"/>
    <w:rsid w:val="00E9618C"/>
    <w:rsid w:val="00E962D5"/>
    <w:rsid w:val="00E963D8"/>
    <w:rsid w:val="00E9713E"/>
    <w:rsid w:val="00E97815"/>
    <w:rsid w:val="00EA09FD"/>
    <w:rsid w:val="00EA0AD3"/>
    <w:rsid w:val="00EA0BAD"/>
    <w:rsid w:val="00EA1418"/>
    <w:rsid w:val="00EA1D6E"/>
    <w:rsid w:val="00EA21AF"/>
    <w:rsid w:val="00EA2CB0"/>
    <w:rsid w:val="00EA2E16"/>
    <w:rsid w:val="00EA3505"/>
    <w:rsid w:val="00EA4061"/>
    <w:rsid w:val="00EA417D"/>
    <w:rsid w:val="00EA5297"/>
    <w:rsid w:val="00EA59EB"/>
    <w:rsid w:val="00EA620E"/>
    <w:rsid w:val="00EA6727"/>
    <w:rsid w:val="00EA688F"/>
    <w:rsid w:val="00EA690E"/>
    <w:rsid w:val="00EA6EC5"/>
    <w:rsid w:val="00EA7DB7"/>
    <w:rsid w:val="00EB06F3"/>
    <w:rsid w:val="00EB1063"/>
    <w:rsid w:val="00EB1E78"/>
    <w:rsid w:val="00EB23B7"/>
    <w:rsid w:val="00EB2AF1"/>
    <w:rsid w:val="00EB3687"/>
    <w:rsid w:val="00EB410B"/>
    <w:rsid w:val="00EB4C95"/>
    <w:rsid w:val="00EB4FA0"/>
    <w:rsid w:val="00EB5D92"/>
    <w:rsid w:val="00EB6119"/>
    <w:rsid w:val="00EB686F"/>
    <w:rsid w:val="00EC028E"/>
    <w:rsid w:val="00EC02FD"/>
    <w:rsid w:val="00EC0AA8"/>
    <w:rsid w:val="00EC134E"/>
    <w:rsid w:val="00EC1579"/>
    <w:rsid w:val="00EC164D"/>
    <w:rsid w:val="00EC1C52"/>
    <w:rsid w:val="00EC1E67"/>
    <w:rsid w:val="00EC1E8B"/>
    <w:rsid w:val="00EC1EBD"/>
    <w:rsid w:val="00EC1EE6"/>
    <w:rsid w:val="00EC2EDB"/>
    <w:rsid w:val="00EC3000"/>
    <w:rsid w:val="00EC3991"/>
    <w:rsid w:val="00EC3B74"/>
    <w:rsid w:val="00EC3FBC"/>
    <w:rsid w:val="00EC438F"/>
    <w:rsid w:val="00EC4906"/>
    <w:rsid w:val="00EC508F"/>
    <w:rsid w:val="00EC56E9"/>
    <w:rsid w:val="00EC5918"/>
    <w:rsid w:val="00EC6C39"/>
    <w:rsid w:val="00EC7E3B"/>
    <w:rsid w:val="00ED0120"/>
    <w:rsid w:val="00ED0C8C"/>
    <w:rsid w:val="00ED140A"/>
    <w:rsid w:val="00ED2BA9"/>
    <w:rsid w:val="00ED35A8"/>
    <w:rsid w:val="00ED3B81"/>
    <w:rsid w:val="00ED407A"/>
    <w:rsid w:val="00ED4360"/>
    <w:rsid w:val="00ED4A95"/>
    <w:rsid w:val="00ED4C61"/>
    <w:rsid w:val="00ED4D77"/>
    <w:rsid w:val="00ED5104"/>
    <w:rsid w:val="00ED5921"/>
    <w:rsid w:val="00ED5DD2"/>
    <w:rsid w:val="00ED6014"/>
    <w:rsid w:val="00ED66CC"/>
    <w:rsid w:val="00ED6A9C"/>
    <w:rsid w:val="00ED74FF"/>
    <w:rsid w:val="00ED7FDD"/>
    <w:rsid w:val="00EE08D8"/>
    <w:rsid w:val="00EE1CAF"/>
    <w:rsid w:val="00EE1CF1"/>
    <w:rsid w:val="00EE2AB0"/>
    <w:rsid w:val="00EE368E"/>
    <w:rsid w:val="00EE5391"/>
    <w:rsid w:val="00EE5DF8"/>
    <w:rsid w:val="00EE5F27"/>
    <w:rsid w:val="00EE6BED"/>
    <w:rsid w:val="00EE6D99"/>
    <w:rsid w:val="00EE730E"/>
    <w:rsid w:val="00EE75ED"/>
    <w:rsid w:val="00EE796B"/>
    <w:rsid w:val="00EF16A9"/>
    <w:rsid w:val="00EF1A46"/>
    <w:rsid w:val="00EF23AF"/>
    <w:rsid w:val="00EF27C8"/>
    <w:rsid w:val="00EF3221"/>
    <w:rsid w:val="00EF3263"/>
    <w:rsid w:val="00EF3835"/>
    <w:rsid w:val="00EF3B62"/>
    <w:rsid w:val="00EF4028"/>
    <w:rsid w:val="00EF43A5"/>
    <w:rsid w:val="00EF469F"/>
    <w:rsid w:val="00EF48CF"/>
    <w:rsid w:val="00EF4C91"/>
    <w:rsid w:val="00EF50FF"/>
    <w:rsid w:val="00EF5392"/>
    <w:rsid w:val="00EF552A"/>
    <w:rsid w:val="00EF592C"/>
    <w:rsid w:val="00EF5F53"/>
    <w:rsid w:val="00EF6AC7"/>
    <w:rsid w:val="00EF70F5"/>
    <w:rsid w:val="00EF7C21"/>
    <w:rsid w:val="00EF7F5D"/>
    <w:rsid w:val="00F00376"/>
    <w:rsid w:val="00F00F58"/>
    <w:rsid w:val="00F00F95"/>
    <w:rsid w:val="00F01801"/>
    <w:rsid w:val="00F01924"/>
    <w:rsid w:val="00F01B60"/>
    <w:rsid w:val="00F01B69"/>
    <w:rsid w:val="00F01E6E"/>
    <w:rsid w:val="00F02903"/>
    <w:rsid w:val="00F029AA"/>
    <w:rsid w:val="00F04629"/>
    <w:rsid w:val="00F05487"/>
    <w:rsid w:val="00F05E7D"/>
    <w:rsid w:val="00F05F23"/>
    <w:rsid w:val="00F05F26"/>
    <w:rsid w:val="00F0641E"/>
    <w:rsid w:val="00F06D26"/>
    <w:rsid w:val="00F10A54"/>
    <w:rsid w:val="00F12C28"/>
    <w:rsid w:val="00F13030"/>
    <w:rsid w:val="00F13208"/>
    <w:rsid w:val="00F13280"/>
    <w:rsid w:val="00F1360A"/>
    <w:rsid w:val="00F1363E"/>
    <w:rsid w:val="00F13706"/>
    <w:rsid w:val="00F13E07"/>
    <w:rsid w:val="00F1483F"/>
    <w:rsid w:val="00F14855"/>
    <w:rsid w:val="00F14EB9"/>
    <w:rsid w:val="00F1527E"/>
    <w:rsid w:val="00F1570E"/>
    <w:rsid w:val="00F15801"/>
    <w:rsid w:val="00F1589B"/>
    <w:rsid w:val="00F166BC"/>
    <w:rsid w:val="00F167DC"/>
    <w:rsid w:val="00F17083"/>
    <w:rsid w:val="00F17ADC"/>
    <w:rsid w:val="00F204F3"/>
    <w:rsid w:val="00F20E2C"/>
    <w:rsid w:val="00F2195A"/>
    <w:rsid w:val="00F24695"/>
    <w:rsid w:val="00F247C4"/>
    <w:rsid w:val="00F24B95"/>
    <w:rsid w:val="00F2540D"/>
    <w:rsid w:val="00F2588A"/>
    <w:rsid w:val="00F279C0"/>
    <w:rsid w:val="00F27A86"/>
    <w:rsid w:val="00F30715"/>
    <w:rsid w:val="00F30AF3"/>
    <w:rsid w:val="00F30CD9"/>
    <w:rsid w:val="00F310A6"/>
    <w:rsid w:val="00F31151"/>
    <w:rsid w:val="00F3119E"/>
    <w:rsid w:val="00F314E3"/>
    <w:rsid w:val="00F316A3"/>
    <w:rsid w:val="00F32068"/>
    <w:rsid w:val="00F32248"/>
    <w:rsid w:val="00F32493"/>
    <w:rsid w:val="00F32572"/>
    <w:rsid w:val="00F32ED0"/>
    <w:rsid w:val="00F333EA"/>
    <w:rsid w:val="00F335AE"/>
    <w:rsid w:val="00F33913"/>
    <w:rsid w:val="00F33A40"/>
    <w:rsid w:val="00F33E6D"/>
    <w:rsid w:val="00F33F9D"/>
    <w:rsid w:val="00F34C11"/>
    <w:rsid w:val="00F34CB5"/>
    <w:rsid w:val="00F34CD7"/>
    <w:rsid w:val="00F3507F"/>
    <w:rsid w:val="00F3547E"/>
    <w:rsid w:val="00F36A0C"/>
    <w:rsid w:val="00F36EFC"/>
    <w:rsid w:val="00F37478"/>
    <w:rsid w:val="00F378E9"/>
    <w:rsid w:val="00F378EB"/>
    <w:rsid w:val="00F37BD8"/>
    <w:rsid w:val="00F37F91"/>
    <w:rsid w:val="00F40F29"/>
    <w:rsid w:val="00F4175E"/>
    <w:rsid w:val="00F418CD"/>
    <w:rsid w:val="00F41ADC"/>
    <w:rsid w:val="00F42FA2"/>
    <w:rsid w:val="00F44540"/>
    <w:rsid w:val="00F447AA"/>
    <w:rsid w:val="00F455FA"/>
    <w:rsid w:val="00F46E94"/>
    <w:rsid w:val="00F472D5"/>
    <w:rsid w:val="00F50848"/>
    <w:rsid w:val="00F5124F"/>
    <w:rsid w:val="00F51416"/>
    <w:rsid w:val="00F516AE"/>
    <w:rsid w:val="00F5229E"/>
    <w:rsid w:val="00F5257D"/>
    <w:rsid w:val="00F531C7"/>
    <w:rsid w:val="00F55038"/>
    <w:rsid w:val="00F5647C"/>
    <w:rsid w:val="00F57575"/>
    <w:rsid w:val="00F57C40"/>
    <w:rsid w:val="00F61267"/>
    <w:rsid w:val="00F6166E"/>
    <w:rsid w:val="00F616DC"/>
    <w:rsid w:val="00F61D88"/>
    <w:rsid w:val="00F621E6"/>
    <w:rsid w:val="00F62454"/>
    <w:rsid w:val="00F62683"/>
    <w:rsid w:val="00F62A06"/>
    <w:rsid w:val="00F63700"/>
    <w:rsid w:val="00F6381A"/>
    <w:rsid w:val="00F63FFC"/>
    <w:rsid w:val="00F64C8D"/>
    <w:rsid w:val="00F65C30"/>
    <w:rsid w:val="00F660F5"/>
    <w:rsid w:val="00F66983"/>
    <w:rsid w:val="00F67A01"/>
    <w:rsid w:val="00F706E7"/>
    <w:rsid w:val="00F711C6"/>
    <w:rsid w:val="00F71744"/>
    <w:rsid w:val="00F7212F"/>
    <w:rsid w:val="00F729CE"/>
    <w:rsid w:val="00F72D0C"/>
    <w:rsid w:val="00F7358F"/>
    <w:rsid w:val="00F7453F"/>
    <w:rsid w:val="00F75641"/>
    <w:rsid w:val="00F75720"/>
    <w:rsid w:val="00F75DB6"/>
    <w:rsid w:val="00F802FA"/>
    <w:rsid w:val="00F804B5"/>
    <w:rsid w:val="00F80A91"/>
    <w:rsid w:val="00F81015"/>
    <w:rsid w:val="00F81109"/>
    <w:rsid w:val="00F819FB"/>
    <w:rsid w:val="00F81AB2"/>
    <w:rsid w:val="00F81ACC"/>
    <w:rsid w:val="00F8200B"/>
    <w:rsid w:val="00F8212B"/>
    <w:rsid w:val="00F824CA"/>
    <w:rsid w:val="00F83132"/>
    <w:rsid w:val="00F83CE4"/>
    <w:rsid w:val="00F8423B"/>
    <w:rsid w:val="00F84D46"/>
    <w:rsid w:val="00F84FD3"/>
    <w:rsid w:val="00F8568E"/>
    <w:rsid w:val="00F8642F"/>
    <w:rsid w:val="00F86B1B"/>
    <w:rsid w:val="00F86D7A"/>
    <w:rsid w:val="00F86E90"/>
    <w:rsid w:val="00F87E8D"/>
    <w:rsid w:val="00F90166"/>
    <w:rsid w:val="00F905C0"/>
    <w:rsid w:val="00F9082E"/>
    <w:rsid w:val="00F90DFD"/>
    <w:rsid w:val="00F9127E"/>
    <w:rsid w:val="00F91996"/>
    <w:rsid w:val="00F919C6"/>
    <w:rsid w:val="00F91A48"/>
    <w:rsid w:val="00F92674"/>
    <w:rsid w:val="00F92D75"/>
    <w:rsid w:val="00F9323F"/>
    <w:rsid w:val="00F935A2"/>
    <w:rsid w:val="00F938DC"/>
    <w:rsid w:val="00F93FA2"/>
    <w:rsid w:val="00F946B5"/>
    <w:rsid w:val="00F946E3"/>
    <w:rsid w:val="00F952E5"/>
    <w:rsid w:val="00F952EE"/>
    <w:rsid w:val="00F95AED"/>
    <w:rsid w:val="00F96DC2"/>
    <w:rsid w:val="00F97644"/>
    <w:rsid w:val="00F97B27"/>
    <w:rsid w:val="00F97F4E"/>
    <w:rsid w:val="00FA0666"/>
    <w:rsid w:val="00FA0CB4"/>
    <w:rsid w:val="00FA125E"/>
    <w:rsid w:val="00FA1482"/>
    <w:rsid w:val="00FA1674"/>
    <w:rsid w:val="00FA1A9C"/>
    <w:rsid w:val="00FA1B8E"/>
    <w:rsid w:val="00FA31FA"/>
    <w:rsid w:val="00FA3681"/>
    <w:rsid w:val="00FA4BF3"/>
    <w:rsid w:val="00FA4EBA"/>
    <w:rsid w:val="00FA51ED"/>
    <w:rsid w:val="00FA6373"/>
    <w:rsid w:val="00FA64D0"/>
    <w:rsid w:val="00FA64E7"/>
    <w:rsid w:val="00FA6610"/>
    <w:rsid w:val="00FA6A0A"/>
    <w:rsid w:val="00FA7315"/>
    <w:rsid w:val="00FB0075"/>
    <w:rsid w:val="00FB1E70"/>
    <w:rsid w:val="00FB2D95"/>
    <w:rsid w:val="00FB32C8"/>
    <w:rsid w:val="00FB3D07"/>
    <w:rsid w:val="00FB462F"/>
    <w:rsid w:val="00FB48D1"/>
    <w:rsid w:val="00FB5218"/>
    <w:rsid w:val="00FB5904"/>
    <w:rsid w:val="00FB6A80"/>
    <w:rsid w:val="00FB6B4D"/>
    <w:rsid w:val="00FB785E"/>
    <w:rsid w:val="00FB7D99"/>
    <w:rsid w:val="00FB7FE8"/>
    <w:rsid w:val="00FC0CBD"/>
    <w:rsid w:val="00FC0F87"/>
    <w:rsid w:val="00FC20CB"/>
    <w:rsid w:val="00FC24DA"/>
    <w:rsid w:val="00FC2D31"/>
    <w:rsid w:val="00FC2EEC"/>
    <w:rsid w:val="00FC3458"/>
    <w:rsid w:val="00FC3D85"/>
    <w:rsid w:val="00FC5478"/>
    <w:rsid w:val="00FC5555"/>
    <w:rsid w:val="00FC68B4"/>
    <w:rsid w:val="00FC68CF"/>
    <w:rsid w:val="00FC7E1B"/>
    <w:rsid w:val="00FD020A"/>
    <w:rsid w:val="00FD07CC"/>
    <w:rsid w:val="00FD0994"/>
    <w:rsid w:val="00FD0F1C"/>
    <w:rsid w:val="00FD126D"/>
    <w:rsid w:val="00FD1911"/>
    <w:rsid w:val="00FD1D74"/>
    <w:rsid w:val="00FD1F97"/>
    <w:rsid w:val="00FD21EE"/>
    <w:rsid w:val="00FD2AAB"/>
    <w:rsid w:val="00FD31D4"/>
    <w:rsid w:val="00FD4E01"/>
    <w:rsid w:val="00FD5138"/>
    <w:rsid w:val="00FD679B"/>
    <w:rsid w:val="00FD74F1"/>
    <w:rsid w:val="00FD75B0"/>
    <w:rsid w:val="00FE1EF2"/>
    <w:rsid w:val="00FE281D"/>
    <w:rsid w:val="00FE2B30"/>
    <w:rsid w:val="00FE31B9"/>
    <w:rsid w:val="00FE3799"/>
    <w:rsid w:val="00FE46DA"/>
    <w:rsid w:val="00FE57D7"/>
    <w:rsid w:val="00FE584B"/>
    <w:rsid w:val="00FE5A99"/>
    <w:rsid w:val="00FE5E88"/>
    <w:rsid w:val="00FE6AE7"/>
    <w:rsid w:val="00FE78AF"/>
    <w:rsid w:val="00FF0530"/>
    <w:rsid w:val="00FF106C"/>
    <w:rsid w:val="00FF1454"/>
    <w:rsid w:val="00FF14D1"/>
    <w:rsid w:val="00FF193E"/>
    <w:rsid w:val="00FF1F0A"/>
    <w:rsid w:val="00FF24FA"/>
    <w:rsid w:val="00FF28B1"/>
    <w:rsid w:val="00FF3480"/>
    <w:rsid w:val="00FF352C"/>
    <w:rsid w:val="00FF3E95"/>
    <w:rsid w:val="00FF3F70"/>
    <w:rsid w:val="00FF49F1"/>
    <w:rsid w:val="00FF57D1"/>
    <w:rsid w:val="00FF5C8D"/>
    <w:rsid w:val="00FF69F6"/>
    <w:rsid w:val="00FF6F4B"/>
    <w:rsid w:val="00FF70E0"/>
    <w:rsid w:val="00FF7894"/>
    <w:rsid w:val="00FF7A4B"/>
    <w:rsid w:val="00FF7B9F"/>
    <w:rsid w:val="01077AEA"/>
    <w:rsid w:val="01133105"/>
    <w:rsid w:val="011B7E73"/>
    <w:rsid w:val="013BA4F2"/>
    <w:rsid w:val="013C515F"/>
    <w:rsid w:val="01422335"/>
    <w:rsid w:val="014DB387"/>
    <w:rsid w:val="016D79B2"/>
    <w:rsid w:val="0170FC81"/>
    <w:rsid w:val="01A29F26"/>
    <w:rsid w:val="01AC13EC"/>
    <w:rsid w:val="01BE6C6A"/>
    <w:rsid w:val="01C1719B"/>
    <w:rsid w:val="01E0D900"/>
    <w:rsid w:val="02030E2E"/>
    <w:rsid w:val="02162D63"/>
    <w:rsid w:val="022C8A9D"/>
    <w:rsid w:val="02424B7C"/>
    <w:rsid w:val="0263C91A"/>
    <w:rsid w:val="0266FC1F"/>
    <w:rsid w:val="0279A233"/>
    <w:rsid w:val="0283C9FA"/>
    <w:rsid w:val="02850575"/>
    <w:rsid w:val="0287C4A3"/>
    <w:rsid w:val="028D2B60"/>
    <w:rsid w:val="02BD296C"/>
    <w:rsid w:val="02C51982"/>
    <w:rsid w:val="02CB0422"/>
    <w:rsid w:val="02CCBE71"/>
    <w:rsid w:val="02D5CB37"/>
    <w:rsid w:val="02EB1A34"/>
    <w:rsid w:val="030089DD"/>
    <w:rsid w:val="0302D351"/>
    <w:rsid w:val="0309CE38"/>
    <w:rsid w:val="032B52B9"/>
    <w:rsid w:val="0344E93B"/>
    <w:rsid w:val="03475FEE"/>
    <w:rsid w:val="035553C3"/>
    <w:rsid w:val="0364CF92"/>
    <w:rsid w:val="036B5601"/>
    <w:rsid w:val="03735874"/>
    <w:rsid w:val="037B7BBC"/>
    <w:rsid w:val="0387BAE1"/>
    <w:rsid w:val="038BD24C"/>
    <w:rsid w:val="039DA4DE"/>
    <w:rsid w:val="03A8AD33"/>
    <w:rsid w:val="03E76384"/>
    <w:rsid w:val="04126ABA"/>
    <w:rsid w:val="0417B84D"/>
    <w:rsid w:val="044E1925"/>
    <w:rsid w:val="045B8CB3"/>
    <w:rsid w:val="0466347C"/>
    <w:rsid w:val="046ACC1C"/>
    <w:rsid w:val="046B8D8C"/>
    <w:rsid w:val="04860660"/>
    <w:rsid w:val="04894D31"/>
    <w:rsid w:val="04A9D103"/>
    <w:rsid w:val="04AFD80E"/>
    <w:rsid w:val="04BF594A"/>
    <w:rsid w:val="04C08050"/>
    <w:rsid w:val="04CA32BD"/>
    <w:rsid w:val="04CEF0C8"/>
    <w:rsid w:val="04DFA3AA"/>
    <w:rsid w:val="04EB1637"/>
    <w:rsid w:val="0515A21C"/>
    <w:rsid w:val="052D4368"/>
    <w:rsid w:val="052F759C"/>
    <w:rsid w:val="0537BEB1"/>
    <w:rsid w:val="0538058C"/>
    <w:rsid w:val="055D8667"/>
    <w:rsid w:val="05643EFC"/>
    <w:rsid w:val="0568FEB6"/>
    <w:rsid w:val="056F5010"/>
    <w:rsid w:val="056F6FD7"/>
    <w:rsid w:val="059C30FD"/>
    <w:rsid w:val="05A1AC25"/>
    <w:rsid w:val="05AC476A"/>
    <w:rsid w:val="05D3C495"/>
    <w:rsid w:val="05D554FA"/>
    <w:rsid w:val="05EF26E3"/>
    <w:rsid w:val="05FBABC0"/>
    <w:rsid w:val="05FEB23A"/>
    <w:rsid w:val="06346B2A"/>
    <w:rsid w:val="0635D71C"/>
    <w:rsid w:val="0641779C"/>
    <w:rsid w:val="066CAB4C"/>
    <w:rsid w:val="066DC6A4"/>
    <w:rsid w:val="066F7871"/>
    <w:rsid w:val="0675ECF1"/>
    <w:rsid w:val="067DF77E"/>
    <w:rsid w:val="0682310C"/>
    <w:rsid w:val="06A1D67B"/>
    <w:rsid w:val="06B51E8D"/>
    <w:rsid w:val="06BE349B"/>
    <w:rsid w:val="06C953A4"/>
    <w:rsid w:val="06C9743E"/>
    <w:rsid w:val="06CB85B0"/>
    <w:rsid w:val="06CC6A46"/>
    <w:rsid w:val="06D3426A"/>
    <w:rsid w:val="06E2B2BD"/>
    <w:rsid w:val="06FFDDC3"/>
    <w:rsid w:val="0708991B"/>
    <w:rsid w:val="073B0D2C"/>
    <w:rsid w:val="07422C11"/>
    <w:rsid w:val="07643998"/>
    <w:rsid w:val="0767488E"/>
    <w:rsid w:val="076FBB31"/>
    <w:rsid w:val="0772F816"/>
    <w:rsid w:val="07765FCD"/>
    <w:rsid w:val="07800641"/>
    <w:rsid w:val="0782A335"/>
    <w:rsid w:val="0789F23A"/>
    <w:rsid w:val="07ABD60E"/>
    <w:rsid w:val="07BBA5DE"/>
    <w:rsid w:val="07CDDE00"/>
    <w:rsid w:val="07DC3A9C"/>
    <w:rsid w:val="07DF4471"/>
    <w:rsid w:val="07F33979"/>
    <w:rsid w:val="07FBBF2A"/>
    <w:rsid w:val="08072403"/>
    <w:rsid w:val="0818A57C"/>
    <w:rsid w:val="081C0800"/>
    <w:rsid w:val="08314463"/>
    <w:rsid w:val="08359050"/>
    <w:rsid w:val="0838EA0E"/>
    <w:rsid w:val="0838F349"/>
    <w:rsid w:val="08697E42"/>
    <w:rsid w:val="086E864B"/>
    <w:rsid w:val="087AC936"/>
    <w:rsid w:val="087B5FEA"/>
    <w:rsid w:val="088269A5"/>
    <w:rsid w:val="088D4DA2"/>
    <w:rsid w:val="08955D42"/>
    <w:rsid w:val="089B86E8"/>
    <w:rsid w:val="08B21385"/>
    <w:rsid w:val="08CB95C8"/>
    <w:rsid w:val="08CD3853"/>
    <w:rsid w:val="08D06F3A"/>
    <w:rsid w:val="08DE0968"/>
    <w:rsid w:val="08E334F1"/>
    <w:rsid w:val="090C0E16"/>
    <w:rsid w:val="0917DC58"/>
    <w:rsid w:val="091839D3"/>
    <w:rsid w:val="09352409"/>
    <w:rsid w:val="0940A733"/>
    <w:rsid w:val="09430EA5"/>
    <w:rsid w:val="0951D94E"/>
    <w:rsid w:val="0963C4EB"/>
    <w:rsid w:val="097949DD"/>
    <w:rsid w:val="097B22AA"/>
    <w:rsid w:val="0993FDC8"/>
    <w:rsid w:val="09A76BFD"/>
    <w:rsid w:val="09AD58D1"/>
    <w:rsid w:val="09CDF268"/>
    <w:rsid w:val="09EE0B6D"/>
    <w:rsid w:val="09FAF4DC"/>
    <w:rsid w:val="0A01125B"/>
    <w:rsid w:val="0A065E6E"/>
    <w:rsid w:val="0A0BE938"/>
    <w:rsid w:val="0A10AC84"/>
    <w:rsid w:val="0A11331E"/>
    <w:rsid w:val="0A16E18C"/>
    <w:rsid w:val="0A198767"/>
    <w:rsid w:val="0A1F68DC"/>
    <w:rsid w:val="0A205537"/>
    <w:rsid w:val="0A332649"/>
    <w:rsid w:val="0A4E9C37"/>
    <w:rsid w:val="0A5121EC"/>
    <w:rsid w:val="0A606D71"/>
    <w:rsid w:val="0A60D006"/>
    <w:rsid w:val="0A8037D8"/>
    <w:rsid w:val="0AA1ADDF"/>
    <w:rsid w:val="0AA1B73C"/>
    <w:rsid w:val="0AB1FF30"/>
    <w:rsid w:val="0AB6A13F"/>
    <w:rsid w:val="0ABAFAB1"/>
    <w:rsid w:val="0ABF579E"/>
    <w:rsid w:val="0AD66F90"/>
    <w:rsid w:val="0AD8F0BE"/>
    <w:rsid w:val="0AE4ED22"/>
    <w:rsid w:val="0AE7A64A"/>
    <w:rsid w:val="0B0B8D43"/>
    <w:rsid w:val="0B3005ED"/>
    <w:rsid w:val="0B44673F"/>
    <w:rsid w:val="0B5E6380"/>
    <w:rsid w:val="0B861CBC"/>
    <w:rsid w:val="0B927116"/>
    <w:rsid w:val="0BB89172"/>
    <w:rsid w:val="0BCA17A8"/>
    <w:rsid w:val="0BCEF6AA"/>
    <w:rsid w:val="0BDA681E"/>
    <w:rsid w:val="0C11F9B6"/>
    <w:rsid w:val="0C1F92D5"/>
    <w:rsid w:val="0C3836EB"/>
    <w:rsid w:val="0C457D64"/>
    <w:rsid w:val="0C5476BE"/>
    <w:rsid w:val="0C5F7DE8"/>
    <w:rsid w:val="0C66D25C"/>
    <w:rsid w:val="0C6DFA3A"/>
    <w:rsid w:val="0C6F3682"/>
    <w:rsid w:val="0C74E427"/>
    <w:rsid w:val="0C7E470E"/>
    <w:rsid w:val="0C86C88A"/>
    <w:rsid w:val="0C891456"/>
    <w:rsid w:val="0C8C55CB"/>
    <w:rsid w:val="0C8FA30D"/>
    <w:rsid w:val="0C940AA0"/>
    <w:rsid w:val="0CA2D7D3"/>
    <w:rsid w:val="0CA76EC7"/>
    <w:rsid w:val="0CA8943B"/>
    <w:rsid w:val="0CB44644"/>
    <w:rsid w:val="0CDA5033"/>
    <w:rsid w:val="0CDB50F0"/>
    <w:rsid w:val="0CE56C71"/>
    <w:rsid w:val="0D14092A"/>
    <w:rsid w:val="0D21E15C"/>
    <w:rsid w:val="0D22FD08"/>
    <w:rsid w:val="0D38866F"/>
    <w:rsid w:val="0D3A06D2"/>
    <w:rsid w:val="0D525352"/>
    <w:rsid w:val="0DB9ED95"/>
    <w:rsid w:val="0DEB28F1"/>
    <w:rsid w:val="0DFB0D97"/>
    <w:rsid w:val="0DFD8308"/>
    <w:rsid w:val="0E0549A0"/>
    <w:rsid w:val="0E196F22"/>
    <w:rsid w:val="0E1C7895"/>
    <w:rsid w:val="0E35D049"/>
    <w:rsid w:val="0E36134F"/>
    <w:rsid w:val="0E3AD260"/>
    <w:rsid w:val="0E4B932A"/>
    <w:rsid w:val="0E6F3200"/>
    <w:rsid w:val="0E98B4C0"/>
    <w:rsid w:val="0EA077E7"/>
    <w:rsid w:val="0EA1ED1E"/>
    <w:rsid w:val="0EA2FBEA"/>
    <w:rsid w:val="0EAD5BE7"/>
    <w:rsid w:val="0EAF4C5C"/>
    <w:rsid w:val="0EC579D6"/>
    <w:rsid w:val="0ECF247D"/>
    <w:rsid w:val="0EF33B28"/>
    <w:rsid w:val="0F0812D6"/>
    <w:rsid w:val="0F08457B"/>
    <w:rsid w:val="0F10BE86"/>
    <w:rsid w:val="0F181E90"/>
    <w:rsid w:val="0F2FAD72"/>
    <w:rsid w:val="0F30C4E8"/>
    <w:rsid w:val="0F378727"/>
    <w:rsid w:val="0F3DBC50"/>
    <w:rsid w:val="0F3E8B31"/>
    <w:rsid w:val="0F410D28"/>
    <w:rsid w:val="0F4A5F6B"/>
    <w:rsid w:val="0F5B8F6D"/>
    <w:rsid w:val="0F60F882"/>
    <w:rsid w:val="0F7AC20A"/>
    <w:rsid w:val="0F7FBB0F"/>
    <w:rsid w:val="0F8DF8E5"/>
    <w:rsid w:val="0F949F35"/>
    <w:rsid w:val="0FB53F83"/>
    <w:rsid w:val="0FD883E4"/>
    <w:rsid w:val="0FDD1503"/>
    <w:rsid w:val="0FE84969"/>
    <w:rsid w:val="0FEEFC07"/>
    <w:rsid w:val="0FF60061"/>
    <w:rsid w:val="0FFED4D4"/>
    <w:rsid w:val="1028B22A"/>
    <w:rsid w:val="10290D8D"/>
    <w:rsid w:val="1032E9EE"/>
    <w:rsid w:val="104008CE"/>
    <w:rsid w:val="105C2CB5"/>
    <w:rsid w:val="1061D7E2"/>
    <w:rsid w:val="10644BB5"/>
    <w:rsid w:val="10A043CB"/>
    <w:rsid w:val="10A14B69"/>
    <w:rsid w:val="10B38ABA"/>
    <w:rsid w:val="10C850F6"/>
    <w:rsid w:val="10DB54EA"/>
    <w:rsid w:val="10DF1F57"/>
    <w:rsid w:val="10F671D5"/>
    <w:rsid w:val="110D4C8B"/>
    <w:rsid w:val="111F8E4D"/>
    <w:rsid w:val="112DDFE0"/>
    <w:rsid w:val="1147020E"/>
    <w:rsid w:val="114D9281"/>
    <w:rsid w:val="117483F8"/>
    <w:rsid w:val="117CF6F8"/>
    <w:rsid w:val="117D8327"/>
    <w:rsid w:val="118F3916"/>
    <w:rsid w:val="11BC6E68"/>
    <w:rsid w:val="11C70064"/>
    <w:rsid w:val="11F9A24A"/>
    <w:rsid w:val="12175D08"/>
    <w:rsid w:val="121BA99B"/>
    <w:rsid w:val="12208AAB"/>
    <w:rsid w:val="12296725"/>
    <w:rsid w:val="12397407"/>
    <w:rsid w:val="124C06CB"/>
    <w:rsid w:val="124DF054"/>
    <w:rsid w:val="125374D6"/>
    <w:rsid w:val="12604217"/>
    <w:rsid w:val="1261B8DF"/>
    <w:rsid w:val="12713CA4"/>
    <w:rsid w:val="128D658E"/>
    <w:rsid w:val="12BE64A9"/>
    <w:rsid w:val="12C76CA9"/>
    <w:rsid w:val="12C91B3B"/>
    <w:rsid w:val="12C933C4"/>
    <w:rsid w:val="12EC8E49"/>
    <w:rsid w:val="12ECE045"/>
    <w:rsid w:val="12F09B25"/>
    <w:rsid w:val="12F5453F"/>
    <w:rsid w:val="1300391F"/>
    <w:rsid w:val="1307B1D9"/>
    <w:rsid w:val="1308DC93"/>
    <w:rsid w:val="130A9096"/>
    <w:rsid w:val="1329739B"/>
    <w:rsid w:val="132B9DB4"/>
    <w:rsid w:val="134B6DFA"/>
    <w:rsid w:val="135090DD"/>
    <w:rsid w:val="135D9615"/>
    <w:rsid w:val="13645F81"/>
    <w:rsid w:val="1366E1FD"/>
    <w:rsid w:val="1369EC1F"/>
    <w:rsid w:val="1377A990"/>
    <w:rsid w:val="137D5622"/>
    <w:rsid w:val="1380CD0A"/>
    <w:rsid w:val="13858697"/>
    <w:rsid w:val="1399D241"/>
    <w:rsid w:val="13AEEF34"/>
    <w:rsid w:val="13C1E544"/>
    <w:rsid w:val="13C988DC"/>
    <w:rsid w:val="13DA54D8"/>
    <w:rsid w:val="13E64543"/>
    <w:rsid w:val="13EA24CD"/>
    <w:rsid w:val="13F14B24"/>
    <w:rsid w:val="13F219A9"/>
    <w:rsid w:val="13F99248"/>
    <w:rsid w:val="140694A9"/>
    <w:rsid w:val="140AC32B"/>
    <w:rsid w:val="1421B9D0"/>
    <w:rsid w:val="14240D62"/>
    <w:rsid w:val="14316870"/>
    <w:rsid w:val="1444240D"/>
    <w:rsid w:val="14466656"/>
    <w:rsid w:val="147519F8"/>
    <w:rsid w:val="148487B2"/>
    <w:rsid w:val="1491641C"/>
    <w:rsid w:val="1498FF75"/>
    <w:rsid w:val="14A6A60A"/>
    <w:rsid w:val="14B10E8A"/>
    <w:rsid w:val="14CA109D"/>
    <w:rsid w:val="14D00766"/>
    <w:rsid w:val="14D43082"/>
    <w:rsid w:val="14D68422"/>
    <w:rsid w:val="14E2109E"/>
    <w:rsid w:val="14E3EE7A"/>
    <w:rsid w:val="150DA55B"/>
    <w:rsid w:val="1514CB3E"/>
    <w:rsid w:val="1516012E"/>
    <w:rsid w:val="1516A399"/>
    <w:rsid w:val="1516F971"/>
    <w:rsid w:val="153D6D39"/>
    <w:rsid w:val="1550F80C"/>
    <w:rsid w:val="15772534"/>
    <w:rsid w:val="15783E71"/>
    <w:rsid w:val="157CE2D8"/>
    <w:rsid w:val="159F6332"/>
    <w:rsid w:val="15A78230"/>
    <w:rsid w:val="15AE3593"/>
    <w:rsid w:val="15AE7377"/>
    <w:rsid w:val="15AEC57D"/>
    <w:rsid w:val="15C991CD"/>
    <w:rsid w:val="1614CFC7"/>
    <w:rsid w:val="1614D99F"/>
    <w:rsid w:val="1615C702"/>
    <w:rsid w:val="161F98F9"/>
    <w:rsid w:val="16224B05"/>
    <w:rsid w:val="163277E4"/>
    <w:rsid w:val="16392E7D"/>
    <w:rsid w:val="1655F85B"/>
    <w:rsid w:val="166ADFC0"/>
    <w:rsid w:val="168D9339"/>
    <w:rsid w:val="1697C399"/>
    <w:rsid w:val="16996FD6"/>
    <w:rsid w:val="1699B9A3"/>
    <w:rsid w:val="16A73362"/>
    <w:rsid w:val="16C11D7B"/>
    <w:rsid w:val="16C207A3"/>
    <w:rsid w:val="16C6C97D"/>
    <w:rsid w:val="16CABF8F"/>
    <w:rsid w:val="16CAE477"/>
    <w:rsid w:val="16CDC8F3"/>
    <w:rsid w:val="16D33DE4"/>
    <w:rsid w:val="16D9279B"/>
    <w:rsid w:val="16E10E72"/>
    <w:rsid w:val="16ECD5CC"/>
    <w:rsid w:val="16F07B57"/>
    <w:rsid w:val="16F5D3D4"/>
    <w:rsid w:val="16FA6AF8"/>
    <w:rsid w:val="170506BD"/>
    <w:rsid w:val="17085755"/>
    <w:rsid w:val="17130CFA"/>
    <w:rsid w:val="171CE9E6"/>
    <w:rsid w:val="172D40DF"/>
    <w:rsid w:val="1734AD58"/>
    <w:rsid w:val="17360876"/>
    <w:rsid w:val="1744163C"/>
    <w:rsid w:val="174EA568"/>
    <w:rsid w:val="1763015E"/>
    <w:rsid w:val="1778E2DA"/>
    <w:rsid w:val="177E0795"/>
    <w:rsid w:val="1794747F"/>
    <w:rsid w:val="17DE5E53"/>
    <w:rsid w:val="17F353F8"/>
    <w:rsid w:val="17F48B70"/>
    <w:rsid w:val="17FA86B1"/>
    <w:rsid w:val="17FCC5FA"/>
    <w:rsid w:val="1810B033"/>
    <w:rsid w:val="181EE94D"/>
    <w:rsid w:val="182282CB"/>
    <w:rsid w:val="1823BC8A"/>
    <w:rsid w:val="1828C1F1"/>
    <w:rsid w:val="18574FA7"/>
    <w:rsid w:val="1865B456"/>
    <w:rsid w:val="1886147E"/>
    <w:rsid w:val="1887BFB7"/>
    <w:rsid w:val="18ABE416"/>
    <w:rsid w:val="18B633C4"/>
    <w:rsid w:val="18D0FC65"/>
    <w:rsid w:val="18FE189F"/>
    <w:rsid w:val="19113ED1"/>
    <w:rsid w:val="191B8966"/>
    <w:rsid w:val="19202A75"/>
    <w:rsid w:val="19259403"/>
    <w:rsid w:val="19494D50"/>
    <w:rsid w:val="196B7975"/>
    <w:rsid w:val="198DDCB1"/>
    <w:rsid w:val="1993F5CE"/>
    <w:rsid w:val="1994FC53"/>
    <w:rsid w:val="199F6341"/>
    <w:rsid w:val="19A1CD04"/>
    <w:rsid w:val="19B644A8"/>
    <w:rsid w:val="19B6DA70"/>
    <w:rsid w:val="19BF17C5"/>
    <w:rsid w:val="19C49252"/>
    <w:rsid w:val="19D81F9D"/>
    <w:rsid w:val="19DB5AB1"/>
    <w:rsid w:val="19E135F8"/>
    <w:rsid w:val="19E8B590"/>
    <w:rsid w:val="1A00A84E"/>
    <w:rsid w:val="1A145430"/>
    <w:rsid w:val="1A3262AD"/>
    <w:rsid w:val="1A4FBEC3"/>
    <w:rsid w:val="1A5B2B9D"/>
    <w:rsid w:val="1A8EFCFE"/>
    <w:rsid w:val="1A8FE028"/>
    <w:rsid w:val="1AB986FA"/>
    <w:rsid w:val="1AC42FDA"/>
    <w:rsid w:val="1AC66034"/>
    <w:rsid w:val="1AD0D9CE"/>
    <w:rsid w:val="1AF8FD41"/>
    <w:rsid w:val="1B0964F0"/>
    <w:rsid w:val="1B1AA6BF"/>
    <w:rsid w:val="1B326153"/>
    <w:rsid w:val="1B36532C"/>
    <w:rsid w:val="1B3C64B9"/>
    <w:rsid w:val="1B51543D"/>
    <w:rsid w:val="1B536706"/>
    <w:rsid w:val="1B6CC81B"/>
    <w:rsid w:val="1B7F0405"/>
    <w:rsid w:val="1BAAE79B"/>
    <w:rsid w:val="1BDB85EB"/>
    <w:rsid w:val="1BE22267"/>
    <w:rsid w:val="1BE9690F"/>
    <w:rsid w:val="1BEC4C48"/>
    <w:rsid w:val="1BF37059"/>
    <w:rsid w:val="1C01C587"/>
    <w:rsid w:val="1C31CADA"/>
    <w:rsid w:val="1C37C22F"/>
    <w:rsid w:val="1C397880"/>
    <w:rsid w:val="1C484CB6"/>
    <w:rsid w:val="1C7A9A2E"/>
    <w:rsid w:val="1C819267"/>
    <w:rsid w:val="1C8D41CE"/>
    <w:rsid w:val="1C8F3924"/>
    <w:rsid w:val="1CA382C6"/>
    <w:rsid w:val="1CB9CBDB"/>
    <w:rsid w:val="1CC32A0F"/>
    <w:rsid w:val="1CC3DDDE"/>
    <w:rsid w:val="1CC826D2"/>
    <w:rsid w:val="1CDE9BFE"/>
    <w:rsid w:val="1CE078D6"/>
    <w:rsid w:val="1CEF7A26"/>
    <w:rsid w:val="1D0EDB7D"/>
    <w:rsid w:val="1D276762"/>
    <w:rsid w:val="1D3764AA"/>
    <w:rsid w:val="1D391321"/>
    <w:rsid w:val="1D463E51"/>
    <w:rsid w:val="1D4D9DDD"/>
    <w:rsid w:val="1D552FB4"/>
    <w:rsid w:val="1D66F899"/>
    <w:rsid w:val="1D695141"/>
    <w:rsid w:val="1D71EFE3"/>
    <w:rsid w:val="1D783A97"/>
    <w:rsid w:val="1D7C0367"/>
    <w:rsid w:val="1D83441C"/>
    <w:rsid w:val="1D860250"/>
    <w:rsid w:val="1D868DEC"/>
    <w:rsid w:val="1D88E8D4"/>
    <w:rsid w:val="1D8AA528"/>
    <w:rsid w:val="1D8C927D"/>
    <w:rsid w:val="1D958693"/>
    <w:rsid w:val="1D95D700"/>
    <w:rsid w:val="1DAED624"/>
    <w:rsid w:val="1DBB9E41"/>
    <w:rsid w:val="1DDDF133"/>
    <w:rsid w:val="1DF3074D"/>
    <w:rsid w:val="1DFC7A0A"/>
    <w:rsid w:val="1E0074F3"/>
    <w:rsid w:val="1E0C28E5"/>
    <w:rsid w:val="1E0CE26A"/>
    <w:rsid w:val="1E0EAE37"/>
    <w:rsid w:val="1E0FEAA0"/>
    <w:rsid w:val="1E1C4C5B"/>
    <w:rsid w:val="1E1CB8EB"/>
    <w:rsid w:val="1E21649D"/>
    <w:rsid w:val="1E3A7413"/>
    <w:rsid w:val="1E3F9927"/>
    <w:rsid w:val="1E47D741"/>
    <w:rsid w:val="1E4ADA3F"/>
    <w:rsid w:val="1E504FB4"/>
    <w:rsid w:val="1E5B9022"/>
    <w:rsid w:val="1E64449E"/>
    <w:rsid w:val="1E6AA14C"/>
    <w:rsid w:val="1E85BDB1"/>
    <w:rsid w:val="1E8C5B0F"/>
    <w:rsid w:val="1E9476D7"/>
    <w:rsid w:val="1EB455E0"/>
    <w:rsid w:val="1EC823A7"/>
    <w:rsid w:val="1ED0D3DB"/>
    <w:rsid w:val="1EF4F305"/>
    <w:rsid w:val="1F032E32"/>
    <w:rsid w:val="1F0C2F02"/>
    <w:rsid w:val="1F142E82"/>
    <w:rsid w:val="1F3A5E35"/>
    <w:rsid w:val="1F3A64B0"/>
    <w:rsid w:val="1F455F8F"/>
    <w:rsid w:val="1F46E27A"/>
    <w:rsid w:val="1F4E6554"/>
    <w:rsid w:val="1F5DE601"/>
    <w:rsid w:val="1F601D82"/>
    <w:rsid w:val="1F6FE519"/>
    <w:rsid w:val="1F7431A2"/>
    <w:rsid w:val="1F7E5F10"/>
    <w:rsid w:val="1F80D005"/>
    <w:rsid w:val="1F9A502E"/>
    <w:rsid w:val="1FA245D4"/>
    <w:rsid w:val="1FA9E5F8"/>
    <w:rsid w:val="1FB5D6E5"/>
    <w:rsid w:val="1FBB992F"/>
    <w:rsid w:val="1FC2CCB6"/>
    <w:rsid w:val="1FC439F3"/>
    <w:rsid w:val="1FCB0EC1"/>
    <w:rsid w:val="1FCE2242"/>
    <w:rsid w:val="1FCE862F"/>
    <w:rsid w:val="200D0AD5"/>
    <w:rsid w:val="202A422F"/>
    <w:rsid w:val="202F1346"/>
    <w:rsid w:val="20336356"/>
    <w:rsid w:val="2033F9F7"/>
    <w:rsid w:val="20414F54"/>
    <w:rsid w:val="20429C45"/>
    <w:rsid w:val="20452727"/>
    <w:rsid w:val="205E1D9F"/>
    <w:rsid w:val="2060C358"/>
    <w:rsid w:val="206AE3C6"/>
    <w:rsid w:val="207C7C19"/>
    <w:rsid w:val="20836759"/>
    <w:rsid w:val="20938923"/>
    <w:rsid w:val="209619AA"/>
    <w:rsid w:val="209FA129"/>
    <w:rsid w:val="20C6B5F1"/>
    <w:rsid w:val="20E6959C"/>
    <w:rsid w:val="20F02FFB"/>
    <w:rsid w:val="20F037CB"/>
    <w:rsid w:val="2102384F"/>
    <w:rsid w:val="2120C965"/>
    <w:rsid w:val="214294B8"/>
    <w:rsid w:val="215127E7"/>
    <w:rsid w:val="21649775"/>
    <w:rsid w:val="216911AE"/>
    <w:rsid w:val="2175F908"/>
    <w:rsid w:val="2176C760"/>
    <w:rsid w:val="21782CD0"/>
    <w:rsid w:val="2178F2D4"/>
    <w:rsid w:val="217CAFCA"/>
    <w:rsid w:val="218137B0"/>
    <w:rsid w:val="218D3CFE"/>
    <w:rsid w:val="21A68D49"/>
    <w:rsid w:val="21A75A95"/>
    <w:rsid w:val="21B6B234"/>
    <w:rsid w:val="21D06AB6"/>
    <w:rsid w:val="21E629DE"/>
    <w:rsid w:val="21F32B99"/>
    <w:rsid w:val="21F38A74"/>
    <w:rsid w:val="221EAFA4"/>
    <w:rsid w:val="2226149F"/>
    <w:rsid w:val="22365155"/>
    <w:rsid w:val="223AE8E0"/>
    <w:rsid w:val="224AED70"/>
    <w:rsid w:val="22565AB1"/>
    <w:rsid w:val="22606D24"/>
    <w:rsid w:val="22626F7F"/>
    <w:rsid w:val="22B17B43"/>
    <w:rsid w:val="22C79D2D"/>
    <w:rsid w:val="22CB4C01"/>
    <w:rsid w:val="22E5BFEC"/>
    <w:rsid w:val="22EBE333"/>
    <w:rsid w:val="22F44A0A"/>
    <w:rsid w:val="22F8FA6A"/>
    <w:rsid w:val="22F8FD48"/>
    <w:rsid w:val="22FC69E9"/>
    <w:rsid w:val="23031295"/>
    <w:rsid w:val="230A511B"/>
    <w:rsid w:val="230A8E0C"/>
    <w:rsid w:val="230E0D2D"/>
    <w:rsid w:val="232294BC"/>
    <w:rsid w:val="23238C73"/>
    <w:rsid w:val="232489A1"/>
    <w:rsid w:val="2333464B"/>
    <w:rsid w:val="233D9430"/>
    <w:rsid w:val="23496D1A"/>
    <w:rsid w:val="235B35E0"/>
    <w:rsid w:val="2370ED8D"/>
    <w:rsid w:val="23A6630C"/>
    <w:rsid w:val="23C63218"/>
    <w:rsid w:val="23D369F5"/>
    <w:rsid w:val="23D9B497"/>
    <w:rsid w:val="23DC971C"/>
    <w:rsid w:val="23E52D48"/>
    <w:rsid w:val="23EFD6A4"/>
    <w:rsid w:val="23F8A2D9"/>
    <w:rsid w:val="23FB2F56"/>
    <w:rsid w:val="241207A8"/>
    <w:rsid w:val="243BFFBA"/>
    <w:rsid w:val="2448E1FE"/>
    <w:rsid w:val="244BAC38"/>
    <w:rsid w:val="244BB7D7"/>
    <w:rsid w:val="244FB8DB"/>
    <w:rsid w:val="2465DD5C"/>
    <w:rsid w:val="246E8B37"/>
    <w:rsid w:val="247394FA"/>
    <w:rsid w:val="2475DD95"/>
    <w:rsid w:val="24806097"/>
    <w:rsid w:val="2487F848"/>
    <w:rsid w:val="24990A02"/>
    <w:rsid w:val="249914F6"/>
    <w:rsid w:val="249A18F5"/>
    <w:rsid w:val="24A4DBED"/>
    <w:rsid w:val="24B6C7CB"/>
    <w:rsid w:val="24BC6BEE"/>
    <w:rsid w:val="24C0B3F8"/>
    <w:rsid w:val="24CC88A5"/>
    <w:rsid w:val="24D573CE"/>
    <w:rsid w:val="24D921C3"/>
    <w:rsid w:val="24DF2B25"/>
    <w:rsid w:val="24DF75F9"/>
    <w:rsid w:val="24E380B1"/>
    <w:rsid w:val="24F747B1"/>
    <w:rsid w:val="250E0E27"/>
    <w:rsid w:val="25428C59"/>
    <w:rsid w:val="25618A2D"/>
    <w:rsid w:val="256A8A43"/>
    <w:rsid w:val="257297B0"/>
    <w:rsid w:val="2582D1A5"/>
    <w:rsid w:val="258A5571"/>
    <w:rsid w:val="25919BAA"/>
    <w:rsid w:val="25B5B9B9"/>
    <w:rsid w:val="25C947D8"/>
    <w:rsid w:val="25CED2F3"/>
    <w:rsid w:val="25D00B0D"/>
    <w:rsid w:val="25DC184D"/>
    <w:rsid w:val="25EE902D"/>
    <w:rsid w:val="260CE4D3"/>
    <w:rsid w:val="2612C26F"/>
    <w:rsid w:val="26136BB0"/>
    <w:rsid w:val="2623210E"/>
    <w:rsid w:val="262A80DC"/>
    <w:rsid w:val="2630ACA1"/>
    <w:rsid w:val="264BF7AE"/>
    <w:rsid w:val="264E46DC"/>
    <w:rsid w:val="26515551"/>
    <w:rsid w:val="265AD865"/>
    <w:rsid w:val="266D8A01"/>
    <w:rsid w:val="2671F7C6"/>
    <w:rsid w:val="26791639"/>
    <w:rsid w:val="267A70C1"/>
    <w:rsid w:val="267E3CD3"/>
    <w:rsid w:val="268B5F7B"/>
    <w:rsid w:val="269559FF"/>
    <w:rsid w:val="2697E350"/>
    <w:rsid w:val="26A5A52F"/>
    <w:rsid w:val="26B3CF56"/>
    <w:rsid w:val="26B990CE"/>
    <w:rsid w:val="26CCFD72"/>
    <w:rsid w:val="26CD5BA2"/>
    <w:rsid w:val="26DBDE13"/>
    <w:rsid w:val="26EFDEA2"/>
    <w:rsid w:val="26F22C0E"/>
    <w:rsid w:val="27009A17"/>
    <w:rsid w:val="2722262A"/>
    <w:rsid w:val="27361D86"/>
    <w:rsid w:val="2737188D"/>
    <w:rsid w:val="2762EDDA"/>
    <w:rsid w:val="27A3B539"/>
    <w:rsid w:val="27AE92D0"/>
    <w:rsid w:val="27F1ECC6"/>
    <w:rsid w:val="280B0478"/>
    <w:rsid w:val="280BA49E"/>
    <w:rsid w:val="280E5742"/>
    <w:rsid w:val="28145451"/>
    <w:rsid w:val="281978BF"/>
    <w:rsid w:val="2820CB97"/>
    <w:rsid w:val="2822FFE5"/>
    <w:rsid w:val="2824DFD7"/>
    <w:rsid w:val="28295B23"/>
    <w:rsid w:val="2829FC88"/>
    <w:rsid w:val="282AA010"/>
    <w:rsid w:val="28395E68"/>
    <w:rsid w:val="2846EE31"/>
    <w:rsid w:val="284E1C3B"/>
    <w:rsid w:val="28594092"/>
    <w:rsid w:val="2859E23F"/>
    <w:rsid w:val="2866AACA"/>
    <w:rsid w:val="286FC5B4"/>
    <w:rsid w:val="286FEE1A"/>
    <w:rsid w:val="2875FAD7"/>
    <w:rsid w:val="2893AA5F"/>
    <w:rsid w:val="289DA796"/>
    <w:rsid w:val="28A154E8"/>
    <w:rsid w:val="28A5B0F8"/>
    <w:rsid w:val="28B8D0F9"/>
    <w:rsid w:val="28C86068"/>
    <w:rsid w:val="28C9A253"/>
    <w:rsid w:val="28D3DF7F"/>
    <w:rsid w:val="28E89C38"/>
    <w:rsid w:val="28E93381"/>
    <w:rsid w:val="290513B4"/>
    <w:rsid w:val="290A23AA"/>
    <w:rsid w:val="291695C3"/>
    <w:rsid w:val="29187831"/>
    <w:rsid w:val="29197B6B"/>
    <w:rsid w:val="29466953"/>
    <w:rsid w:val="2953C263"/>
    <w:rsid w:val="29650275"/>
    <w:rsid w:val="2968944F"/>
    <w:rsid w:val="296F92FF"/>
    <w:rsid w:val="29A8E33F"/>
    <w:rsid w:val="29B1ED13"/>
    <w:rsid w:val="29BDD1F4"/>
    <w:rsid w:val="29C4C5A9"/>
    <w:rsid w:val="29C63582"/>
    <w:rsid w:val="29DAF602"/>
    <w:rsid w:val="29E5D88F"/>
    <w:rsid w:val="29F02207"/>
    <w:rsid w:val="29FC397A"/>
    <w:rsid w:val="2A00E7CF"/>
    <w:rsid w:val="2A1B5B23"/>
    <w:rsid w:val="2A252032"/>
    <w:rsid w:val="2A263F02"/>
    <w:rsid w:val="2A52AF1D"/>
    <w:rsid w:val="2A550A60"/>
    <w:rsid w:val="2A67A725"/>
    <w:rsid w:val="2A721F4A"/>
    <w:rsid w:val="2A7B0E9D"/>
    <w:rsid w:val="2A8173FC"/>
    <w:rsid w:val="2AAB68A9"/>
    <w:rsid w:val="2AAE4895"/>
    <w:rsid w:val="2AC35459"/>
    <w:rsid w:val="2ACEB604"/>
    <w:rsid w:val="2AD3B1E1"/>
    <w:rsid w:val="2AD8F2F6"/>
    <w:rsid w:val="2ADFBDB5"/>
    <w:rsid w:val="2AF35BA3"/>
    <w:rsid w:val="2B01250E"/>
    <w:rsid w:val="2B041374"/>
    <w:rsid w:val="2B11C5F7"/>
    <w:rsid w:val="2B2CB465"/>
    <w:rsid w:val="2B362B68"/>
    <w:rsid w:val="2B3EDB70"/>
    <w:rsid w:val="2B41125B"/>
    <w:rsid w:val="2B6380CF"/>
    <w:rsid w:val="2B70BCB3"/>
    <w:rsid w:val="2B7BA1B3"/>
    <w:rsid w:val="2B7CBCA0"/>
    <w:rsid w:val="2B7F7C51"/>
    <w:rsid w:val="2B8D26BF"/>
    <w:rsid w:val="2B9C2EEC"/>
    <w:rsid w:val="2BA0CCC5"/>
    <w:rsid w:val="2BB3B18F"/>
    <w:rsid w:val="2BB59408"/>
    <w:rsid w:val="2BCCB40D"/>
    <w:rsid w:val="2BCE1DF3"/>
    <w:rsid w:val="2BF57B84"/>
    <w:rsid w:val="2BF91DE1"/>
    <w:rsid w:val="2BFF9EA3"/>
    <w:rsid w:val="2C10F4F4"/>
    <w:rsid w:val="2C222582"/>
    <w:rsid w:val="2C58E243"/>
    <w:rsid w:val="2C5AC301"/>
    <w:rsid w:val="2C5E540B"/>
    <w:rsid w:val="2C620162"/>
    <w:rsid w:val="2C6F8242"/>
    <w:rsid w:val="2C7F6624"/>
    <w:rsid w:val="2C841936"/>
    <w:rsid w:val="2C93AF8A"/>
    <w:rsid w:val="2C9578BD"/>
    <w:rsid w:val="2C9D8340"/>
    <w:rsid w:val="2CB41533"/>
    <w:rsid w:val="2CB9B86A"/>
    <w:rsid w:val="2CC256B9"/>
    <w:rsid w:val="2CC65A83"/>
    <w:rsid w:val="2CCC8F44"/>
    <w:rsid w:val="2CDD8ECD"/>
    <w:rsid w:val="2CDF4B81"/>
    <w:rsid w:val="2CF97516"/>
    <w:rsid w:val="2D0845BF"/>
    <w:rsid w:val="2D0AE6C3"/>
    <w:rsid w:val="2D124220"/>
    <w:rsid w:val="2D299810"/>
    <w:rsid w:val="2D34C0F2"/>
    <w:rsid w:val="2D92162E"/>
    <w:rsid w:val="2D95F660"/>
    <w:rsid w:val="2D9FC205"/>
    <w:rsid w:val="2DAAE1F1"/>
    <w:rsid w:val="2DC3B298"/>
    <w:rsid w:val="2DFAAEF6"/>
    <w:rsid w:val="2DFFFC28"/>
    <w:rsid w:val="2E0C7080"/>
    <w:rsid w:val="2E186DB0"/>
    <w:rsid w:val="2E20FB3F"/>
    <w:rsid w:val="2E303CD0"/>
    <w:rsid w:val="2E36FCB1"/>
    <w:rsid w:val="2E568772"/>
    <w:rsid w:val="2E62F4B2"/>
    <w:rsid w:val="2E6F8944"/>
    <w:rsid w:val="2E77C8DF"/>
    <w:rsid w:val="2E78E16B"/>
    <w:rsid w:val="2E81CB04"/>
    <w:rsid w:val="2E8FF187"/>
    <w:rsid w:val="2E92FDD6"/>
    <w:rsid w:val="2E9FCD97"/>
    <w:rsid w:val="2EA19145"/>
    <w:rsid w:val="2EAF7699"/>
    <w:rsid w:val="2EBB1738"/>
    <w:rsid w:val="2EC0FF22"/>
    <w:rsid w:val="2EC3F3DC"/>
    <w:rsid w:val="2EC56871"/>
    <w:rsid w:val="2EE118D8"/>
    <w:rsid w:val="2EEEA60D"/>
    <w:rsid w:val="2EF4DCAA"/>
    <w:rsid w:val="2EF8184D"/>
    <w:rsid w:val="2F019152"/>
    <w:rsid w:val="2F028B32"/>
    <w:rsid w:val="2F1FBC48"/>
    <w:rsid w:val="2F269FA8"/>
    <w:rsid w:val="2F362A85"/>
    <w:rsid w:val="2F5992D6"/>
    <w:rsid w:val="2F5E15C0"/>
    <w:rsid w:val="2F7D3615"/>
    <w:rsid w:val="2F9B15B4"/>
    <w:rsid w:val="2FA1A91A"/>
    <w:rsid w:val="2FA92352"/>
    <w:rsid w:val="2FB651E9"/>
    <w:rsid w:val="2FC72267"/>
    <w:rsid w:val="2FD2CD12"/>
    <w:rsid w:val="2FD875C3"/>
    <w:rsid w:val="2FD9075D"/>
    <w:rsid w:val="2FE6B81F"/>
    <w:rsid w:val="2FE9ECE2"/>
    <w:rsid w:val="2FF78F18"/>
    <w:rsid w:val="2FFD5A72"/>
    <w:rsid w:val="30010A6A"/>
    <w:rsid w:val="30062346"/>
    <w:rsid w:val="300B59A5"/>
    <w:rsid w:val="3020A1BF"/>
    <w:rsid w:val="30226F5C"/>
    <w:rsid w:val="3022C442"/>
    <w:rsid w:val="303C4B93"/>
    <w:rsid w:val="303CE869"/>
    <w:rsid w:val="304A412C"/>
    <w:rsid w:val="304BD08F"/>
    <w:rsid w:val="30502234"/>
    <w:rsid w:val="306138D2"/>
    <w:rsid w:val="306228AB"/>
    <w:rsid w:val="30639775"/>
    <w:rsid w:val="306E4756"/>
    <w:rsid w:val="3072344C"/>
    <w:rsid w:val="3086A402"/>
    <w:rsid w:val="30A5AE37"/>
    <w:rsid w:val="30B7399F"/>
    <w:rsid w:val="30C6EF61"/>
    <w:rsid w:val="30E40C39"/>
    <w:rsid w:val="30E73EDC"/>
    <w:rsid w:val="30EAF2B7"/>
    <w:rsid w:val="30FB535A"/>
    <w:rsid w:val="310883A9"/>
    <w:rsid w:val="31238749"/>
    <w:rsid w:val="31268AD7"/>
    <w:rsid w:val="3130A7D6"/>
    <w:rsid w:val="31364766"/>
    <w:rsid w:val="31457FE0"/>
    <w:rsid w:val="31485894"/>
    <w:rsid w:val="31557516"/>
    <w:rsid w:val="315963F5"/>
    <w:rsid w:val="31664B61"/>
    <w:rsid w:val="316CFF57"/>
    <w:rsid w:val="31754F08"/>
    <w:rsid w:val="317E477E"/>
    <w:rsid w:val="318009B6"/>
    <w:rsid w:val="318A0388"/>
    <w:rsid w:val="31A59066"/>
    <w:rsid w:val="31A651EA"/>
    <w:rsid w:val="31A9532A"/>
    <w:rsid w:val="31AC820B"/>
    <w:rsid w:val="31B2041B"/>
    <w:rsid w:val="31B4C833"/>
    <w:rsid w:val="31C7A4B4"/>
    <w:rsid w:val="31EC0600"/>
    <w:rsid w:val="31F9CB27"/>
    <w:rsid w:val="31FE21DF"/>
    <w:rsid w:val="31FF3EA4"/>
    <w:rsid w:val="3202E23E"/>
    <w:rsid w:val="3209DD39"/>
    <w:rsid w:val="320F3F10"/>
    <w:rsid w:val="3217D0D0"/>
    <w:rsid w:val="322212B4"/>
    <w:rsid w:val="3230C5FB"/>
    <w:rsid w:val="32435A6D"/>
    <w:rsid w:val="3263C90F"/>
    <w:rsid w:val="32759E13"/>
    <w:rsid w:val="3279E276"/>
    <w:rsid w:val="32A12346"/>
    <w:rsid w:val="32BDE0D1"/>
    <w:rsid w:val="32BEE80B"/>
    <w:rsid w:val="32C44D97"/>
    <w:rsid w:val="32C93794"/>
    <w:rsid w:val="32CC477E"/>
    <w:rsid w:val="32D9F96A"/>
    <w:rsid w:val="3301023D"/>
    <w:rsid w:val="330A6DD4"/>
    <w:rsid w:val="33212DB3"/>
    <w:rsid w:val="3328526A"/>
    <w:rsid w:val="3328EBF3"/>
    <w:rsid w:val="334A75C6"/>
    <w:rsid w:val="335C557C"/>
    <w:rsid w:val="335E5EE6"/>
    <w:rsid w:val="33625D79"/>
    <w:rsid w:val="33694A6F"/>
    <w:rsid w:val="336FA600"/>
    <w:rsid w:val="337B7564"/>
    <w:rsid w:val="337E0DD7"/>
    <w:rsid w:val="33A7F723"/>
    <w:rsid w:val="33B20A79"/>
    <w:rsid w:val="33BD5406"/>
    <w:rsid w:val="33C9AAC7"/>
    <w:rsid w:val="33CC055F"/>
    <w:rsid w:val="33CED424"/>
    <w:rsid w:val="33D082D4"/>
    <w:rsid w:val="33E9FADF"/>
    <w:rsid w:val="33F1D769"/>
    <w:rsid w:val="34033035"/>
    <w:rsid w:val="341324EA"/>
    <w:rsid w:val="3413DDED"/>
    <w:rsid w:val="341895FD"/>
    <w:rsid w:val="341E3FD5"/>
    <w:rsid w:val="3434688A"/>
    <w:rsid w:val="3438E019"/>
    <w:rsid w:val="3440652F"/>
    <w:rsid w:val="345447F3"/>
    <w:rsid w:val="3454880C"/>
    <w:rsid w:val="345813E1"/>
    <w:rsid w:val="345C32F8"/>
    <w:rsid w:val="34629BB5"/>
    <w:rsid w:val="346CF89A"/>
    <w:rsid w:val="346EA634"/>
    <w:rsid w:val="346F124C"/>
    <w:rsid w:val="347274CB"/>
    <w:rsid w:val="348D99DF"/>
    <w:rsid w:val="3495B7EE"/>
    <w:rsid w:val="349A1855"/>
    <w:rsid w:val="34C23C41"/>
    <w:rsid w:val="34D19578"/>
    <w:rsid w:val="34D59E95"/>
    <w:rsid w:val="34F22359"/>
    <w:rsid w:val="35149468"/>
    <w:rsid w:val="352B00D1"/>
    <w:rsid w:val="3534AAE8"/>
    <w:rsid w:val="35453B0D"/>
    <w:rsid w:val="354E5EF5"/>
    <w:rsid w:val="3586A660"/>
    <w:rsid w:val="3587559F"/>
    <w:rsid w:val="35A0CB3A"/>
    <w:rsid w:val="35A1AF60"/>
    <w:rsid w:val="35A4A142"/>
    <w:rsid w:val="35BE58BC"/>
    <w:rsid w:val="35E27955"/>
    <w:rsid w:val="35FFBF91"/>
    <w:rsid w:val="3603AC18"/>
    <w:rsid w:val="3606A319"/>
    <w:rsid w:val="3610EBE8"/>
    <w:rsid w:val="363FC20E"/>
    <w:rsid w:val="3644F9D4"/>
    <w:rsid w:val="3648373D"/>
    <w:rsid w:val="3659E947"/>
    <w:rsid w:val="365FE395"/>
    <w:rsid w:val="366CE93A"/>
    <w:rsid w:val="36774873"/>
    <w:rsid w:val="36801EDE"/>
    <w:rsid w:val="368279E1"/>
    <w:rsid w:val="368F7B96"/>
    <w:rsid w:val="36988193"/>
    <w:rsid w:val="36A64E52"/>
    <w:rsid w:val="36B2F4E2"/>
    <w:rsid w:val="36C9F739"/>
    <w:rsid w:val="36F583D7"/>
    <w:rsid w:val="37032E1B"/>
    <w:rsid w:val="370BF682"/>
    <w:rsid w:val="37131553"/>
    <w:rsid w:val="372B6F34"/>
    <w:rsid w:val="373DBB2D"/>
    <w:rsid w:val="3747FF1D"/>
    <w:rsid w:val="374DBCD7"/>
    <w:rsid w:val="375C65C8"/>
    <w:rsid w:val="37698B95"/>
    <w:rsid w:val="37836667"/>
    <w:rsid w:val="3790E096"/>
    <w:rsid w:val="37A0ADDB"/>
    <w:rsid w:val="37A31BBF"/>
    <w:rsid w:val="37A858B6"/>
    <w:rsid w:val="37ADC3E4"/>
    <w:rsid w:val="37B2174D"/>
    <w:rsid w:val="37CC71D5"/>
    <w:rsid w:val="37CE39FD"/>
    <w:rsid w:val="37F254AD"/>
    <w:rsid w:val="3805CF31"/>
    <w:rsid w:val="380732FA"/>
    <w:rsid w:val="380F6B44"/>
    <w:rsid w:val="381461A3"/>
    <w:rsid w:val="382D4BDD"/>
    <w:rsid w:val="382F37BA"/>
    <w:rsid w:val="383E5244"/>
    <w:rsid w:val="387DA125"/>
    <w:rsid w:val="388C3BBB"/>
    <w:rsid w:val="3890C529"/>
    <w:rsid w:val="389959EC"/>
    <w:rsid w:val="38B45991"/>
    <w:rsid w:val="38B839AF"/>
    <w:rsid w:val="38F5D52A"/>
    <w:rsid w:val="38F7524E"/>
    <w:rsid w:val="3907EA80"/>
    <w:rsid w:val="3908229A"/>
    <w:rsid w:val="39271F4F"/>
    <w:rsid w:val="392DF3DE"/>
    <w:rsid w:val="3952C82E"/>
    <w:rsid w:val="395BE877"/>
    <w:rsid w:val="39711C48"/>
    <w:rsid w:val="3979D4D7"/>
    <w:rsid w:val="397ACA7B"/>
    <w:rsid w:val="397C9A96"/>
    <w:rsid w:val="39A33EE1"/>
    <w:rsid w:val="39A630FC"/>
    <w:rsid w:val="39A79708"/>
    <w:rsid w:val="39A96E6F"/>
    <w:rsid w:val="39B4A730"/>
    <w:rsid w:val="39B60E77"/>
    <w:rsid w:val="39BB0660"/>
    <w:rsid w:val="39D8836E"/>
    <w:rsid w:val="39DC0371"/>
    <w:rsid w:val="39DE1E36"/>
    <w:rsid w:val="39EA47B9"/>
    <w:rsid w:val="39F1120D"/>
    <w:rsid w:val="3A0B86A1"/>
    <w:rsid w:val="3A134C12"/>
    <w:rsid w:val="3A1E6D82"/>
    <w:rsid w:val="3A319C11"/>
    <w:rsid w:val="3A3B2249"/>
    <w:rsid w:val="3A3D3D89"/>
    <w:rsid w:val="3A40F6F6"/>
    <w:rsid w:val="3A484D87"/>
    <w:rsid w:val="3A4AC06A"/>
    <w:rsid w:val="3A628706"/>
    <w:rsid w:val="3A749E5D"/>
    <w:rsid w:val="3A8BE171"/>
    <w:rsid w:val="3A9DC0AD"/>
    <w:rsid w:val="3AA7F4D7"/>
    <w:rsid w:val="3AEA9842"/>
    <w:rsid w:val="3B093F5C"/>
    <w:rsid w:val="3B10DEE0"/>
    <w:rsid w:val="3B3087CB"/>
    <w:rsid w:val="3B3E431A"/>
    <w:rsid w:val="3B422C88"/>
    <w:rsid w:val="3B51DED8"/>
    <w:rsid w:val="3B5947B8"/>
    <w:rsid w:val="3B6388AE"/>
    <w:rsid w:val="3B69AE41"/>
    <w:rsid w:val="3B732C11"/>
    <w:rsid w:val="3B7F189B"/>
    <w:rsid w:val="3BA3F903"/>
    <w:rsid w:val="3BA52A9D"/>
    <w:rsid w:val="3BD8C73E"/>
    <w:rsid w:val="3BE69A2D"/>
    <w:rsid w:val="3BE73CC3"/>
    <w:rsid w:val="3BEA4003"/>
    <w:rsid w:val="3BF0346A"/>
    <w:rsid w:val="3BF54726"/>
    <w:rsid w:val="3C1BCCDD"/>
    <w:rsid w:val="3C3FFB13"/>
    <w:rsid w:val="3C43C538"/>
    <w:rsid w:val="3C4F4A6E"/>
    <w:rsid w:val="3C51D4B6"/>
    <w:rsid w:val="3C5FE083"/>
    <w:rsid w:val="3C656DE1"/>
    <w:rsid w:val="3C67B825"/>
    <w:rsid w:val="3C741EFE"/>
    <w:rsid w:val="3C768EB5"/>
    <w:rsid w:val="3C86D194"/>
    <w:rsid w:val="3C9E7549"/>
    <w:rsid w:val="3CB0164F"/>
    <w:rsid w:val="3CB1F22A"/>
    <w:rsid w:val="3CB5A54E"/>
    <w:rsid w:val="3CC91988"/>
    <w:rsid w:val="3CCF76D0"/>
    <w:rsid w:val="3CD43BF4"/>
    <w:rsid w:val="3CD46BE1"/>
    <w:rsid w:val="3CD701CC"/>
    <w:rsid w:val="3CF40800"/>
    <w:rsid w:val="3CF464CA"/>
    <w:rsid w:val="3CF46981"/>
    <w:rsid w:val="3CF739C6"/>
    <w:rsid w:val="3D01A4FB"/>
    <w:rsid w:val="3D0C1DBA"/>
    <w:rsid w:val="3D11EF77"/>
    <w:rsid w:val="3D13A433"/>
    <w:rsid w:val="3D277D94"/>
    <w:rsid w:val="3D2DA5D8"/>
    <w:rsid w:val="3D40E409"/>
    <w:rsid w:val="3D51EB8C"/>
    <w:rsid w:val="3D5FD553"/>
    <w:rsid w:val="3D6A58EA"/>
    <w:rsid w:val="3D929ECE"/>
    <w:rsid w:val="3DAC8637"/>
    <w:rsid w:val="3DB5317D"/>
    <w:rsid w:val="3DE0E841"/>
    <w:rsid w:val="3DEA8D2B"/>
    <w:rsid w:val="3DF800BC"/>
    <w:rsid w:val="3E040567"/>
    <w:rsid w:val="3E0FB01F"/>
    <w:rsid w:val="3E1B5E75"/>
    <w:rsid w:val="3E1BF95C"/>
    <w:rsid w:val="3E261DB6"/>
    <w:rsid w:val="3E3F7360"/>
    <w:rsid w:val="3E484A9E"/>
    <w:rsid w:val="3E4DC28B"/>
    <w:rsid w:val="3E50C5CC"/>
    <w:rsid w:val="3E548FD3"/>
    <w:rsid w:val="3E62A480"/>
    <w:rsid w:val="3E753F4B"/>
    <w:rsid w:val="3E86B894"/>
    <w:rsid w:val="3E889804"/>
    <w:rsid w:val="3EB470F8"/>
    <w:rsid w:val="3EBB6269"/>
    <w:rsid w:val="3ED3BA4C"/>
    <w:rsid w:val="3EF620A6"/>
    <w:rsid w:val="3EF84AD1"/>
    <w:rsid w:val="3F0A396C"/>
    <w:rsid w:val="3F2622BE"/>
    <w:rsid w:val="3F4C63B1"/>
    <w:rsid w:val="3F6EB8FE"/>
    <w:rsid w:val="3F7131D0"/>
    <w:rsid w:val="3F778691"/>
    <w:rsid w:val="3F7B3BE4"/>
    <w:rsid w:val="3F7D9F70"/>
    <w:rsid w:val="3F9F9519"/>
    <w:rsid w:val="3FA005C1"/>
    <w:rsid w:val="3FA1F307"/>
    <w:rsid w:val="3FB88C09"/>
    <w:rsid w:val="3FC84F7F"/>
    <w:rsid w:val="3FD042B4"/>
    <w:rsid w:val="3FD4124D"/>
    <w:rsid w:val="3FDEAE54"/>
    <w:rsid w:val="3FEDF35F"/>
    <w:rsid w:val="400D0DE6"/>
    <w:rsid w:val="40335251"/>
    <w:rsid w:val="403893F6"/>
    <w:rsid w:val="40495ABC"/>
    <w:rsid w:val="404B44F5"/>
    <w:rsid w:val="40513E50"/>
    <w:rsid w:val="4057CB79"/>
    <w:rsid w:val="40662115"/>
    <w:rsid w:val="40787624"/>
    <w:rsid w:val="408AF31C"/>
    <w:rsid w:val="40A34439"/>
    <w:rsid w:val="40A41164"/>
    <w:rsid w:val="40C6BA9C"/>
    <w:rsid w:val="40CE2D99"/>
    <w:rsid w:val="40DFF0B3"/>
    <w:rsid w:val="40E86386"/>
    <w:rsid w:val="40EC70F7"/>
    <w:rsid w:val="40FFBF41"/>
    <w:rsid w:val="41185C2F"/>
    <w:rsid w:val="411E3CF9"/>
    <w:rsid w:val="413F8F16"/>
    <w:rsid w:val="4142528F"/>
    <w:rsid w:val="416C383B"/>
    <w:rsid w:val="417B90DF"/>
    <w:rsid w:val="417BB198"/>
    <w:rsid w:val="417E1BC9"/>
    <w:rsid w:val="4189C3C0"/>
    <w:rsid w:val="419939FA"/>
    <w:rsid w:val="41B0FD3D"/>
    <w:rsid w:val="41BF384F"/>
    <w:rsid w:val="41D18897"/>
    <w:rsid w:val="41EEEB00"/>
    <w:rsid w:val="41F37AB3"/>
    <w:rsid w:val="41F3BB54"/>
    <w:rsid w:val="41F4D974"/>
    <w:rsid w:val="420741AB"/>
    <w:rsid w:val="4214FABD"/>
    <w:rsid w:val="421C534E"/>
    <w:rsid w:val="421D6FF2"/>
    <w:rsid w:val="4236E459"/>
    <w:rsid w:val="42402404"/>
    <w:rsid w:val="4240CCD2"/>
    <w:rsid w:val="42427125"/>
    <w:rsid w:val="4249BEFF"/>
    <w:rsid w:val="42540943"/>
    <w:rsid w:val="4273CAAC"/>
    <w:rsid w:val="427C0125"/>
    <w:rsid w:val="428B3C4E"/>
    <w:rsid w:val="429EDE03"/>
    <w:rsid w:val="42B97DCF"/>
    <w:rsid w:val="42BBC02C"/>
    <w:rsid w:val="42BBEC3E"/>
    <w:rsid w:val="42C94554"/>
    <w:rsid w:val="42E373D9"/>
    <w:rsid w:val="42E5113E"/>
    <w:rsid w:val="43033B86"/>
    <w:rsid w:val="430E7283"/>
    <w:rsid w:val="430F00B3"/>
    <w:rsid w:val="432B98C5"/>
    <w:rsid w:val="433C6A31"/>
    <w:rsid w:val="4349A846"/>
    <w:rsid w:val="4361A64E"/>
    <w:rsid w:val="43997D92"/>
    <w:rsid w:val="43A29D48"/>
    <w:rsid w:val="43AE7B8B"/>
    <w:rsid w:val="43BD3DE6"/>
    <w:rsid w:val="43D87A53"/>
    <w:rsid w:val="43DB4ADF"/>
    <w:rsid w:val="43DC9D33"/>
    <w:rsid w:val="43F645CF"/>
    <w:rsid w:val="43FC5FF6"/>
    <w:rsid w:val="43FE0DBF"/>
    <w:rsid w:val="44090231"/>
    <w:rsid w:val="440C052F"/>
    <w:rsid w:val="4418BA62"/>
    <w:rsid w:val="4424C901"/>
    <w:rsid w:val="44348EA3"/>
    <w:rsid w:val="443A7F64"/>
    <w:rsid w:val="444FC066"/>
    <w:rsid w:val="444FE8DC"/>
    <w:rsid w:val="4450F35E"/>
    <w:rsid w:val="4471A41C"/>
    <w:rsid w:val="447AEA8E"/>
    <w:rsid w:val="4490953F"/>
    <w:rsid w:val="44935734"/>
    <w:rsid w:val="4494C788"/>
    <w:rsid w:val="44A19DA4"/>
    <w:rsid w:val="44AA8AE2"/>
    <w:rsid w:val="44BB5B9E"/>
    <w:rsid w:val="44C8865F"/>
    <w:rsid w:val="44D1FFBD"/>
    <w:rsid w:val="44D33CB2"/>
    <w:rsid w:val="44DAEE19"/>
    <w:rsid w:val="44DCC4DF"/>
    <w:rsid w:val="44E52D20"/>
    <w:rsid w:val="44E664C2"/>
    <w:rsid w:val="4500002E"/>
    <w:rsid w:val="450605F1"/>
    <w:rsid w:val="4515C1CA"/>
    <w:rsid w:val="45161533"/>
    <w:rsid w:val="4527985D"/>
    <w:rsid w:val="4528E1F6"/>
    <w:rsid w:val="45334AC1"/>
    <w:rsid w:val="453C3096"/>
    <w:rsid w:val="4542E0C1"/>
    <w:rsid w:val="454E8283"/>
    <w:rsid w:val="455E9839"/>
    <w:rsid w:val="4577C4C6"/>
    <w:rsid w:val="457A8A88"/>
    <w:rsid w:val="4591192E"/>
    <w:rsid w:val="45E20860"/>
    <w:rsid w:val="45E3357C"/>
    <w:rsid w:val="45E55E1A"/>
    <w:rsid w:val="45E89B23"/>
    <w:rsid w:val="45EABAB0"/>
    <w:rsid w:val="45FD6781"/>
    <w:rsid w:val="4611820A"/>
    <w:rsid w:val="4614B4A9"/>
    <w:rsid w:val="4619BDD4"/>
    <w:rsid w:val="461AF10E"/>
    <w:rsid w:val="4630A992"/>
    <w:rsid w:val="46372E5E"/>
    <w:rsid w:val="4639E5AA"/>
    <w:rsid w:val="463D3327"/>
    <w:rsid w:val="463E19FD"/>
    <w:rsid w:val="463E2250"/>
    <w:rsid w:val="4644B253"/>
    <w:rsid w:val="4657B6C3"/>
    <w:rsid w:val="465CF421"/>
    <w:rsid w:val="46618E68"/>
    <w:rsid w:val="4669A817"/>
    <w:rsid w:val="466F7EB0"/>
    <w:rsid w:val="467E6189"/>
    <w:rsid w:val="468ABF88"/>
    <w:rsid w:val="468C3A0D"/>
    <w:rsid w:val="468C6822"/>
    <w:rsid w:val="468D1C2A"/>
    <w:rsid w:val="4693B3D3"/>
    <w:rsid w:val="469A81AF"/>
    <w:rsid w:val="46A17F2A"/>
    <w:rsid w:val="46B0DBAE"/>
    <w:rsid w:val="46B47039"/>
    <w:rsid w:val="46B89AC4"/>
    <w:rsid w:val="46CDD326"/>
    <w:rsid w:val="46EC0FDE"/>
    <w:rsid w:val="46ED2A33"/>
    <w:rsid w:val="46FF2BD8"/>
    <w:rsid w:val="4713F0B0"/>
    <w:rsid w:val="47203C77"/>
    <w:rsid w:val="4724CD2A"/>
    <w:rsid w:val="473414DC"/>
    <w:rsid w:val="473E4D39"/>
    <w:rsid w:val="473FEE09"/>
    <w:rsid w:val="47550BFC"/>
    <w:rsid w:val="476756EC"/>
    <w:rsid w:val="47688D1B"/>
    <w:rsid w:val="476F7DD1"/>
    <w:rsid w:val="47895AFC"/>
    <w:rsid w:val="47B4B564"/>
    <w:rsid w:val="47BDFAAA"/>
    <w:rsid w:val="47BF759E"/>
    <w:rsid w:val="47C6985F"/>
    <w:rsid w:val="47E95665"/>
    <w:rsid w:val="480C9E3E"/>
    <w:rsid w:val="480E8B92"/>
    <w:rsid w:val="481CF455"/>
    <w:rsid w:val="48228EDD"/>
    <w:rsid w:val="4829B6D4"/>
    <w:rsid w:val="4830F32B"/>
    <w:rsid w:val="483F4FBD"/>
    <w:rsid w:val="4856BCFA"/>
    <w:rsid w:val="485903BC"/>
    <w:rsid w:val="486875B9"/>
    <w:rsid w:val="487384E8"/>
    <w:rsid w:val="48795DF3"/>
    <w:rsid w:val="488D5B0D"/>
    <w:rsid w:val="48904324"/>
    <w:rsid w:val="48ACE378"/>
    <w:rsid w:val="48AD5954"/>
    <w:rsid w:val="48C0CC82"/>
    <w:rsid w:val="48C76B1F"/>
    <w:rsid w:val="48C807C3"/>
    <w:rsid w:val="48F4CDF1"/>
    <w:rsid w:val="48F52D7B"/>
    <w:rsid w:val="49128A3E"/>
    <w:rsid w:val="493D4818"/>
    <w:rsid w:val="494B6223"/>
    <w:rsid w:val="495085C5"/>
    <w:rsid w:val="496CE017"/>
    <w:rsid w:val="4973996B"/>
    <w:rsid w:val="497DD86F"/>
    <w:rsid w:val="49821809"/>
    <w:rsid w:val="49874F83"/>
    <w:rsid w:val="498AA7B1"/>
    <w:rsid w:val="49A3BDC5"/>
    <w:rsid w:val="49A99BA0"/>
    <w:rsid w:val="49B23539"/>
    <w:rsid w:val="49B76858"/>
    <w:rsid w:val="49B847FD"/>
    <w:rsid w:val="49D8AA11"/>
    <w:rsid w:val="49DBF554"/>
    <w:rsid w:val="49E33D1C"/>
    <w:rsid w:val="49E84C14"/>
    <w:rsid w:val="49F87B7E"/>
    <w:rsid w:val="49FB3BCE"/>
    <w:rsid w:val="4A012311"/>
    <w:rsid w:val="4A03CA80"/>
    <w:rsid w:val="4A08E3DB"/>
    <w:rsid w:val="4A0CAF52"/>
    <w:rsid w:val="4A149951"/>
    <w:rsid w:val="4A1FAB2F"/>
    <w:rsid w:val="4A219662"/>
    <w:rsid w:val="4A33AC18"/>
    <w:rsid w:val="4A3E77FC"/>
    <w:rsid w:val="4A5474C6"/>
    <w:rsid w:val="4A554F35"/>
    <w:rsid w:val="4A59B193"/>
    <w:rsid w:val="4A66CF7F"/>
    <w:rsid w:val="4A6F2F32"/>
    <w:rsid w:val="4A9D084E"/>
    <w:rsid w:val="4AA4B57A"/>
    <w:rsid w:val="4AA95B0B"/>
    <w:rsid w:val="4AAF9D09"/>
    <w:rsid w:val="4AC0CC9E"/>
    <w:rsid w:val="4AE9BE8C"/>
    <w:rsid w:val="4AF66912"/>
    <w:rsid w:val="4AF8D978"/>
    <w:rsid w:val="4AFC973C"/>
    <w:rsid w:val="4B04D1B2"/>
    <w:rsid w:val="4B14E64D"/>
    <w:rsid w:val="4B421CCA"/>
    <w:rsid w:val="4B46DD9A"/>
    <w:rsid w:val="4B47B8E1"/>
    <w:rsid w:val="4B4FF780"/>
    <w:rsid w:val="4B5E30AB"/>
    <w:rsid w:val="4B5F00A0"/>
    <w:rsid w:val="4B608543"/>
    <w:rsid w:val="4B71CF3E"/>
    <w:rsid w:val="4B8C03CA"/>
    <w:rsid w:val="4B9ABF9B"/>
    <w:rsid w:val="4B9D70A8"/>
    <w:rsid w:val="4BE2355A"/>
    <w:rsid w:val="4C0AB68F"/>
    <w:rsid w:val="4C0FFE98"/>
    <w:rsid w:val="4C1DC0A0"/>
    <w:rsid w:val="4C1F079C"/>
    <w:rsid w:val="4C302A46"/>
    <w:rsid w:val="4C3B6110"/>
    <w:rsid w:val="4C3D66C6"/>
    <w:rsid w:val="4C44EEEB"/>
    <w:rsid w:val="4C491FD3"/>
    <w:rsid w:val="4C622D87"/>
    <w:rsid w:val="4C6A0B14"/>
    <w:rsid w:val="4C6C7440"/>
    <w:rsid w:val="4C6E8E1D"/>
    <w:rsid w:val="4C7FD475"/>
    <w:rsid w:val="4C903D90"/>
    <w:rsid w:val="4C909D9F"/>
    <w:rsid w:val="4C9D18C8"/>
    <w:rsid w:val="4CA070FD"/>
    <w:rsid w:val="4CC81EFD"/>
    <w:rsid w:val="4CD1DFE7"/>
    <w:rsid w:val="4CD6B7B3"/>
    <w:rsid w:val="4CE7B631"/>
    <w:rsid w:val="4CEAAAA6"/>
    <w:rsid w:val="4CF7EF79"/>
    <w:rsid w:val="4CFE4FF9"/>
    <w:rsid w:val="4D1311D0"/>
    <w:rsid w:val="4D1AB645"/>
    <w:rsid w:val="4D1EA252"/>
    <w:rsid w:val="4D3D05AF"/>
    <w:rsid w:val="4D69CF2A"/>
    <w:rsid w:val="4D83912B"/>
    <w:rsid w:val="4D8AF607"/>
    <w:rsid w:val="4D900A55"/>
    <w:rsid w:val="4DBE790D"/>
    <w:rsid w:val="4DC78244"/>
    <w:rsid w:val="4DD39AC7"/>
    <w:rsid w:val="4DDD5B8C"/>
    <w:rsid w:val="4DDFDE8F"/>
    <w:rsid w:val="4DE5AD7C"/>
    <w:rsid w:val="4DE5BE13"/>
    <w:rsid w:val="4DEFAAB5"/>
    <w:rsid w:val="4DF8D7B8"/>
    <w:rsid w:val="4E02F8CA"/>
    <w:rsid w:val="4E04E848"/>
    <w:rsid w:val="4E324A9D"/>
    <w:rsid w:val="4E48F888"/>
    <w:rsid w:val="4E4AE03C"/>
    <w:rsid w:val="4E4CB321"/>
    <w:rsid w:val="4E53E2AE"/>
    <w:rsid w:val="4E5EA1F2"/>
    <w:rsid w:val="4E697A9E"/>
    <w:rsid w:val="4E6EC64C"/>
    <w:rsid w:val="4E867B07"/>
    <w:rsid w:val="4E979446"/>
    <w:rsid w:val="4E9A2315"/>
    <w:rsid w:val="4E9FA0FF"/>
    <w:rsid w:val="4EA54599"/>
    <w:rsid w:val="4EB4E727"/>
    <w:rsid w:val="4ED6139F"/>
    <w:rsid w:val="4EEC28B2"/>
    <w:rsid w:val="4EED0257"/>
    <w:rsid w:val="4EFA3C5B"/>
    <w:rsid w:val="4EFD54BB"/>
    <w:rsid w:val="4F12D80D"/>
    <w:rsid w:val="4F219902"/>
    <w:rsid w:val="4F23D7B4"/>
    <w:rsid w:val="4F2C33BB"/>
    <w:rsid w:val="4F53C46C"/>
    <w:rsid w:val="4F706436"/>
    <w:rsid w:val="4F7ADFEC"/>
    <w:rsid w:val="4F82F72C"/>
    <w:rsid w:val="4F838FE0"/>
    <w:rsid w:val="4F973071"/>
    <w:rsid w:val="4F9B7BB9"/>
    <w:rsid w:val="4FB30347"/>
    <w:rsid w:val="4FB3C901"/>
    <w:rsid w:val="4FB7CC6F"/>
    <w:rsid w:val="4FBA5C6B"/>
    <w:rsid w:val="4FC6C4A7"/>
    <w:rsid w:val="4FC7C1DE"/>
    <w:rsid w:val="4FC7C850"/>
    <w:rsid w:val="4FC950FC"/>
    <w:rsid w:val="4FE359DE"/>
    <w:rsid w:val="50152FC1"/>
    <w:rsid w:val="501F3CC3"/>
    <w:rsid w:val="502B7ECB"/>
    <w:rsid w:val="5036A00A"/>
    <w:rsid w:val="5040666B"/>
    <w:rsid w:val="504428EC"/>
    <w:rsid w:val="504654AD"/>
    <w:rsid w:val="5046D964"/>
    <w:rsid w:val="505C2FEB"/>
    <w:rsid w:val="505C5AF0"/>
    <w:rsid w:val="505FB49A"/>
    <w:rsid w:val="507C6E76"/>
    <w:rsid w:val="507E3B23"/>
    <w:rsid w:val="509335E4"/>
    <w:rsid w:val="5094535B"/>
    <w:rsid w:val="509A683E"/>
    <w:rsid w:val="50BC4239"/>
    <w:rsid w:val="50BE7AA7"/>
    <w:rsid w:val="50CD2BC7"/>
    <w:rsid w:val="50D0FD33"/>
    <w:rsid w:val="50D79DA9"/>
    <w:rsid w:val="50E074BA"/>
    <w:rsid w:val="50E52897"/>
    <w:rsid w:val="50EFE10D"/>
    <w:rsid w:val="51035EE4"/>
    <w:rsid w:val="512757A2"/>
    <w:rsid w:val="513A6B35"/>
    <w:rsid w:val="5140D2B4"/>
    <w:rsid w:val="514775E0"/>
    <w:rsid w:val="514DE914"/>
    <w:rsid w:val="5154D394"/>
    <w:rsid w:val="51552FE1"/>
    <w:rsid w:val="51566752"/>
    <w:rsid w:val="5164AC76"/>
    <w:rsid w:val="5164FA42"/>
    <w:rsid w:val="516ACF3B"/>
    <w:rsid w:val="5194197B"/>
    <w:rsid w:val="51975A68"/>
    <w:rsid w:val="519765A2"/>
    <w:rsid w:val="51B4AA5B"/>
    <w:rsid w:val="51BB1A4C"/>
    <w:rsid w:val="51BEE358"/>
    <w:rsid w:val="51BF746E"/>
    <w:rsid w:val="51C34F0D"/>
    <w:rsid w:val="51CD722F"/>
    <w:rsid w:val="51D1B7BA"/>
    <w:rsid w:val="51D3D98D"/>
    <w:rsid w:val="51D6383E"/>
    <w:rsid w:val="51E01E42"/>
    <w:rsid w:val="51E51A66"/>
    <w:rsid w:val="51E780C3"/>
    <w:rsid w:val="51EE7FE9"/>
    <w:rsid w:val="520BE90B"/>
    <w:rsid w:val="52134A7F"/>
    <w:rsid w:val="52136B00"/>
    <w:rsid w:val="5228ED03"/>
    <w:rsid w:val="52311589"/>
    <w:rsid w:val="5247E706"/>
    <w:rsid w:val="524FBF30"/>
    <w:rsid w:val="5256635D"/>
    <w:rsid w:val="5258313E"/>
    <w:rsid w:val="5258F0D0"/>
    <w:rsid w:val="525D9535"/>
    <w:rsid w:val="528D146D"/>
    <w:rsid w:val="52CAD70A"/>
    <w:rsid w:val="52DDD905"/>
    <w:rsid w:val="52E254A2"/>
    <w:rsid w:val="52FA10A6"/>
    <w:rsid w:val="5301225B"/>
    <w:rsid w:val="5318D48D"/>
    <w:rsid w:val="532C8256"/>
    <w:rsid w:val="533FAD15"/>
    <w:rsid w:val="537C43CF"/>
    <w:rsid w:val="5396D47F"/>
    <w:rsid w:val="53986A98"/>
    <w:rsid w:val="53ABFC14"/>
    <w:rsid w:val="53CA2B99"/>
    <w:rsid w:val="53E03113"/>
    <w:rsid w:val="53E2961C"/>
    <w:rsid w:val="53E37A50"/>
    <w:rsid w:val="53EAE2EB"/>
    <w:rsid w:val="53F69BDB"/>
    <w:rsid w:val="53FD0309"/>
    <w:rsid w:val="53FECADD"/>
    <w:rsid w:val="54126B21"/>
    <w:rsid w:val="54140EBD"/>
    <w:rsid w:val="541627F0"/>
    <w:rsid w:val="54235FF9"/>
    <w:rsid w:val="5428B1B0"/>
    <w:rsid w:val="542EFE31"/>
    <w:rsid w:val="5435E02E"/>
    <w:rsid w:val="5436A62E"/>
    <w:rsid w:val="543B250C"/>
    <w:rsid w:val="543C8072"/>
    <w:rsid w:val="54455D12"/>
    <w:rsid w:val="545407E4"/>
    <w:rsid w:val="547E0D01"/>
    <w:rsid w:val="547E1784"/>
    <w:rsid w:val="5496BDD5"/>
    <w:rsid w:val="549F9E92"/>
    <w:rsid w:val="54A18D01"/>
    <w:rsid w:val="54A26AA9"/>
    <w:rsid w:val="54A73A6B"/>
    <w:rsid w:val="54B0BC26"/>
    <w:rsid w:val="54B1DADE"/>
    <w:rsid w:val="54BA3CA9"/>
    <w:rsid w:val="54C7C7EE"/>
    <w:rsid w:val="54DFD70C"/>
    <w:rsid w:val="54F3DF86"/>
    <w:rsid w:val="550430BE"/>
    <w:rsid w:val="55198F87"/>
    <w:rsid w:val="551BF75A"/>
    <w:rsid w:val="551FE330"/>
    <w:rsid w:val="552F0CB3"/>
    <w:rsid w:val="5546D89D"/>
    <w:rsid w:val="554A90AD"/>
    <w:rsid w:val="5570A9AF"/>
    <w:rsid w:val="5579BEB2"/>
    <w:rsid w:val="558C3700"/>
    <w:rsid w:val="55A1F8EF"/>
    <w:rsid w:val="55ABC43C"/>
    <w:rsid w:val="55B94CB0"/>
    <w:rsid w:val="55BCFAF3"/>
    <w:rsid w:val="55C29A98"/>
    <w:rsid w:val="55C8C4A5"/>
    <w:rsid w:val="55C97045"/>
    <w:rsid w:val="55D12180"/>
    <w:rsid w:val="55DE8749"/>
    <w:rsid w:val="55F1944E"/>
    <w:rsid w:val="56044E9E"/>
    <w:rsid w:val="56061158"/>
    <w:rsid w:val="56136FFD"/>
    <w:rsid w:val="561A5151"/>
    <w:rsid w:val="561F60A5"/>
    <w:rsid w:val="56293BF8"/>
    <w:rsid w:val="563735E9"/>
    <w:rsid w:val="56391294"/>
    <w:rsid w:val="565D0050"/>
    <w:rsid w:val="5683BEAD"/>
    <w:rsid w:val="56ADAD6B"/>
    <w:rsid w:val="56BD7705"/>
    <w:rsid w:val="56C16E38"/>
    <w:rsid w:val="56C88DEA"/>
    <w:rsid w:val="56D56137"/>
    <w:rsid w:val="56E85A19"/>
    <w:rsid w:val="56EB5C95"/>
    <w:rsid w:val="56EB639C"/>
    <w:rsid w:val="56F1670D"/>
    <w:rsid w:val="56F344B7"/>
    <w:rsid w:val="56F4D464"/>
    <w:rsid w:val="56F6AA7C"/>
    <w:rsid w:val="56FF6CF2"/>
    <w:rsid w:val="5709C104"/>
    <w:rsid w:val="5718AFF0"/>
    <w:rsid w:val="571D8A65"/>
    <w:rsid w:val="5725E359"/>
    <w:rsid w:val="572864E1"/>
    <w:rsid w:val="573279AA"/>
    <w:rsid w:val="5737B5E9"/>
    <w:rsid w:val="573A994E"/>
    <w:rsid w:val="573B6084"/>
    <w:rsid w:val="57551D11"/>
    <w:rsid w:val="575B74D5"/>
    <w:rsid w:val="5761F31C"/>
    <w:rsid w:val="576946AF"/>
    <w:rsid w:val="5773BACF"/>
    <w:rsid w:val="577C0B44"/>
    <w:rsid w:val="577CE691"/>
    <w:rsid w:val="578C965F"/>
    <w:rsid w:val="57ABEE5F"/>
    <w:rsid w:val="57AFFD0B"/>
    <w:rsid w:val="57B5CE34"/>
    <w:rsid w:val="57BCC188"/>
    <w:rsid w:val="57DC0D8A"/>
    <w:rsid w:val="57EDDBBC"/>
    <w:rsid w:val="57FF1DF0"/>
    <w:rsid w:val="580BBB58"/>
    <w:rsid w:val="580D2EFF"/>
    <w:rsid w:val="58171694"/>
    <w:rsid w:val="581E3664"/>
    <w:rsid w:val="582CF805"/>
    <w:rsid w:val="583BD180"/>
    <w:rsid w:val="583FDB52"/>
    <w:rsid w:val="584AE7DC"/>
    <w:rsid w:val="5863FCF6"/>
    <w:rsid w:val="58859FFA"/>
    <w:rsid w:val="58860294"/>
    <w:rsid w:val="588FA162"/>
    <w:rsid w:val="58927ADD"/>
    <w:rsid w:val="58AA57F8"/>
    <w:rsid w:val="58ACBDCF"/>
    <w:rsid w:val="58CBA454"/>
    <w:rsid w:val="58DB87AB"/>
    <w:rsid w:val="58EDD6A7"/>
    <w:rsid w:val="5908657C"/>
    <w:rsid w:val="5908DFB4"/>
    <w:rsid w:val="590DA4F5"/>
    <w:rsid w:val="59177C5E"/>
    <w:rsid w:val="592A2416"/>
    <w:rsid w:val="5934E219"/>
    <w:rsid w:val="5937F652"/>
    <w:rsid w:val="593BBE1A"/>
    <w:rsid w:val="5962175E"/>
    <w:rsid w:val="5975B9C6"/>
    <w:rsid w:val="59787274"/>
    <w:rsid w:val="5984A7BA"/>
    <w:rsid w:val="598E2C0B"/>
    <w:rsid w:val="59944ACE"/>
    <w:rsid w:val="59A40596"/>
    <w:rsid w:val="59B32A9F"/>
    <w:rsid w:val="59B562F4"/>
    <w:rsid w:val="59D016BE"/>
    <w:rsid w:val="59D0467A"/>
    <w:rsid w:val="59E40457"/>
    <w:rsid w:val="59E454C4"/>
    <w:rsid w:val="59E8CEFE"/>
    <w:rsid w:val="59F71321"/>
    <w:rsid w:val="5A0DBD3C"/>
    <w:rsid w:val="5A24BC49"/>
    <w:rsid w:val="5A2BF1D7"/>
    <w:rsid w:val="5A40B93B"/>
    <w:rsid w:val="5A4161C6"/>
    <w:rsid w:val="5A531B8C"/>
    <w:rsid w:val="5A5CF7C6"/>
    <w:rsid w:val="5A64E853"/>
    <w:rsid w:val="5A6C03DF"/>
    <w:rsid w:val="5A6E1EBC"/>
    <w:rsid w:val="5A72E280"/>
    <w:rsid w:val="5A772B4C"/>
    <w:rsid w:val="5A8BF955"/>
    <w:rsid w:val="5A8F36AE"/>
    <w:rsid w:val="5A9B1087"/>
    <w:rsid w:val="5ABB253C"/>
    <w:rsid w:val="5ABFDA66"/>
    <w:rsid w:val="5ACDE887"/>
    <w:rsid w:val="5AD0DFC6"/>
    <w:rsid w:val="5ADA6198"/>
    <w:rsid w:val="5ADB6F1B"/>
    <w:rsid w:val="5AE39017"/>
    <w:rsid w:val="5AE98262"/>
    <w:rsid w:val="5AF9FFA1"/>
    <w:rsid w:val="5AFF0F01"/>
    <w:rsid w:val="5B01414A"/>
    <w:rsid w:val="5B02029A"/>
    <w:rsid w:val="5B0778DF"/>
    <w:rsid w:val="5B0E315E"/>
    <w:rsid w:val="5B1E4A8F"/>
    <w:rsid w:val="5B2F2541"/>
    <w:rsid w:val="5B34BB39"/>
    <w:rsid w:val="5B3D6FF6"/>
    <w:rsid w:val="5B435C1A"/>
    <w:rsid w:val="5B4C6007"/>
    <w:rsid w:val="5B4FCDA4"/>
    <w:rsid w:val="5B5F7696"/>
    <w:rsid w:val="5B6685C2"/>
    <w:rsid w:val="5B7DE61C"/>
    <w:rsid w:val="5B8281E7"/>
    <w:rsid w:val="5B8DC219"/>
    <w:rsid w:val="5BC84587"/>
    <w:rsid w:val="5BCFEDCA"/>
    <w:rsid w:val="5BE2134E"/>
    <w:rsid w:val="5BF01B18"/>
    <w:rsid w:val="5BFE8B48"/>
    <w:rsid w:val="5C07D440"/>
    <w:rsid w:val="5C092C25"/>
    <w:rsid w:val="5C0E9A54"/>
    <w:rsid w:val="5C1AA25D"/>
    <w:rsid w:val="5C2C519D"/>
    <w:rsid w:val="5C34FD60"/>
    <w:rsid w:val="5C3690B4"/>
    <w:rsid w:val="5C5B8899"/>
    <w:rsid w:val="5C5F19C9"/>
    <w:rsid w:val="5C687AAA"/>
    <w:rsid w:val="5C8FDA85"/>
    <w:rsid w:val="5CA16455"/>
    <w:rsid w:val="5CB3347A"/>
    <w:rsid w:val="5CB3AB02"/>
    <w:rsid w:val="5CBF4B67"/>
    <w:rsid w:val="5CC60567"/>
    <w:rsid w:val="5CD7D0F6"/>
    <w:rsid w:val="5CDA8A6C"/>
    <w:rsid w:val="5CEE93F7"/>
    <w:rsid w:val="5CF1A787"/>
    <w:rsid w:val="5CF9CF3B"/>
    <w:rsid w:val="5D2A092F"/>
    <w:rsid w:val="5D2A9E6D"/>
    <w:rsid w:val="5D31E622"/>
    <w:rsid w:val="5D33A647"/>
    <w:rsid w:val="5D35F5B9"/>
    <w:rsid w:val="5D47D94D"/>
    <w:rsid w:val="5D4C0598"/>
    <w:rsid w:val="5D657FFC"/>
    <w:rsid w:val="5D6F8978"/>
    <w:rsid w:val="5D74C1A3"/>
    <w:rsid w:val="5D7714EA"/>
    <w:rsid w:val="5D87DA80"/>
    <w:rsid w:val="5D90F150"/>
    <w:rsid w:val="5DA8088A"/>
    <w:rsid w:val="5DBF3D97"/>
    <w:rsid w:val="5DC54512"/>
    <w:rsid w:val="5DC56D52"/>
    <w:rsid w:val="5DE50A37"/>
    <w:rsid w:val="5DEAA625"/>
    <w:rsid w:val="5E15B869"/>
    <w:rsid w:val="5E1CDABE"/>
    <w:rsid w:val="5E25B93A"/>
    <w:rsid w:val="5E2DC40F"/>
    <w:rsid w:val="5E324694"/>
    <w:rsid w:val="5E329F52"/>
    <w:rsid w:val="5E3B677E"/>
    <w:rsid w:val="5E3E6A55"/>
    <w:rsid w:val="5E63824A"/>
    <w:rsid w:val="5E64F87E"/>
    <w:rsid w:val="5E74BA40"/>
    <w:rsid w:val="5E7807CC"/>
    <w:rsid w:val="5E8906D5"/>
    <w:rsid w:val="5E995271"/>
    <w:rsid w:val="5EA5E399"/>
    <w:rsid w:val="5EB1D12A"/>
    <w:rsid w:val="5EC4DB6F"/>
    <w:rsid w:val="5ED584C0"/>
    <w:rsid w:val="5EE58EC8"/>
    <w:rsid w:val="5EE77F9C"/>
    <w:rsid w:val="5EE89404"/>
    <w:rsid w:val="5EF10611"/>
    <w:rsid w:val="5EF6F888"/>
    <w:rsid w:val="5EFEFFCF"/>
    <w:rsid w:val="5F08A6AE"/>
    <w:rsid w:val="5F0D6179"/>
    <w:rsid w:val="5F1DF429"/>
    <w:rsid w:val="5F2584FD"/>
    <w:rsid w:val="5F333548"/>
    <w:rsid w:val="5F36E9CC"/>
    <w:rsid w:val="5F376758"/>
    <w:rsid w:val="5F393E4A"/>
    <w:rsid w:val="5F3C4F22"/>
    <w:rsid w:val="5F4EF8C6"/>
    <w:rsid w:val="5F6AA3DA"/>
    <w:rsid w:val="5F7B9A95"/>
    <w:rsid w:val="5F8234A8"/>
    <w:rsid w:val="5F86726C"/>
    <w:rsid w:val="5F8C793F"/>
    <w:rsid w:val="5FA5EAAE"/>
    <w:rsid w:val="5FADF651"/>
    <w:rsid w:val="5FBC7072"/>
    <w:rsid w:val="5FE6B63B"/>
    <w:rsid w:val="601F116D"/>
    <w:rsid w:val="601F5935"/>
    <w:rsid w:val="60288765"/>
    <w:rsid w:val="60365876"/>
    <w:rsid w:val="606A6098"/>
    <w:rsid w:val="60728149"/>
    <w:rsid w:val="6086BB85"/>
    <w:rsid w:val="609BB6AA"/>
    <w:rsid w:val="60A571F0"/>
    <w:rsid w:val="60A8B47F"/>
    <w:rsid w:val="60BC0F32"/>
    <w:rsid w:val="60BFC4D1"/>
    <w:rsid w:val="60C2E468"/>
    <w:rsid w:val="60CAD845"/>
    <w:rsid w:val="60D52E49"/>
    <w:rsid w:val="60F23B60"/>
    <w:rsid w:val="60F7F46C"/>
    <w:rsid w:val="60FE575E"/>
    <w:rsid w:val="60FEEC8D"/>
    <w:rsid w:val="6101D231"/>
    <w:rsid w:val="61213C68"/>
    <w:rsid w:val="6122602E"/>
    <w:rsid w:val="6145B37A"/>
    <w:rsid w:val="61599D40"/>
    <w:rsid w:val="615E2E23"/>
    <w:rsid w:val="615F9D26"/>
    <w:rsid w:val="6162B9EF"/>
    <w:rsid w:val="616C4B03"/>
    <w:rsid w:val="616D03EF"/>
    <w:rsid w:val="6172EC2B"/>
    <w:rsid w:val="61970DC4"/>
    <w:rsid w:val="619C86EE"/>
    <w:rsid w:val="61B42E4E"/>
    <w:rsid w:val="61B8E7DD"/>
    <w:rsid w:val="61C23EEC"/>
    <w:rsid w:val="61FEE67E"/>
    <w:rsid w:val="62040D74"/>
    <w:rsid w:val="620A9939"/>
    <w:rsid w:val="620BEB58"/>
    <w:rsid w:val="6223E594"/>
    <w:rsid w:val="622B9593"/>
    <w:rsid w:val="62430765"/>
    <w:rsid w:val="62454444"/>
    <w:rsid w:val="6247E34B"/>
    <w:rsid w:val="6263EEC0"/>
    <w:rsid w:val="626C233D"/>
    <w:rsid w:val="6271CFBB"/>
    <w:rsid w:val="6272066E"/>
    <w:rsid w:val="627A6890"/>
    <w:rsid w:val="627E2722"/>
    <w:rsid w:val="6284C064"/>
    <w:rsid w:val="629985C0"/>
    <w:rsid w:val="62A0B3C2"/>
    <w:rsid w:val="62C67FBA"/>
    <w:rsid w:val="62D458C5"/>
    <w:rsid w:val="62EC857E"/>
    <w:rsid w:val="62F0EAA3"/>
    <w:rsid w:val="6307A74E"/>
    <w:rsid w:val="630D4149"/>
    <w:rsid w:val="6320C40A"/>
    <w:rsid w:val="63239121"/>
    <w:rsid w:val="6327DCA7"/>
    <w:rsid w:val="632BBFC1"/>
    <w:rsid w:val="632D0DCD"/>
    <w:rsid w:val="633E498F"/>
    <w:rsid w:val="6346771F"/>
    <w:rsid w:val="634BECD3"/>
    <w:rsid w:val="634C6A9E"/>
    <w:rsid w:val="63555A0A"/>
    <w:rsid w:val="6359C4C3"/>
    <w:rsid w:val="635A345D"/>
    <w:rsid w:val="6367ACA3"/>
    <w:rsid w:val="636A110F"/>
    <w:rsid w:val="6372AC33"/>
    <w:rsid w:val="6383DCFB"/>
    <w:rsid w:val="638407CA"/>
    <w:rsid w:val="639FDDD5"/>
    <w:rsid w:val="63A37068"/>
    <w:rsid w:val="63BC067E"/>
    <w:rsid w:val="63D4E8BE"/>
    <w:rsid w:val="63E4F386"/>
    <w:rsid w:val="63E571EE"/>
    <w:rsid w:val="63F9C9C8"/>
    <w:rsid w:val="63FB97E4"/>
    <w:rsid w:val="63FE1687"/>
    <w:rsid w:val="640070E1"/>
    <w:rsid w:val="64078FE0"/>
    <w:rsid w:val="6414E4BD"/>
    <w:rsid w:val="644D1B8D"/>
    <w:rsid w:val="64551B28"/>
    <w:rsid w:val="6490A974"/>
    <w:rsid w:val="6491B567"/>
    <w:rsid w:val="649FB3A9"/>
    <w:rsid w:val="64BF5AC3"/>
    <w:rsid w:val="64DE3D8D"/>
    <w:rsid w:val="64E4A671"/>
    <w:rsid w:val="64F3C101"/>
    <w:rsid w:val="64FB87AC"/>
    <w:rsid w:val="65074721"/>
    <w:rsid w:val="650AB0CC"/>
    <w:rsid w:val="652DFE82"/>
    <w:rsid w:val="653BD1E5"/>
    <w:rsid w:val="6544946E"/>
    <w:rsid w:val="6544C644"/>
    <w:rsid w:val="656D9196"/>
    <w:rsid w:val="657D3327"/>
    <w:rsid w:val="657FFA66"/>
    <w:rsid w:val="6589E285"/>
    <w:rsid w:val="65907A1E"/>
    <w:rsid w:val="6592AD05"/>
    <w:rsid w:val="65B532B1"/>
    <w:rsid w:val="65B9512A"/>
    <w:rsid w:val="65BBD5A1"/>
    <w:rsid w:val="65C5129D"/>
    <w:rsid w:val="65CE6F3D"/>
    <w:rsid w:val="65D33F83"/>
    <w:rsid w:val="66217E6A"/>
    <w:rsid w:val="665E7B9C"/>
    <w:rsid w:val="6661A02A"/>
    <w:rsid w:val="6677CA94"/>
    <w:rsid w:val="66828BFE"/>
    <w:rsid w:val="668A2C69"/>
    <w:rsid w:val="668F8BEE"/>
    <w:rsid w:val="66957993"/>
    <w:rsid w:val="669B5DED"/>
    <w:rsid w:val="669FCBE2"/>
    <w:rsid w:val="66A4546D"/>
    <w:rsid w:val="66B1ACDC"/>
    <w:rsid w:val="66B3B936"/>
    <w:rsid w:val="66C5CC15"/>
    <w:rsid w:val="66CAA347"/>
    <w:rsid w:val="66DE4A0A"/>
    <w:rsid w:val="66E096A5"/>
    <w:rsid w:val="66E347E3"/>
    <w:rsid w:val="66E5B97E"/>
    <w:rsid w:val="66E7285F"/>
    <w:rsid w:val="66EDE829"/>
    <w:rsid w:val="67114E6D"/>
    <w:rsid w:val="67202CCF"/>
    <w:rsid w:val="6729D0F4"/>
    <w:rsid w:val="672DD6D2"/>
    <w:rsid w:val="67354118"/>
    <w:rsid w:val="673811A3"/>
    <w:rsid w:val="6747441F"/>
    <w:rsid w:val="6758EEEA"/>
    <w:rsid w:val="676941E1"/>
    <w:rsid w:val="676E7A98"/>
    <w:rsid w:val="6774002E"/>
    <w:rsid w:val="677BB611"/>
    <w:rsid w:val="6794112B"/>
    <w:rsid w:val="67BB5C50"/>
    <w:rsid w:val="67CF30FA"/>
    <w:rsid w:val="67E74A38"/>
    <w:rsid w:val="67F8664A"/>
    <w:rsid w:val="6801DD64"/>
    <w:rsid w:val="680A48E3"/>
    <w:rsid w:val="68127118"/>
    <w:rsid w:val="6815334C"/>
    <w:rsid w:val="68161A82"/>
    <w:rsid w:val="6818F5C5"/>
    <w:rsid w:val="682883AA"/>
    <w:rsid w:val="682B0328"/>
    <w:rsid w:val="68530FCD"/>
    <w:rsid w:val="6856C9CB"/>
    <w:rsid w:val="685A51F5"/>
    <w:rsid w:val="68726149"/>
    <w:rsid w:val="68A6FD38"/>
    <w:rsid w:val="68A721D2"/>
    <w:rsid w:val="68BBFD30"/>
    <w:rsid w:val="68C81482"/>
    <w:rsid w:val="68CA0F35"/>
    <w:rsid w:val="68CABBF1"/>
    <w:rsid w:val="68CF1C35"/>
    <w:rsid w:val="68D2D935"/>
    <w:rsid w:val="68E517CA"/>
    <w:rsid w:val="68E63244"/>
    <w:rsid w:val="68E64805"/>
    <w:rsid w:val="68E92A25"/>
    <w:rsid w:val="68EFF3FE"/>
    <w:rsid w:val="68FCAB10"/>
    <w:rsid w:val="69046C4E"/>
    <w:rsid w:val="6919B48A"/>
    <w:rsid w:val="691AE569"/>
    <w:rsid w:val="693FFF57"/>
    <w:rsid w:val="696021DC"/>
    <w:rsid w:val="69653BD3"/>
    <w:rsid w:val="696A2A4C"/>
    <w:rsid w:val="696A8689"/>
    <w:rsid w:val="6971C53A"/>
    <w:rsid w:val="6974D7C8"/>
    <w:rsid w:val="69786366"/>
    <w:rsid w:val="697CDC5C"/>
    <w:rsid w:val="6980C8E1"/>
    <w:rsid w:val="6980EC08"/>
    <w:rsid w:val="698258FB"/>
    <w:rsid w:val="69913945"/>
    <w:rsid w:val="699350B7"/>
    <w:rsid w:val="69A04A49"/>
    <w:rsid w:val="69A1A081"/>
    <w:rsid w:val="69BABF4D"/>
    <w:rsid w:val="69ECE133"/>
    <w:rsid w:val="69EE3D93"/>
    <w:rsid w:val="6A0E1353"/>
    <w:rsid w:val="6A117C37"/>
    <w:rsid w:val="6A14FA5B"/>
    <w:rsid w:val="6A183767"/>
    <w:rsid w:val="6A272797"/>
    <w:rsid w:val="6A2ADAA7"/>
    <w:rsid w:val="6A375021"/>
    <w:rsid w:val="6A4DC317"/>
    <w:rsid w:val="6A515A11"/>
    <w:rsid w:val="6A51A673"/>
    <w:rsid w:val="6A733454"/>
    <w:rsid w:val="6A740D82"/>
    <w:rsid w:val="6A75456B"/>
    <w:rsid w:val="6AA95C39"/>
    <w:rsid w:val="6AAA0AA5"/>
    <w:rsid w:val="6AADFF38"/>
    <w:rsid w:val="6AC67225"/>
    <w:rsid w:val="6AC835C8"/>
    <w:rsid w:val="6AC8E11E"/>
    <w:rsid w:val="6AD494FE"/>
    <w:rsid w:val="6AE205C6"/>
    <w:rsid w:val="6AECB4F9"/>
    <w:rsid w:val="6AFAAE14"/>
    <w:rsid w:val="6B0D78EE"/>
    <w:rsid w:val="6B14F4B5"/>
    <w:rsid w:val="6B22DFB0"/>
    <w:rsid w:val="6B2EFDB9"/>
    <w:rsid w:val="6B60150B"/>
    <w:rsid w:val="6B6E91AB"/>
    <w:rsid w:val="6B705FDC"/>
    <w:rsid w:val="6B7A5D43"/>
    <w:rsid w:val="6B9870AA"/>
    <w:rsid w:val="6BA13957"/>
    <w:rsid w:val="6BD69EE1"/>
    <w:rsid w:val="6BF0DB3E"/>
    <w:rsid w:val="6BF0F388"/>
    <w:rsid w:val="6BFC60DB"/>
    <w:rsid w:val="6BFF9E76"/>
    <w:rsid w:val="6C0B7561"/>
    <w:rsid w:val="6C158E1D"/>
    <w:rsid w:val="6C1A039C"/>
    <w:rsid w:val="6C32AC4F"/>
    <w:rsid w:val="6C426A56"/>
    <w:rsid w:val="6C51B0A7"/>
    <w:rsid w:val="6C5E7D41"/>
    <w:rsid w:val="6C620CF0"/>
    <w:rsid w:val="6C805CDF"/>
    <w:rsid w:val="6C8E6445"/>
    <w:rsid w:val="6C981F8B"/>
    <w:rsid w:val="6C9EE88C"/>
    <w:rsid w:val="6CBA5340"/>
    <w:rsid w:val="6CBE8ACD"/>
    <w:rsid w:val="6CC0D399"/>
    <w:rsid w:val="6CC7498B"/>
    <w:rsid w:val="6CCCAE7C"/>
    <w:rsid w:val="6CD7FD2D"/>
    <w:rsid w:val="6CED5965"/>
    <w:rsid w:val="6CF535F2"/>
    <w:rsid w:val="6D20EE06"/>
    <w:rsid w:val="6D2877CE"/>
    <w:rsid w:val="6D39960A"/>
    <w:rsid w:val="6D40267E"/>
    <w:rsid w:val="6D6206BD"/>
    <w:rsid w:val="6D6E8785"/>
    <w:rsid w:val="6D936E52"/>
    <w:rsid w:val="6D938B3E"/>
    <w:rsid w:val="6D9442E0"/>
    <w:rsid w:val="6D9A6956"/>
    <w:rsid w:val="6DA0F3E5"/>
    <w:rsid w:val="6DA5737C"/>
    <w:rsid w:val="6DA8B7B9"/>
    <w:rsid w:val="6DAA61BC"/>
    <w:rsid w:val="6DAC16B7"/>
    <w:rsid w:val="6DBDCC9B"/>
    <w:rsid w:val="6DDAC253"/>
    <w:rsid w:val="6DDACB45"/>
    <w:rsid w:val="6DEE3491"/>
    <w:rsid w:val="6E002145"/>
    <w:rsid w:val="6E01BEF4"/>
    <w:rsid w:val="6E0C3FC6"/>
    <w:rsid w:val="6E0EED5B"/>
    <w:rsid w:val="6E133F58"/>
    <w:rsid w:val="6E1CAB1B"/>
    <w:rsid w:val="6E3AC76B"/>
    <w:rsid w:val="6E406878"/>
    <w:rsid w:val="6E44D532"/>
    <w:rsid w:val="6E709078"/>
    <w:rsid w:val="6E76A8B3"/>
    <w:rsid w:val="6E78AFD4"/>
    <w:rsid w:val="6E79D71D"/>
    <w:rsid w:val="6E964577"/>
    <w:rsid w:val="6EC08D4D"/>
    <w:rsid w:val="6EC6D852"/>
    <w:rsid w:val="6ECFDB43"/>
    <w:rsid w:val="6ED19B38"/>
    <w:rsid w:val="6EE083B4"/>
    <w:rsid w:val="6EF0A6DE"/>
    <w:rsid w:val="6EF55EA4"/>
    <w:rsid w:val="6F0B65CB"/>
    <w:rsid w:val="6F0D422C"/>
    <w:rsid w:val="6F156E8A"/>
    <w:rsid w:val="6F41D325"/>
    <w:rsid w:val="6F44E633"/>
    <w:rsid w:val="6F549E53"/>
    <w:rsid w:val="6F640182"/>
    <w:rsid w:val="6F81ADE0"/>
    <w:rsid w:val="6F82B2D8"/>
    <w:rsid w:val="6F8825AE"/>
    <w:rsid w:val="6F9ABB3E"/>
    <w:rsid w:val="6FC95845"/>
    <w:rsid w:val="6FD10B4A"/>
    <w:rsid w:val="6FD14ADE"/>
    <w:rsid w:val="6FD1576C"/>
    <w:rsid w:val="6FD7AF0C"/>
    <w:rsid w:val="6FD96472"/>
    <w:rsid w:val="6FEBFDF7"/>
    <w:rsid w:val="6FF2DF68"/>
    <w:rsid w:val="6FF3419D"/>
    <w:rsid w:val="6FF651E7"/>
    <w:rsid w:val="6FF80D1B"/>
    <w:rsid w:val="7006351A"/>
    <w:rsid w:val="70114607"/>
    <w:rsid w:val="701322DF"/>
    <w:rsid w:val="70199483"/>
    <w:rsid w:val="7022AFFE"/>
    <w:rsid w:val="70315C17"/>
    <w:rsid w:val="703BC1D9"/>
    <w:rsid w:val="705005A3"/>
    <w:rsid w:val="70561227"/>
    <w:rsid w:val="705AD1A4"/>
    <w:rsid w:val="7068C226"/>
    <w:rsid w:val="707817C5"/>
    <w:rsid w:val="7081EBE9"/>
    <w:rsid w:val="7083AF25"/>
    <w:rsid w:val="7086B2CE"/>
    <w:rsid w:val="70926162"/>
    <w:rsid w:val="70A3F7EE"/>
    <w:rsid w:val="70A82589"/>
    <w:rsid w:val="70A833C4"/>
    <w:rsid w:val="70ADEA80"/>
    <w:rsid w:val="70B6A53B"/>
    <w:rsid w:val="70BAD9F8"/>
    <w:rsid w:val="70CBF487"/>
    <w:rsid w:val="70D3AC97"/>
    <w:rsid w:val="70DDA386"/>
    <w:rsid w:val="70E491B6"/>
    <w:rsid w:val="70EBAE87"/>
    <w:rsid w:val="70F244A6"/>
    <w:rsid w:val="71113805"/>
    <w:rsid w:val="7135A492"/>
    <w:rsid w:val="7139F097"/>
    <w:rsid w:val="713E6642"/>
    <w:rsid w:val="71513D72"/>
    <w:rsid w:val="7155C8B5"/>
    <w:rsid w:val="716A5A29"/>
    <w:rsid w:val="7174ED82"/>
    <w:rsid w:val="7180403C"/>
    <w:rsid w:val="71806F44"/>
    <w:rsid w:val="718A0712"/>
    <w:rsid w:val="7190FA3B"/>
    <w:rsid w:val="71BA6C66"/>
    <w:rsid w:val="71C04F3E"/>
    <w:rsid w:val="71CAA08C"/>
    <w:rsid w:val="71D593FB"/>
    <w:rsid w:val="71DA4D05"/>
    <w:rsid w:val="71EBD699"/>
    <w:rsid w:val="71F50347"/>
    <w:rsid w:val="71FA40D7"/>
    <w:rsid w:val="71FC8FBB"/>
    <w:rsid w:val="7209F489"/>
    <w:rsid w:val="720C815A"/>
    <w:rsid w:val="721CC836"/>
    <w:rsid w:val="7223494C"/>
    <w:rsid w:val="722C0449"/>
    <w:rsid w:val="72332396"/>
    <w:rsid w:val="72360C4B"/>
    <w:rsid w:val="72795D0B"/>
    <w:rsid w:val="728B888E"/>
    <w:rsid w:val="728F2F45"/>
    <w:rsid w:val="72979B9D"/>
    <w:rsid w:val="729CF423"/>
    <w:rsid w:val="72B4AA0B"/>
    <w:rsid w:val="72BF1E2E"/>
    <w:rsid w:val="72CE2694"/>
    <w:rsid w:val="72D17284"/>
    <w:rsid w:val="72D79A34"/>
    <w:rsid w:val="72FE6DDB"/>
    <w:rsid w:val="73120E2E"/>
    <w:rsid w:val="731B6435"/>
    <w:rsid w:val="731CBEC3"/>
    <w:rsid w:val="731CDBA7"/>
    <w:rsid w:val="732405AA"/>
    <w:rsid w:val="7330FACA"/>
    <w:rsid w:val="7333431C"/>
    <w:rsid w:val="7337E826"/>
    <w:rsid w:val="73427E87"/>
    <w:rsid w:val="7352CFF4"/>
    <w:rsid w:val="7356A15A"/>
    <w:rsid w:val="7356A269"/>
    <w:rsid w:val="735EB22E"/>
    <w:rsid w:val="736134A8"/>
    <w:rsid w:val="73646912"/>
    <w:rsid w:val="737ED9A4"/>
    <w:rsid w:val="738D76F9"/>
    <w:rsid w:val="739B7C8D"/>
    <w:rsid w:val="739ED458"/>
    <w:rsid w:val="73A40274"/>
    <w:rsid w:val="73AB4935"/>
    <w:rsid w:val="73B9F262"/>
    <w:rsid w:val="73BA37AA"/>
    <w:rsid w:val="73BF19AD"/>
    <w:rsid w:val="73C01088"/>
    <w:rsid w:val="73C7E438"/>
    <w:rsid w:val="73CA92C9"/>
    <w:rsid w:val="73DCEDEE"/>
    <w:rsid w:val="73E1062F"/>
    <w:rsid w:val="73E30F2C"/>
    <w:rsid w:val="73E5CC96"/>
    <w:rsid w:val="73ECF0F7"/>
    <w:rsid w:val="73F40E23"/>
    <w:rsid w:val="73F6CF1F"/>
    <w:rsid w:val="74109514"/>
    <w:rsid w:val="742CFECB"/>
    <w:rsid w:val="744442BF"/>
    <w:rsid w:val="744A5BFA"/>
    <w:rsid w:val="7457DC37"/>
    <w:rsid w:val="746345A5"/>
    <w:rsid w:val="74D80A6A"/>
    <w:rsid w:val="74E5681D"/>
    <w:rsid w:val="74F271BB"/>
    <w:rsid w:val="74F55EF3"/>
    <w:rsid w:val="74FC7743"/>
    <w:rsid w:val="74FE0A30"/>
    <w:rsid w:val="750144B9"/>
    <w:rsid w:val="75056FD3"/>
    <w:rsid w:val="75197A6E"/>
    <w:rsid w:val="751A6AF6"/>
    <w:rsid w:val="7527C361"/>
    <w:rsid w:val="7537D250"/>
    <w:rsid w:val="7538FF95"/>
    <w:rsid w:val="753EE4BE"/>
    <w:rsid w:val="754442CA"/>
    <w:rsid w:val="7546DE28"/>
    <w:rsid w:val="75720EC7"/>
    <w:rsid w:val="7589186A"/>
    <w:rsid w:val="75984A87"/>
    <w:rsid w:val="759E9431"/>
    <w:rsid w:val="759F4E61"/>
    <w:rsid w:val="75A2E0ED"/>
    <w:rsid w:val="75A624EE"/>
    <w:rsid w:val="75A69A4A"/>
    <w:rsid w:val="75AF2781"/>
    <w:rsid w:val="75B114A9"/>
    <w:rsid w:val="75C71DB0"/>
    <w:rsid w:val="75E8234A"/>
    <w:rsid w:val="75F12061"/>
    <w:rsid w:val="75F3AEDB"/>
    <w:rsid w:val="7609B0EF"/>
    <w:rsid w:val="760AB74C"/>
    <w:rsid w:val="7611D10E"/>
    <w:rsid w:val="761D0A8D"/>
    <w:rsid w:val="7621706F"/>
    <w:rsid w:val="762348D4"/>
    <w:rsid w:val="762356CD"/>
    <w:rsid w:val="763628D4"/>
    <w:rsid w:val="763C8113"/>
    <w:rsid w:val="7646B28D"/>
    <w:rsid w:val="7649B3A4"/>
    <w:rsid w:val="7649E345"/>
    <w:rsid w:val="766A30E9"/>
    <w:rsid w:val="766CDF6B"/>
    <w:rsid w:val="766E2A0B"/>
    <w:rsid w:val="767027FF"/>
    <w:rsid w:val="7672E6CC"/>
    <w:rsid w:val="767CF171"/>
    <w:rsid w:val="768FE3DE"/>
    <w:rsid w:val="7699BE99"/>
    <w:rsid w:val="76A95F90"/>
    <w:rsid w:val="76B13A47"/>
    <w:rsid w:val="76B3CB5D"/>
    <w:rsid w:val="76CD8998"/>
    <w:rsid w:val="76CE7768"/>
    <w:rsid w:val="76D9DF23"/>
    <w:rsid w:val="76E9F8DA"/>
    <w:rsid w:val="76EBC524"/>
    <w:rsid w:val="76F3A486"/>
    <w:rsid w:val="76FEA7F5"/>
    <w:rsid w:val="77177B12"/>
    <w:rsid w:val="7717C4A6"/>
    <w:rsid w:val="772BFA2B"/>
    <w:rsid w:val="774F7609"/>
    <w:rsid w:val="77668A4C"/>
    <w:rsid w:val="776EF153"/>
    <w:rsid w:val="77946603"/>
    <w:rsid w:val="7795822A"/>
    <w:rsid w:val="77A22CB7"/>
    <w:rsid w:val="77A6B563"/>
    <w:rsid w:val="77B4E963"/>
    <w:rsid w:val="77BB0E40"/>
    <w:rsid w:val="77C707A5"/>
    <w:rsid w:val="77D18CBC"/>
    <w:rsid w:val="77D7801B"/>
    <w:rsid w:val="77E26C7F"/>
    <w:rsid w:val="77FB1CD1"/>
    <w:rsid w:val="780A3FA3"/>
    <w:rsid w:val="782E89B8"/>
    <w:rsid w:val="784F91C0"/>
    <w:rsid w:val="7861D215"/>
    <w:rsid w:val="78729D0D"/>
    <w:rsid w:val="78A8442B"/>
    <w:rsid w:val="78C4D9DF"/>
    <w:rsid w:val="78D60AFB"/>
    <w:rsid w:val="78E7F051"/>
    <w:rsid w:val="7911296F"/>
    <w:rsid w:val="791957FB"/>
    <w:rsid w:val="7919FCAF"/>
    <w:rsid w:val="79246F64"/>
    <w:rsid w:val="793C2CFD"/>
    <w:rsid w:val="794737F1"/>
    <w:rsid w:val="794D2EF3"/>
    <w:rsid w:val="797181FF"/>
    <w:rsid w:val="79751967"/>
    <w:rsid w:val="798034AA"/>
    <w:rsid w:val="798635D9"/>
    <w:rsid w:val="798C0278"/>
    <w:rsid w:val="799E51C8"/>
    <w:rsid w:val="799EE3EA"/>
    <w:rsid w:val="79B34EFB"/>
    <w:rsid w:val="79C73C89"/>
    <w:rsid w:val="79CD6B54"/>
    <w:rsid w:val="79CF0A00"/>
    <w:rsid w:val="79D0E852"/>
    <w:rsid w:val="79DA6874"/>
    <w:rsid w:val="79F1BD84"/>
    <w:rsid w:val="79F89575"/>
    <w:rsid w:val="7A012195"/>
    <w:rsid w:val="7A03B79F"/>
    <w:rsid w:val="7A1D205A"/>
    <w:rsid w:val="7A4BDFE4"/>
    <w:rsid w:val="7A970630"/>
    <w:rsid w:val="7A9A0E21"/>
    <w:rsid w:val="7ABF80CC"/>
    <w:rsid w:val="7AD9F86F"/>
    <w:rsid w:val="7ADEC8D1"/>
    <w:rsid w:val="7B095343"/>
    <w:rsid w:val="7B1044DE"/>
    <w:rsid w:val="7B1395E1"/>
    <w:rsid w:val="7B19E9C5"/>
    <w:rsid w:val="7B206901"/>
    <w:rsid w:val="7B3DFB63"/>
    <w:rsid w:val="7B527AEA"/>
    <w:rsid w:val="7B5F14D0"/>
    <w:rsid w:val="7B6B5873"/>
    <w:rsid w:val="7B6C99BE"/>
    <w:rsid w:val="7B7BD224"/>
    <w:rsid w:val="7B7BDA0C"/>
    <w:rsid w:val="7B909B40"/>
    <w:rsid w:val="7BA249E6"/>
    <w:rsid w:val="7BB07750"/>
    <w:rsid w:val="7BB0E559"/>
    <w:rsid w:val="7BB366C1"/>
    <w:rsid w:val="7BB54BF5"/>
    <w:rsid w:val="7BB8F0BB"/>
    <w:rsid w:val="7BC4ABDD"/>
    <w:rsid w:val="7BCE51EC"/>
    <w:rsid w:val="7BDB2629"/>
    <w:rsid w:val="7BF7B0D7"/>
    <w:rsid w:val="7C217D8F"/>
    <w:rsid w:val="7C2CA129"/>
    <w:rsid w:val="7C2E7BC1"/>
    <w:rsid w:val="7C2FD7CF"/>
    <w:rsid w:val="7C305682"/>
    <w:rsid w:val="7C4F49E6"/>
    <w:rsid w:val="7C5ACF17"/>
    <w:rsid w:val="7C5DE840"/>
    <w:rsid w:val="7C6A5F3D"/>
    <w:rsid w:val="7C7167F9"/>
    <w:rsid w:val="7C71942A"/>
    <w:rsid w:val="7C7704DC"/>
    <w:rsid w:val="7C7A89F3"/>
    <w:rsid w:val="7C9B0FEC"/>
    <w:rsid w:val="7CA4C628"/>
    <w:rsid w:val="7CB47A47"/>
    <w:rsid w:val="7CBF53DB"/>
    <w:rsid w:val="7CC283C7"/>
    <w:rsid w:val="7D2028DF"/>
    <w:rsid w:val="7D215045"/>
    <w:rsid w:val="7D22E0BB"/>
    <w:rsid w:val="7D7F22A5"/>
    <w:rsid w:val="7D812769"/>
    <w:rsid w:val="7D821C1A"/>
    <w:rsid w:val="7D858A8C"/>
    <w:rsid w:val="7DBAEB2B"/>
    <w:rsid w:val="7DC13620"/>
    <w:rsid w:val="7DC13695"/>
    <w:rsid w:val="7DD21BA1"/>
    <w:rsid w:val="7DE16F1D"/>
    <w:rsid w:val="7DE39A44"/>
    <w:rsid w:val="7DE9B891"/>
    <w:rsid w:val="7DED6DD2"/>
    <w:rsid w:val="7E042A59"/>
    <w:rsid w:val="7E042B13"/>
    <w:rsid w:val="7E2209BB"/>
    <w:rsid w:val="7E320745"/>
    <w:rsid w:val="7E362C57"/>
    <w:rsid w:val="7E3A8F7E"/>
    <w:rsid w:val="7E417DA5"/>
    <w:rsid w:val="7E419A1E"/>
    <w:rsid w:val="7E4365C8"/>
    <w:rsid w:val="7E478217"/>
    <w:rsid w:val="7E5A73FE"/>
    <w:rsid w:val="7E65F43D"/>
    <w:rsid w:val="7E6A1439"/>
    <w:rsid w:val="7E85DD1C"/>
    <w:rsid w:val="7E88A5CE"/>
    <w:rsid w:val="7E8B9677"/>
    <w:rsid w:val="7E997E93"/>
    <w:rsid w:val="7ECBF866"/>
    <w:rsid w:val="7ECC8613"/>
    <w:rsid w:val="7ECFD5F4"/>
    <w:rsid w:val="7EDA2D3A"/>
    <w:rsid w:val="7EE58E0E"/>
    <w:rsid w:val="7EEB4484"/>
    <w:rsid w:val="7EEFE277"/>
    <w:rsid w:val="7EF4EE16"/>
    <w:rsid w:val="7F2C4E1A"/>
    <w:rsid w:val="7F2D68FE"/>
    <w:rsid w:val="7F33C87F"/>
    <w:rsid w:val="7F3A6D29"/>
    <w:rsid w:val="7F5EE622"/>
    <w:rsid w:val="7F61BCF7"/>
    <w:rsid w:val="7F623AF2"/>
    <w:rsid w:val="7F803121"/>
    <w:rsid w:val="7F845C30"/>
    <w:rsid w:val="7F8898BA"/>
    <w:rsid w:val="7F9437F5"/>
    <w:rsid w:val="7FB97792"/>
    <w:rsid w:val="7FBA55E3"/>
    <w:rsid w:val="7FD0CBDF"/>
    <w:rsid w:val="7FDDECD4"/>
    <w:rsid w:val="7FEA2F77"/>
    <w:rsid w:val="7FEE65FB"/>
    <w:rsid w:val="7FFD5890"/>
    <w:rsid w:val="7FFE59D2"/>
    <w:rsid w:val="7FFFCD8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680E2"/>
  <w15:chartTrackingRefBased/>
  <w15:docId w15:val="{AF004124-66CA-D24A-B04D-B589CE5A3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AB2"/>
  </w:style>
  <w:style w:type="paragraph" w:styleId="Heading1">
    <w:name w:val="heading 1"/>
    <w:basedOn w:val="Normal"/>
    <w:next w:val="Normal"/>
    <w:link w:val="Heading1Char"/>
    <w:uiPriority w:val="9"/>
    <w:qFormat/>
    <w:rsid w:val="00615537"/>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55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483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5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15537"/>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615537"/>
    <w:rPr>
      <w:sz w:val="16"/>
      <w:szCs w:val="16"/>
    </w:rPr>
  </w:style>
  <w:style w:type="paragraph" w:styleId="CommentText">
    <w:name w:val="annotation text"/>
    <w:basedOn w:val="Normal"/>
    <w:link w:val="CommentTextChar"/>
    <w:uiPriority w:val="99"/>
    <w:unhideWhenUsed/>
    <w:rsid w:val="00615537"/>
    <w:rPr>
      <w:sz w:val="20"/>
      <w:szCs w:val="20"/>
    </w:rPr>
  </w:style>
  <w:style w:type="character" w:customStyle="1" w:styleId="CommentTextChar">
    <w:name w:val="Comment Text Char"/>
    <w:basedOn w:val="DefaultParagraphFont"/>
    <w:link w:val="CommentText"/>
    <w:uiPriority w:val="99"/>
    <w:rsid w:val="00615537"/>
    <w:rPr>
      <w:sz w:val="20"/>
      <w:szCs w:val="20"/>
    </w:rPr>
  </w:style>
  <w:style w:type="paragraph" w:styleId="CommentSubject">
    <w:name w:val="annotation subject"/>
    <w:basedOn w:val="CommentText"/>
    <w:next w:val="CommentText"/>
    <w:link w:val="CommentSubjectChar"/>
    <w:uiPriority w:val="99"/>
    <w:semiHidden/>
    <w:unhideWhenUsed/>
    <w:rsid w:val="00615537"/>
    <w:rPr>
      <w:b/>
      <w:bCs/>
    </w:rPr>
  </w:style>
  <w:style w:type="character" w:customStyle="1" w:styleId="CommentSubjectChar">
    <w:name w:val="Comment Subject Char"/>
    <w:basedOn w:val="CommentTextChar"/>
    <w:link w:val="CommentSubject"/>
    <w:uiPriority w:val="99"/>
    <w:semiHidden/>
    <w:rsid w:val="00615537"/>
    <w:rPr>
      <w:b/>
      <w:bCs/>
      <w:sz w:val="20"/>
      <w:szCs w:val="20"/>
    </w:rPr>
  </w:style>
  <w:style w:type="paragraph" w:styleId="ListParagraph">
    <w:name w:val="List Paragraph"/>
    <w:basedOn w:val="Normal"/>
    <w:uiPriority w:val="34"/>
    <w:qFormat/>
    <w:rsid w:val="006A4A65"/>
    <w:pPr>
      <w:spacing w:after="0" w:line="240" w:lineRule="auto"/>
      <w:ind w:left="720"/>
      <w:contextualSpacing/>
    </w:pPr>
  </w:style>
  <w:style w:type="character" w:customStyle="1" w:styleId="Heading3Char">
    <w:name w:val="Heading 3 Char"/>
    <w:basedOn w:val="DefaultParagraphFont"/>
    <w:link w:val="Heading3"/>
    <w:uiPriority w:val="9"/>
    <w:rsid w:val="001B483F"/>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B0182E"/>
    <w:rPr>
      <w:color w:val="0563C1" w:themeColor="hyperlink"/>
      <w:u w:val="single"/>
    </w:rPr>
  </w:style>
  <w:style w:type="character" w:styleId="UnresolvedMention">
    <w:name w:val="Unresolved Mention"/>
    <w:basedOn w:val="DefaultParagraphFont"/>
    <w:uiPriority w:val="99"/>
    <w:semiHidden/>
    <w:unhideWhenUsed/>
    <w:rsid w:val="00B0182E"/>
    <w:rPr>
      <w:color w:val="605E5C"/>
      <w:shd w:val="clear" w:color="auto" w:fill="E1DFDD"/>
    </w:rPr>
  </w:style>
  <w:style w:type="table" w:styleId="TableGrid">
    <w:name w:val="Table Grid"/>
    <w:basedOn w:val="TableNormal"/>
    <w:uiPriority w:val="39"/>
    <w:rsid w:val="0028235F"/>
    <w:pPr>
      <w:spacing w:after="0" w:line="240" w:lineRule="auto"/>
    </w:pPr>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
    <w:name w:val="p"/>
    <w:basedOn w:val="Normal"/>
    <w:rsid w:val="0028235F"/>
    <w:pPr>
      <w:spacing w:before="100" w:beforeAutospacing="1" w:after="100" w:afterAutospacing="1" w:line="240" w:lineRule="auto"/>
    </w:pPr>
    <w:rPr>
      <w:rFonts w:ascii="Times New Roman" w:eastAsia="Times New Roman" w:hAnsi="Times New Roman" w:cs="Times New Roman"/>
      <w:lang w:bidi="he-IL"/>
    </w:rPr>
  </w:style>
  <w:style w:type="paragraph" w:styleId="Revision">
    <w:name w:val="Revision"/>
    <w:hidden/>
    <w:uiPriority w:val="99"/>
    <w:semiHidden/>
    <w:rsid w:val="0053510F"/>
    <w:pPr>
      <w:spacing w:after="0" w:line="240" w:lineRule="auto"/>
    </w:pPr>
  </w:style>
  <w:style w:type="paragraph" w:styleId="FootnoteText">
    <w:name w:val="footnote text"/>
    <w:basedOn w:val="Normal"/>
    <w:link w:val="FootnoteTextChar"/>
    <w:uiPriority w:val="99"/>
    <w:semiHidden/>
    <w:unhideWhenUsed/>
    <w:rsid w:val="005433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33E2"/>
    <w:rPr>
      <w:sz w:val="20"/>
      <w:szCs w:val="20"/>
    </w:rPr>
  </w:style>
  <w:style w:type="character" w:styleId="FootnoteReference">
    <w:name w:val="footnote reference"/>
    <w:basedOn w:val="DefaultParagraphFont"/>
    <w:uiPriority w:val="99"/>
    <w:semiHidden/>
    <w:unhideWhenUsed/>
    <w:rsid w:val="005433E2"/>
    <w:rPr>
      <w:vertAlign w:val="superscript"/>
    </w:rPr>
  </w:style>
  <w:style w:type="character" w:styleId="PlaceholderText">
    <w:name w:val="Placeholder Text"/>
    <w:basedOn w:val="DefaultParagraphFont"/>
    <w:uiPriority w:val="99"/>
    <w:semiHidden/>
    <w:rsid w:val="003E555C"/>
    <w:rPr>
      <w:color w:val="808080"/>
    </w:rPr>
  </w:style>
  <w:style w:type="paragraph" w:styleId="NoSpacing">
    <w:name w:val="No Spacing"/>
    <w:uiPriority w:val="1"/>
    <w:qFormat/>
    <w:rsid w:val="006C2D86"/>
    <w:pPr>
      <w:spacing w:after="0" w:line="240" w:lineRule="auto"/>
    </w:pPr>
  </w:style>
  <w:style w:type="character" w:styleId="FollowedHyperlink">
    <w:name w:val="FollowedHyperlink"/>
    <w:basedOn w:val="DefaultParagraphFont"/>
    <w:uiPriority w:val="99"/>
    <w:semiHidden/>
    <w:unhideWhenUsed/>
    <w:rsid w:val="00A570ED"/>
    <w:rPr>
      <w:color w:val="954F72" w:themeColor="followedHyperlink"/>
      <w:u w:val="single"/>
    </w:rPr>
  </w:style>
  <w:style w:type="paragraph" w:customStyle="1" w:styleId="Default">
    <w:name w:val="Default"/>
    <w:rsid w:val="00896E58"/>
    <w:pPr>
      <w:autoSpaceDE w:val="0"/>
      <w:autoSpaceDN w:val="0"/>
      <w:adjustRightInd w:val="0"/>
      <w:spacing w:after="0" w:line="240" w:lineRule="auto"/>
    </w:pPr>
    <w:rPr>
      <w:rFonts w:ascii="Times New Roman" w:hAnsi="Times New Roman" w:cs="Times New Roman"/>
      <w:color w:val="000000"/>
    </w:rPr>
  </w:style>
  <w:style w:type="paragraph" w:customStyle="1" w:styleId="EndNoteBibliographyTitle">
    <w:name w:val="EndNote Bibliography Title"/>
    <w:basedOn w:val="Normal"/>
    <w:link w:val="EndNoteBibliographyTitleChar"/>
    <w:rsid w:val="0051282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512829"/>
    <w:rPr>
      <w:rFonts w:ascii="Calibri" w:hAnsi="Calibri" w:cs="Calibri"/>
    </w:rPr>
  </w:style>
  <w:style w:type="paragraph" w:customStyle="1" w:styleId="EndNoteBibliography">
    <w:name w:val="EndNote Bibliography"/>
    <w:basedOn w:val="Normal"/>
    <w:link w:val="EndNoteBibliographyChar"/>
    <w:rsid w:val="0051282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512829"/>
    <w:rPr>
      <w:rFonts w:ascii="Calibri" w:hAnsi="Calibri" w:cs="Calibri"/>
    </w:rPr>
  </w:style>
  <w:style w:type="paragraph" w:styleId="Header">
    <w:name w:val="header"/>
    <w:basedOn w:val="Normal"/>
    <w:link w:val="HeaderChar"/>
    <w:uiPriority w:val="99"/>
    <w:unhideWhenUsed/>
    <w:rsid w:val="00CE2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4D"/>
  </w:style>
  <w:style w:type="paragraph" w:styleId="Footer">
    <w:name w:val="footer"/>
    <w:basedOn w:val="Normal"/>
    <w:link w:val="FooterChar"/>
    <w:uiPriority w:val="99"/>
    <w:unhideWhenUsed/>
    <w:rsid w:val="00CE2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4D"/>
  </w:style>
  <w:style w:type="table" w:styleId="GridTable1Light">
    <w:name w:val="Grid Table 1 Light"/>
    <w:basedOn w:val="TableNormal"/>
    <w:uiPriority w:val="46"/>
    <w:rsid w:val="003B4C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B4C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3B4C9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2915F6"/>
  </w:style>
  <w:style w:type="paragraph" w:styleId="NormalWeb">
    <w:name w:val="Normal (Web)"/>
    <w:basedOn w:val="Normal"/>
    <w:uiPriority w:val="99"/>
    <w:unhideWhenUsed/>
    <w:rsid w:val="004C633B"/>
    <w:rPr>
      <w:rFonts w:ascii="Times New Roman" w:hAnsi="Times New Roman" w:cs="Times New Roman"/>
    </w:rPr>
  </w:style>
  <w:style w:type="paragraph" w:customStyle="1" w:styleId="paragraph">
    <w:name w:val="paragraph"/>
    <w:basedOn w:val="Normal"/>
    <w:rsid w:val="00C748A5"/>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748A5"/>
  </w:style>
  <w:style w:type="character" w:customStyle="1" w:styleId="eop">
    <w:name w:val="eop"/>
    <w:basedOn w:val="DefaultParagraphFont"/>
    <w:rsid w:val="00C748A5"/>
  </w:style>
  <w:style w:type="character" w:styleId="Emphasis">
    <w:name w:val="Emphasis"/>
    <w:basedOn w:val="DefaultParagraphFont"/>
    <w:uiPriority w:val="20"/>
    <w:qFormat/>
    <w:rsid w:val="00DA4B93"/>
    <w:rPr>
      <w:i/>
      <w:iCs/>
    </w:rPr>
  </w:style>
  <w:style w:type="character" w:customStyle="1" w:styleId="csl-left-margin">
    <w:name w:val="csl-left-margin"/>
    <w:basedOn w:val="DefaultParagraphFont"/>
    <w:rsid w:val="0029780A"/>
  </w:style>
  <w:style w:type="character" w:customStyle="1" w:styleId="csl-right-inline">
    <w:name w:val="csl-right-inline"/>
    <w:basedOn w:val="DefaultParagraphFont"/>
    <w:rsid w:val="0029780A"/>
  </w:style>
  <w:style w:type="character" w:styleId="PageNumber">
    <w:name w:val="page number"/>
    <w:basedOn w:val="DefaultParagraphFont"/>
    <w:uiPriority w:val="99"/>
    <w:semiHidden/>
    <w:unhideWhenUsed/>
    <w:rsid w:val="004C2F41"/>
  </w:style>
  <w:style w:type="character" w:styleId="LineNumber">
    <w:name w:val="line number"/>
    <w:basedOn w:val="DefaultParagraphFont"/>
    <w:uiPriority w:val="99"/>
    <w:semiHidden/>
    <w:unhideWhenUsed/>
    <w:rsid w:val="00152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6922">
      <w:bodyDiv w:val="1"/>
      <w:marLeft w:val="0"/>
      <w:marRight w:val="0"/>
      <w:marTop w:val="0"/>
      <w:marBottom w:val="0"/>
      <w:divBdr>
        <w:top w:val="none" w:sz="0" w:space="0" w:color="auto"/>
        <w:left w:val="none" w:sz="0" w:space="0" w:color="auto"/>
        <w:bottom w:val="none" w:sz="0" w:space="0" w:color="auto"/>
        <w:right w:val="none" w:sz="0" w:space="0" w:color="auto"/>
      </w:divBdr>
    </w:div>
    <w:div w:id="52195388">
      <w:bodyDiv w:val="1"/>
      <w:marLeft w:val="0"/>
      <w:marRight w:val="0"/>
      <w:marTop w:val="0"/>
      <w:marBottom w:val="0"/>
      <w:divBdr>
        <w:top w:val="none" w:sz="0" w:space="0" w:color="auto"/>
        <w:left w:val="none" w:sz="0" w:space="0" w:color="auto"/>
        <w:bottom w:val="none" w:sz="0" w:space="0" w:color="auto"/>
        <w:right w:val="none" w:sz="0" w:space="0" w:color="auto"/>
      </w:divBdr>
      <w:divsChild>
        <w:div w:id="1985432565">
          <w:marLeft w:val="0"/>
          <w:marRight w:val="0"/>
          <w:marTop w:val="0"/>
          <w:marBottom w:val="0"/>
          <w:divBdr>
            <w:top w:val="none" w:sz="0" w:space="0" w:color="auto"/>
            <w:left w:val="none" w:sz="0" w:space="0" w:color="auto"/>
            <w:bottom w:val="none" w:sz="0" w:space="0" w:color="auto"/>
            <w:right w:val="none" w:sz="0" w:space="0" w:color="auto"/>
          </w:divBdr>
        </w:div>
      </w:divsChild>
    </w:div>
    <w:div w:id="104156008">
      <w:bodyDiv w:val="1"/>
      <w:marLeft w:val="0"/>
      <w:marRight w:val="0"/>
      <w:marTop w:val="0"/>
      <w:marBottom w:val="0"/>
      <w:divBdr>
        <w:top w:val="none" w:sz="0" w:space="0" w:color="auto"/>
        <w:left w:val="none" w:sz="0" w:space="0" w:color="auto"/>
        <w:bottom w:val="none" w:sz="0" w:space="0" w:color="auto"/>
        <w:right w:val="none" w:sz="0" w:space="0" w:color="auto"/>
      </w:divBdr>
      <w:divsChild>
        <w:div w:id="1253245625">
          <w:marLeft w:val="0"/>
          <w:marRight w:val="0"/>
          <w:marTop w:val="0"/>
          <w:marBottom w:val="0"/>
          <w:divBdr>
            <w:top w:val="none" w:sz="0" w:space="0" w:color="auto"/>
            <w:left w:val="none" w:sz="0" w:space="0" w:color="auto"/>
            <w:bottom w:val="none" w:sz="0" w:space="0" w:color="auto"/>
            <w:right w:val="none" w:sz="0" w:space="0" w:color="auto"/>
          </w:divBdr>
        </w:div>
      </w:divsChild>
    </w:div>
    <w:div w:id="198785755">
      <w:bodyDiv w:val="1"/>
      <w:marLeft w:val="0"/>
      <w:marRight w:val="0"/>
      <w:marTop w:val="0"/>
      <w:marBottom w:val="0"/>
      <w:divBdr>
        <w:top w:val="none" w:sz="0" w:space="0" w:color="auto"/>
        <w:left w:val="none" w:sz="0" w:space="0" w:color="auto"/>
        <w:bottom w:val="none" w:sz="0" w:space="0" w:color="auto"/>
        <w:right w:val="none" w:sz="0" w:space="0" w:color="auto"/>
      </w:divBdr>
      <w:divsChild>
        <w:div w:id="1754038159">
          <w:marLeft w:val="0"/>
          <w:marRight w:val="0"/>
          <w:marTop w:val="0"/>
          <w:marBottom w:val="0"/>
          <w:divBdr>
            <w:top w:val="none" w:sz="0" w:space="0" w:color="auto"/>
            <w:left w:val="none" w:sz="0" w:space="0" w:color="auto"/>
            <w:bottom w:val="none" w:sz="0" w:space="0" w:color="auto"/>
            <w:right w:val="none" w:sz="0" w:space="0" w:color="auto"/>
          </w:divBdr>
        </w:div>
        <w:div w:id="1219513632">
          <w:marLeft w:val="0"/>
          <w:marRight w:val="0"/>
          <w:marTop w:val="0"/>
          <w:marBottom w:val="0"/>
          <w:divBdr>
            <w:top w:val="none" w:sz="0" w:space="0" w:color="auto"/>
            <w:left w:val="none" w:sz="0" w:space="0" w:color="auto"/>
            <w:bottom w:val="none" w:sz="0" w:space="0" w:color="auto"/>
            <w:right w:val="none" w:sz="0" w:space="0" w:color="auto"/>
          </w:divBdr>
        </w:div>
        <w:div w:id="1690373609">
          <w:marLeft w:val="0"/>
          <w:marRight w:val="0"/>
          <w:marTop w:val="0"/>
          <w:marBottom w:val="0"/>
          <w:divBdr>
            <w:top w:val="none" w:sz="0" w:space="0" w:color="auto"/>
            <w:left w:val="none" w:sz="0" w:space="0" w:color="auto"/>
            <w:bottom w:val="none" w:sz="0" w:space="0" w:color="auto"/>
            <w:right w:val="none" w:sz="0" w:space="0" w:color="auto"/>
          </w:divBdr>
        </w:div>
        <w:div w:id="672688829">
          <w:marLeft w:val="0"/>
          <w:marRight w:val="0"/>
          <w:marTop w:val="0"/>
          <w:marBottom w:val="0"/>
          <w:divBdr>
            <w:top w:val="none" w:sz="0" w:space="0" w:color="auto"/>
            <w:left w:val="none" w:sz="0" w:space="0" w:color="auto"/>
            <w:bottom w:val="none" w:sz="0" w:space="0" w:color="auto"/>
            <w:right w:val="none" w:sz="0" w:space="0" w:color="auto"/>
          </w:divBdr>
        </w:div>
      </w:divsChild>
    </w:div>
    <w:div w:id="247812061">
      <w:bodyDiv w:val="1"/>
      <w:marLeft w:val="0"/>
      <w:marRight w:val="0"/>
      <w:marTop w:val="0"/>
      <w:marBottom w:val="0"/>
      <w:divBdr>
        <w:top w:val="none" w:sz="0" w:space="0" w:color="auto"/>
        <w:left w:val="none" w:sz="0" w:space="0" w:color="auto"/>
        <w:bottom w:val="none" w:sz="0" w:space="0" w:color="auto"/>
        <w:right w:val="none" w:sz="0" w:space="0" w:color="auto"/>
      </w:divBdr>
      <w:divsChild>
        <w:div w:id="1161777488">
          <w:marLeft w:val="0"/>
          <w:marRight w:val="0"/>
          <w:marTop w:val="0"/>
          <w:marBottom w:val="0"/>
          <w:divBdr>
            <w:top w:val="none" w:sz="0" w:space="0" w:color="auto"/>
            <w:left w:val="none" w:sz="0" w:space="0" w:color="auto"/>
            <w:bottom w:val="none" w:sz="0" w:space="0" w:color="auto"/>
            <w:right w:val="none" w:sz="0" w:space="0" w:color="auto"/>
          </w:divBdr>
          <w:divsChild>
            <w:div w:id="730008402">
              <w:marLeft w:val="0"/>
              <w:marRight w:val="0"/>
              <w:marTop w:val="0"/>
              <w:marBottom w:val="0"/>
              <w:divBdr>
                <w:top w:val="none" w:sz="0" w:space="0" w:color="auto"/>
                <w:left w:val="none" w:sz="0" w:space="0" w:color="auto"/>
                <w:bottom w:val="none" w:sz="0" w:space="0" w:color="auto"/>
                <w:right w:val="none" w:sz="0" w:space="0" w:color="auto"/>
              </w:divBdr>
              <w:divsChild>
                <w:div w:id="81483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6026">
      <w:bodyDiv w:val="1"/>
      <w:marLeft w:val="0"/>
      <w:marRight w:val="0"/>
      <w:marTop w:val="0"/>
      <w:marBottom w:val="0"/>
      <w:divBdr>
        <w:top w:val="none" w:sz="0" w:space="0" w:color="auto"/>
        <w:left w:val="none" w:sz="0" w:space="0" w:color="auto"/>
        <w:bottom w:val="none" w:sz="0" w:space="0" w:color="auto"/>
        <w:right w:val="none" w:sz="0" w:space="0" w:color="auto"/>
      </w:divBdr>
      <w:divsChild>
        <w:div w:id="1789396676">
          <w:marLeft w:val="0"/>
          <w:marRight w:val="0"/>
          <w:marTop w:val="0"/>
          <w:marBottom w:val="0"/>
          <w:divBdr>
            <w:top w:val="none" w:sz="0" w:space="0" w:color="auto"/>
            <w:left w:val="none" w:sz="0" w:space="0" w:color="auto"/>
            <w:bottom w:val="none" w:sz="0" w:space="0" w:color="auto"/>
            <w:right w:val="none" w:sz="0" w:space="0" w:color="auto"/>
          </w:divBdr>
          <w:divsChild>
            <w:div w:id="148638380">
              <w:marLeft w:val="0"/>
              <w:marRight w:val="0"/>
              <w:marTop w:val="0"/>
              <w:marBottom w:val="0"/>
              <w:divBdr>
                <w:top w:val="none" w:sz="0" w:space="0" w:color="auto"/>
                <w:left w:val="none" w:sz="0" w:space="0" w:color="auto"/>
                <w:bottom w:val="none" w:sz="0" w:space="0" w:color="auto"/>
                <w:right w:val="none" w:sz="0" w:space="0" w:color="auto"/>
              </w:divBdr>
              <w:divsChild>
                <w:div w:id="147718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52628">
      <w:bodyDiv w:val="1"/>
      <w:marLeft w:val="0"/>
      <w:marRight w:val="0"/>
      <w:marTop w:val="0"/>
      <w:marBottom w:val="0"/>
      <w:divBdr>
        <w:top w:val="none" w:sz="0" w:space="0" w:color="auto"/>
        <w:left w:val="none" w:sz="0" w:space="0" w:color="auto"/>
        <w:bottom w:val="none" w:sz="0" w:space="0" w:color="auto"/>
        <w:right w:val="none" w:sz="0" w:space="0" w:color="auto"/>
      </w:divBdr>
    </w:div>
    <w:div w:id="424348150">
      <w:bodyDiv w:val="1"/>
      <w:marLeft w:val="0"/>
      <w:marRight w:val="0"/>
      <w:marTop w:val="0"/>
      <w:marBottom w:val="0"/>
      <w:divBdr>
        <w:top w:val="none" w:sz="0" w:space="0" w:color="auto"/>
        <w:left w:val="none" w:sz="0" w:space="0" w:color="auto"/>
        <w:bottom w:val="none" w:sz="0" w:space="0" w:color="auto"/>
        <w:right w:val="none" w:sz="0" w:space="0" w:color="auto"/>
      </w:divBdr>
    </w:div>
    <w:div w:id="560869020">
      <w:bodyDiv w:val="1"/>
      <w:marLeft w:val="0"/>
      <w:marRight w:val="0"/>
      <w:marTop w:val="0"/>
      <w:marBottom w:val="0"/>
      <w:divBdr>
        <w:top w:val="none" w:sz="0" w:space="0" w:color="auto"/>
        <w:left w:val="none" w:sz="0" w:space="0" w:color="auto"/>
        <w:bottom w:val="none" w:sz="0" w:space="0" w:color="auto"/>
        <w:right w:val="none" w:sz="0" w:space="0" w:color="auto"/>
      </w:divBdr>
    </w:div>
    <w:div w:id="566694741">
      <w:bodyDiv w:val="1"/>
      <w:marLeft w:val="0"/>
      <w:marRight w:val="0"/>
      <w:marTop w:val="0"/>
      <w:marBottom w:val="0"/>
      <w:divBdr>
        <w:top w:val="none" w:sz="0" w:space="0" w:color="auto"/>
        <w:left w:val="none" w:sz="0" w:space="0" w:color="auto"/>
        <w:bottom w:val="none" w:sz="0" w:space="0" w:color="auto"/>
        <w:right w:val="none" w:sz="0" w:space="0" w:color="auto"/>
      </w:divBdr>
    </w:div>
    <w:div w:id="616451822">
      <w:bodyDiv w:val="1"/>
      <w:marLeft w:val="0"/>
      <w:marRight w:val="0"/>
      <w:marTop w:val="0"/>
      <w:marBottom w:val="0"/>
      <w:divBdr>
        <w:top w:val="none" w:sz="0" w:space="0" w:color="auto"/>
        <w:left w:val="none" w:sz="0" w:space="0" w:color="auto"/>
        <w:bottom w:val="none" w:sz="0" w:space="0" w:color="auto"/>
        <w:right w:val="none" w:sz="0" w:space="0" w:color="auto"/>
      </w:divBdr>
    </w:div>
    <w:div w:id="633171172">
      <w:marLeft w:val="0"/>
      <w:marRight w:val="0"/>
      <w:marTop w:val="0"/>
      <w:marBottom w:val="0"/>
      <w:divBdr>
        <w:top w:val="none" w:sz="0" w:space="0" w:color="auto"/>
        <w:left w:val="none" w:sz="0" w:space="0" w:color="auto"/>
        <w:bottom w:val="none" w:sz="0" w:space="0" w:color="auto"/>
        <w:right w:val="none" w:sz="0" w:space="0" w:color="auto"/>
      </w:divBdr>
    </w:div>
    <w:div w:id="650602762">
      <w:bodyDiv w:val="1"/>
      <w:marLeft w:val="0"/>
      <w:marRight w:val="0"/>
      <w:marTop w:val="0"/>
      <w:marBottom w:val="0"/>
      <w:divBdr>
        <w:top w:val="none" w:sz="0" w:space="0" w:color="auto"/>
        <w:left w:val="none" w:sz="0" w:space="0" w:color="auto"/>
        <w:bottom w:val="none" w:sz="0" w:space="0" w:color="auto"/>
        <w:right w:val="none" w:sz="0" w:space="0" w:color="auto"/>
      </w:divBdr>
    </w:div>
    <w:div w:id="724135875">
      <w:bodyDiv w:val="1"/>
      <w:marLeft w:val="0"/>
      <w:marRight w:val="0"/>
      <w:marTop w:val="0"/>
      <w:marBottom w:val="0"/>
      <w:divBdr>
        <w:top w:val="none" w:sz="0" w:space="0" w:color="auto"/>
        <w:left w:val="none" w:sz="0" w:space="0" w:color="auto"/>
        <w:bottom w:val="none" w:sz="0" w:space="0" w:color="auto"/>
        <w:right w:val="none" w:sz="0" w:space="0" w:color="auto"/>
      </w:divBdr>
    </w:div>
    <w:div w:id="744956175">
      <w:bodyDiv w:val="1"/>
      <w:marLeft w:val="0"/>
      <w:marRight w:val="0"/>
      <w:marTop w:val="0"/>
      <w:marBottom w:val="0"/>
      <w:divBdr>
        <w:top w:val="none" w:sz="0" w:space="0" w:color="auto"/>
        <w:left w:val="none" w:sz="0" w:space="0" w:color="auto"/>
        <w:bottom w:val="none" w:sz="0" w:space="0" w:color="auto"/>
        <w:right w:val="none" w:sz="0" w:space="0" w:color="auto"/>
      </w:divBdr>
    </w:div>
    <w:div w:id="746727222">
      <w:bodyDiv w:val="1"/>
      <w:marLeft w:val="0"/>
      <w:marRight w:val="0"/>
      <w:marTop w:val="0"/>
      <w:marBottom w:val="0"/>
      <w:divBdr>
        <w:top w:val="none" w:sz="0" w:space="0" w:color="auto"/>
        <w:left w:val="none" w:sz="0" w:space="0" w:color="auto"/>
        <w:bottom w:val="none" w:sz="0" w:space="0" w:color="auto"/>
        <w:right w:val="none" w:sz="0" w:space="0" w:color="auto"/>
      </w:divBdr>
      <w:divsChild>
        <w:div w:id="1513449564">
          <w:marLeft w:val="0"/>
          <w:marRight w:val="0"/>
          <w:marTop w:val="0"/>
          <w:marBottom w:val="0"/>
          <w:divBdr>
            <w:top w:val="none" w:sz="0" w:space="0" w:color="auto"/>
            <w:left w:val="none" w:sz="0" w:space="0" w:color="auto"/>
            <w:bottom w:val="none" w:sz="0" w:space="0" w:color="auto"/>
            <w:right w:val="none" w:sz="0" w:space="0" w:color="auto"/>
          </w:divBdr>
          <w:divsChild>
            <w:div w:id="272633462">
              <w:marLeft w:val="0"/>
              <w:marRight w:val="0"/>
              <w:marTop w:val="0"/>
              <w:marBottom w:val="0"/>
              <w:divBdr>
                <w:top w:val="none" w:sz="0" w:space="0" w:color="auto"/>
                <w:left w:val="none" w:sz="0" w:space="0" w:color="auto"/>
                <w:bottom w:val="none" w:sz="0" w:space="0" w:color="auto"/>
                <w:right w:val="none" w:sz="0" w:space="0" w:color="auto"/>
              </w:divBdr>
              <w:divsChild>
                <w:div w:id="641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78766">
      <w:bodyDiv w:val="1"/>
      <w:marLeft w:val="0"/>
      <w:marRight w:val="0"/>
      <w:marTop w:val="0"/>
      <w:marBottom w:val="0"/>
      <w:divBdr>
        <w:top w:val="none" w:sz="0" w:space="0" w:color="auto"/>
        <w:left w:val="none" w:sz="0" w:space="0" w:color="auto"/>
        <w:bottom w:val="none" w:sz="0" w:space="0" w:color="auto"/>
        <w:right w:val="none" w:sz="0" w:space="0" w:color="auto"/>
      </w:divBdr>
    </w:div>
    <w:div w:id="1046635784">
      <w:bodyDiv w:val="1"/>
      <w:marLeft w:val="0"/>
      <w:marRight w:val="0"/>
      <w:marTop w:val="0"/>
      <w:marBottom w:val="0"/>
      <w:divBdr>
        <w:top w:val="none" w:sz="0" w:space="0" w:color="auto"/>
        <w:left w:val="none" w:sz="0" w:space="0" w:color="auto"/>
        <w:bottom w:val="none" w:sz="0" w:space="0" w:color="auto"/>
        <w:right w:val="none" w:sz="0" w:space="0" w:color="auto"/>
      </w:divBdr>
    </w:div>
    <w:div w:id="1207451390">
      <w:bodyDiv w:val="1"/>
      <w:marLeft w:val="0"/>
      <w:marRight w:val="0"/>
      <w:marTop w:val="0"/>
      <w:marBottom w:val="0"/>
      <w:divBdr>
        <w:top w:val="none" w:sz="0" w:space="0" w:color="auto"/>
        <w:left w:val="none" w:sz="0" w:space="0" w:color="auto"/>
        <w:bottom w:val="none" w:sz="0" w:space="0" w:color="auto"/>
        <w:right w:val="none" w:sz="0" w:space="0" w:color="auto"/>
      </w:divBdr>
    </w:div>
    <w:div w:id="1220819684">
      <w:bodyDiv w:val="1"/>
      <w:marLeft w:val="0"/>
      <w:marRight w:val="0"/>
      <w:marTop w:val="0"/>
      <w:marBottom w:val="0"/>
      <w:divBdr>
        <w:top w:val="none" w:sz="0" w:space="0" w:color="auto"/>
        <w:left w:val="none" w:sz="0" w:space="0" w:color="auto"/>
        <w:bottom w:val="none" w:sz="0" w:space="0" w:color="auto"/>
        <w:right w:val="none" w:sz="0" w:space="0" w:color="auto"/>
      </w:divBdr>
      <w:divsChild>
        <w:div w:id="147527451">
          <w:marLeft w:val="0"/>
          <w:marRight w:val="0"/>
          <w:marTop w:val="0"/>
          <w:marBottom w:val="0"/>
          <w:divBdr>
            <w:top w:val="none" w:sz="0" w:space="0" w:color="auto"/>
            <w:left w:val="none" w:sz="0" w:space="0" w:color="auto"/>
            <w:bottom w:val="none" w:sz="0" w:space="0" w:color="auto"/>
            <w:right w:val="none" w:sz="0" w:space="0" w:color="auto"/>
          </w:divBdr>
          <w:divsChild>
            <w:div w:id="1038315681">
              <w:marLeft w:val="0"/>
              <w:marRight w:val="0"/>
              <w:marTop w:val="0"/>
              <w:marBottom w:val="600"/>
              <w:divBdr>
                <w:top w:val="none" w:sz="0" w:space="0" w:color="auto"/>
                <w:left w:val="none" w:sz="0" w:space="0" w:color="auto"/>
                <w:bottom w:val="none" w:sz="0" w:space="0" w:color="auto"/>
                <w:right w:val="none" w:sz="0" w:space="0" w:color="auto"/>
              </w:divBdr>
            </w:div>
          </w:divsChild>
        </w:div>
        <w:div w:id="1821732670">
          <w:marLeft w:val="0"/>
          <w:marRight w:val="0"/>
          <w:marTop w:val="0"/>
          <w:marBottom w:val="0"/>
          <w:divBdr>
            <w:top w:val="none" w:sz="0" w:space="0" w:color="auto"/>
            <w:left w:val="none" w:sz="0" w:space="0" w:color="auto"/>
            <w:bottom w:val="none" w:sz="0" w:space="0" w:color="auto"/>
            <w:right w:val="none" w:sz="0" w:space="0" w:color="auto"/>
          </w:divBdr>
        </w:div>
      </w:divsChild>
    </w:div>
    <w:div w:id="1303658428">
      <w:bodyDiv w:val="1"/>
      <w:marLeft w:val="0"/>
      <w:marRight w:val="0"/>
      <w:marTop w:val="0"/>
      <w:marBottom w:val="0"/>
      <w:divBdr>
        <w:top w:val="none" w:sz="0" w:space="0" w:color="auto"/>
        <w:left w:val="none" w:sz="0" w:space="0" w:color="auto"/>
        <w:bottom w:val="none" w:sz="0" w:space="0" w:color="auto"/>
        <w:right w:val="none" w:sz="0" w:space="0" w:color="auto"/>
      </w:divBdr>
    </w:div>
    <w:div w:id="1309165101">
      <w:bodyDiv w:val="1"/>
      <w:marLeft w:val="0"/>
      <w:marRight w:val="0"/>
      <w:marTop w:val="0"/>
      <w:marBottom w:val="0"/>
      <w:divBdr>
        <w:top w:val="none" w:sz="0" w:space="0" w:color="auto"/>
        <w:left w:val="none" w:sz="0" w:space="0" w:color="auto"/>
        <w:bottom w:val="none" w:sz="0" w:space="0" w:color="auto"/>
        <w:right w:val="none" w:sz="0" w:space="0" w:color="auto"/>
      </w:divBdr>
    </w:div>
    <w:div w:id="1313098534">
      <w:bodyDiv w:val="1"/>
      <w:marLeft w:val="0"/>
      <w:marRight w:val="0"/>
      <w:marTop w:val="0"/>
      <w:marBottom w:val="0"/>
      <w:divBdr>
        <w:top w:val="none" w:sz="0" w:space="0" w:color="auto"/>
        <w:left w:val="none" w:sz="0" w:space="0" w:color="auto"/>
        <w:bottom w:val="none" w:sz="0" w:space="0" w:color="auto"/>
        <w:right w:val="none" w:sz="0" w:space="0" w:color="auto"/>
      </w:divBdr>
    </w:div>
    <w:div w:id="1333339277">
      <w:bodyDiv w:val="1"/>
      <w:marLeft w:val="0"/>
      <w:marRight w:val="0"/>
      <w:marTop w:val="0"/>
      <w:marBottom w:val="0"/>
      <w:divBdr>
        <w:top w:val="none" w:sz="0" w:space="0" w:color="auto"/>
        <w:left w:val="none" w:sz="0" w:space="0" w:color="auto"/>
        <w:bottom w:val="none" w:sz="0" w:space="0" w:color="auto"/>
        <w:right w:val="none" w:sz="0" w:space="0" w:color="auto"/>
      </w:divBdr>
    </w:div>
    <w:div w:id="1355494690">
      <w:bodyDiv w:val="1"/>
      <w:marLeft w:val="0"/>
      <w:marRight w:val="0"/>
      <w:marTop w:val="0"/>
      <w:marBottom w:val="0"/>
      <w:divBdr>
        <w:top w:val="none" w:sz="0" w:space="0" w:color="auto"/>
        <w:left w:val="none" w:sz="0" w:space="0" w:color="auto"/>
        <w:bottom w:val="none" w:sz="0" w:space="0" w:color="auto"/>
        <w:right w:val="none" w:sz="0" w:space="0" w:color="auto"/>
      </w:divBdr>
    </w:div>
    <w:div w:id="1416241473">
      <w:bodyDiv w:val="1"/>
      <w:marLeft w:val="0"/>
      <w:marRight w:val="0"/>
      <w:marTop w:val="0"/>
      <w:marBottom w:val="0"/>
      <w:divBdr>
        <w:top w:val="none" w:sz="0" w:space="0" w:color="auto"/>
        <w:left w:val="none" w:sz="0" w:space="0" w:color="auto"/>
        <w:bottom w:val="none" w:sz="0" w:space="0" w:color="auto"/>
        <w:right w:val="none" w:sz="0" w:space="0" w:color="auto"/>
      </w:divBdr>
    </w:div>
    <w:div w:id="1430269786">
      <w:bodyDiv w:val="1"/>
      <w:marLeft w:val="0"/>
      <w:marRight w:val="0"/>
      <w:marTop w:val="0"/>
      <w:marBottom w:val="0"/>
      <w:divBdr>
        <w:top w:val="none" w:sz="0" w:space="0" w:color="auto"/>
        <w:left w:val="none" w:sz="0" w:space="0" w:color="auto"/>
        <w:bottom w:val="none" w:sz="0" w:space="0" w:color="auto"/>
        <w:right w:val="none" w:sz="0" w:space="0" w:color="auto"/>
      </w:divBdr>
    </w:div>
    <w:div w:id="1431975236">
      <w:bodyDiv w:val="1"/>
      <w:marLeft w:val="0"/>
      <w:marRight w:val="0"/>
      <w:marTop w:val="0"/>
      <w:marBottom w:val="0"/>
      <w:divBdr>
        <w:top w:val="none" w:sz="0" w:space="0" w:color="auto"/>
        <w:left w:val="none" w:sz="0" w:space="0" w:color="auto"/>
        <w:bottom w:val="none" w:sz="0" w:space="0" w:color="auto"/>
        <w:right w:val="none" w:sz="0" w:space="0" w:color="auto"/>
      </w:divBdr>
    </w:div>
    <w:div w:id="1482502492">
      <w:bodyDiv w:val="1"/>
      <w:marLeft w:val="0"/>
      <w:marRight w:val="0"/>
      <w:marTop w:val="0"/>
      <w:marBottom w:val="0"/>
      <w:divBdr>
        <w:top w:val="none" w:sz="0" w:space="0" w:color="auto"/>
        <w:left w:val="none" w:sz="0" w:space="0" w:color="auto"/>
        <w:bottom w:val="none" w:sz="0" w:space="0" w:color="auto"/>
        <w:right w:val="none" w:sz="0" w:space="0" w:color="auto"/>
      </w:divBdr>
    </w:div>
    <w:div w:id="1535843502">
      <w:bodyDiv w:val="1"/>
      <w:marLeft w:val="0"/>
      <w:marRight w:val="0"/>
      <w:marTop w:val="0"/>
      <w:marBottom w:val="0"/>
      <w:divBdr>
        <w:top w:val="none" w:sz="0" w:space="0" w:color="auto"/>
        <w:left w:val="none" w:sz="0" w:space="0" w:color="auto"/>
        <w:bottom w:val="none" w:sz="0" w:space="0" w:color="auto"/>
        <w:right w:val="none" w:sz="0" w:space="0" w:color="auto"/>
      </w:divBdr>
    </w:div>
    <w:div w:id="1605067149">
      <w:bodyDiv w:val="1"/>
      <w:marLeft w:val="0"/>
      <w:marRight w:val="0"/>
      <w:marTop w:val="0"/>
      <w:marBottom w:val="0"/>
      <w:divBdr>
        <w:top w:val="none" w:sz="0" w:space="0" w:color="auto"/>
        <w:left w:val="none" w:sz="0" w:space="0" w:color="auto"/>
        <w:bottom w:val="none" w:sz="0" w:space="0" w:color="auto"/>
        <w:right w:val="none" w:sz="0" w:space="0" w:color="auto"/>
      </w:divBdr>
    </w:div>
    <w:div w:id="1675453929">
      <w:bodyDiv w:val="1"/>
      <w:marLeft w:val="0"/>
      <w:marRight w:val="0"/>
      <w:marTop w:val="0"/>
      <w:marBottom w:val="0"/>
      <w:divBdr>
        <w:top w:val="none" w:sz="0" w:space="0" w:color="auto"/>
        <w:left w:val="none" w:sz="0" w:space="0" w:color="auto"/>
        <w:bottom w:val="none" w:sz="0" w:space="0" w:color="auto"/>
        <w:right w:val="none" w:sz="0" w:space="0" w:color="auto"/>
      </w:divBdr>
    </w:div>
    <w:div w:id="1678386540">
      <w:bodyDiv w:val="1"/>
      <w:marLeft w:val="0"/>
      <w:marRight w:val="0"/>
      <w:marTop w:val="0"/>
      <w:marBottom w:val="0"/>
      <w:divBdr>
        <w:top w:val="none" w:sz="0" w:space="0" w:color="auto"/>
        <w:left w:val="none" w:sz="0" w:space="0" w:color="auto"/>
        <w:bottom w:val="none" w:sz="0" w:space="0" w:color="auto"/>
        <w:right w:val="none" w:sz="0" w:space="0" w:color="auto"/>
      </w:divBdr>
    </w:div>
    <w:div w:id="1679772350">
      <w:bodyDiv w:val="1"/>
      <w:marLeft w:val="0"/>
      <w:marRight w:val="0"/>
      <w:marTop w:val="0"/>
      <w:marBottom w:val="0"/>
      <w:divBdr>
        <w:top w:val="none" w:sz="0" w:space="0" w:color="auto"/>
        <w:left w:val="none" w:sz="0" w:space="0" w:color="auto"/>
        <w:bottom w:val="none" w:sz="0" w:space="0" w:color="auto"/>
        <w:right w:val="none" w:sz="0" w:space="0" w:color="auto"/>
      </w:divBdr>
    </w:div>
    <w:div w:id="1836648262">
      <w:bodyDiv w:val="1"/>
      <w:marLeft w:val="0"/>
      <w:marRight w:val="0"/>
      <w:marTop w:val="0"/>
      <w:marBottom w:val="0"/>
      <w:divBdr>
        <w:top w:val="none" w:sz="0" w:space="0" w:color="auto"/>
        <w:left w:val="none" w:sz="0" w:space="0" w:color="auto"/>
        <w:bottom w:val="none" w:sz="0" w:space="0" w:color="auto"/>
        <w:right w:val="none" w:sz="0" w:space="0" w:color="auto"/>
      </w:divBdr>
    </w:div>
    <w:div w:id="1923954068">
      <w:bodyDiv w:val="1"/>
      <w:marLeft w:val="0"/>
      <w:marRight w:val="0"/>
      <w:marTop w:val="0"/>
      <w:marBottom w:val="0"/>
      <w:divBdr>
        <w:top w:val="none" w:sz="0" w:space="0" w:color="auto"/>
        <w:left w:val="none" w:sz="0" w:space="0" w:color="auto"/>
        <w:bottom w:val="none" w:sz="0" w:space="0" w:color="auto"/>
        <w:right w:val="none" w:sz="0" w:space="0" w:color="auto"/>
      </w:divBdr>
    </w:div>
    <w:div w:id="1959608011">
      <w:bodyDiv w:val="1"/>
      <w:marLeft w:val="0"/>
      <w:marRight w:val="0"/>
      <w:marTop w:val="0"/>
      <w:marBottom w:val="0"/>
      <w:divBdr>
        <w:top w:val="none" w:sz="0" w:space="0" w:color="auto"/>
        <w:left w:val="none" w:sz="0" w:space="0" w:color="auto"/>
        <w:bottom w:val="none" w:sz="0" w:space="0" w:color="auto"/>
        <w:right w:val="none" w:sz="0" w:space="0" w:color="auto"/>
      </w:divBdr>
    </w:div>
    <w:div w:id="2077972661">
      <w:bodyDiv w:val="1"/>
      <w:marLeft w:val="0"/>
      <w:marRight w:val="0"/>
      <w:marTop w:val="0"/>
      <w:marBottom w:val="0"/>
      <w:divBdr>
        <w:top w:val="none" w:sz="0" w:space="0" w:color="auto"/>
        <w:left w:val="none" w:sz="0" w:space="0" w:color="auto"/>
        <w:bottom w:val="none" w:sz="0" w:space="0" w:color="auto"/>
        <w:right w:val="none" w:sz="0" w:space="0" w:color="auto"/>
      </w:divBdr>
    </w:div>
    <w:div w:id="209204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ncbi.nlm.nih.gov/projects/gap/cgi-bin/study.cgi?study_id=phs001368.v3.p2" TargetMode="External"/><Relationship Id="rId39" Type="http://schemas.openxmlformats.org/officeDocument/2006/relationships/footer" Target="footer1.xml"/><Relationship Id="rId21" Type="http://schemas.openxmlformats.org/officeDocument/2006/relationships/hyperlink" Target="https://www.ncbi.nlm.nih.gov/projects/gap/cgi-bin/study.cgi?study_id=phs000956.v1.p1" TargetMode="External"/><Relationship Id="rId34" Type="http://schemas.openxmlformats.org/officeDocument/2006/relationships/hyperlink" Target="https://www.ncbi.nlm.nih.gov/projects/gap/cgi-bin/study.cgi?study_id=phs001387.v3.p1"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nhlbiwgs.org/topmed-whole-genome-sequencing-methods-freeze-8" TargetMode="External"/><Relationship Id="rId29" Type="http://schemas.openxmlformats.org/officeDocument/2006/relationships/hyperlink" Target="https://www.ncbi.nlm.nih.gov/projects/gap/cgi-bin/study.cgi?study_id=phs001345.v3.p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ncbi.nlm.nih.gov/projects/gap/cgi-bin/study.cgi?study_id=phs001612.v1.p1" TargetMode="External"/><Relationship Id="rId32" Type="http://schemas.openxmlformats.org/officeDocument/2006/relationships/hyperlink" Target="https://www.ncbi.nlm.nih.gov/projects/gap/cgi-bin/study.cgi?study_id=phs000964.v5.p1" TargetMode="External"/><Relationship Id="rId37" Type="http://schemas.openxmlformats.org/officeDocument/2006/relationships/hyperlink" Target="https://grasp.nhlbi.nih.gov/FullResults.aspx"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ncbi.nlm.nih.gov/projects/gap/cgi-bin/study.cgi?study_id=phs001644.v2.p2" TargetMode="External"/><Relationship Id="rId28" Type="http://schemas.openxmlformats.org/officeDocument/2006/relationships/hyperlink" Target="https://www.ncbi.nlm.nih.gov/projects/gap/cgi-bin/study.cgi?study_id=phs000974.v4.p3" TargetMode="External"/><Relationship Id="rId36" Type="http://schemas.openxmlformats.org/officeDocument/2006/relationships/hyperlink" Target="https://www.ncbi.nlm.nih.gov/projects/gap/cgi-bin/study.cgi?study_id=phs001672.v4.p1"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hyperlink" Target="https://www.ncbi.nlm.nih.gov/projects/gap/cgi-bin/study.cgi?study_id=phs001395.v2.p1" TargetMode="External"/><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cbi.nlm.nih.gov/projects/gap/cgi-bin/study.cgi?study_id=phs000585.v1.p1" TargetMode="External"/><Relationship Id="rId22" Type="http://schemas.openxmlformats.org/officeDocument/2006/relationships/hyperlink" Target="https://www.ncbi.nlm.nih.gov/projects/gap/cgi-bin/study.cgi?study_id=phs001211.v4.p3" TargetMode="External"/><Relationship Id="rId27" Type="http://schemas.openxmlformats.org/officeDocument/2006/relationships/hyperlink" Target="https://www.ncbi.nlm.nih.gov/projects/gap/cgi-bin/study.cgi?study_id=phs000951.v5.p5" TargetMode="External"/><Relationship Id="rId30" Type="http://schemas.openxmlformats.org/officeDocument/2006/relationships/hyperlink" Target="https://www.ncbi.nlm.nih.gov/projects/gap/cgi-bin/study.cgi?study_id=phs001217.v3.p1" TargetMode="External"/><Relationship Id="rId35" Type="http://schemas.openxmlformats.org/officeDocument/2006/relationships/hyperlink" Target="https://www.ncbi.nlm.nih.gov/projects/gap/cgi-bin/study.cgi?study_id=phs001237.v3.p1" TargetMode="External"/><Relationship Id="rId43" Type="http://schemas.openxmlformats.org/officeDocument/2006/relationships/theme" Target="theme/theme1.xml"/><Relationship Id="rId8" Type="http://schemas.openxmlformats.org/officeDocument/2006/relationships/hyperlink" Target="mailto:tsofer@bidmc.harvard.edu"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s://www.ncbi.nlm.nih.gov/projects/gap/cgi-bin/study.cgi?study_id=phs000954.v4.p2" TargetMode="External"/><Relationship Id="rId33" Type="http://schemas.openxmlformats.org/officeDocument/2006/relationships/hyperlink" Target="https://www.ncbi.nlm.nih.gov/projects/gap/cgi-bin/study.cgi?study_id=phs001211.v4.p3" TargetMode="External"/><Relationship Id="rId38" Type="http://schemas.openxmlformats.org/officeDocument/2006/relationships/hyperlink" Target="https://bitbucket.org/nygcresearch/ldetect-data/src/ma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CA67F3-3C52-754B-B3DC-64AE8F4EEE77}">
  <we:reference id="a504f697-cd57-482d-af3c-653ec8236b9b" version="6.0.0.0" store="EXCatalog" storeType="EXCatalog"/>
  <we:alternateReferences>
    <we:reference id="WA200002534" version="6.0.0.0" store="en-US" storeType="OMEX"/>
  </we:alternateReferences>
  <we:properties>
    <we:property name="sciwheel-csl-items" value="[{&quot;title&quot;:&quot;Circadian blood pressure rhythm in cardiovascular and renal health and disease.&quot;,&quot;volume&quot;:&quot;11&quot;,&quot;issue&quot;:&quot;6&quot;,&quot;journalAbbreviation&quot;:&quot;Biomolecules&quot;,&quot;id&quot;:&quot;14917042&quot;,&quot;type&quot;:&quot;article-journal&quot;,&quot;container-title&quot;:&quot;Biomolecules&quot;,&quot;container-title-short&quot;:&quot;Biomolecules&quot;,&quot;abstract&quot;:&quot;Blood pressure (BP) follows a circadian rhythm, it increases on waking in the morning and decreases during sleeping at night. Disruption of the circadian BP rhythm has been reported to be associated with worsened cardiovascular and renal outcomes, however the underlying molecular mechanisms are still not clear. In this review, we briefly summarized the current understanding of the circadian BP regulation and provided therapeutic overview of the relationship between circadian BP rhythm and cardiovascular and renal health and disease.&quot;,&quot;author&quot;:[{&quot;family&quot;:&quot;Zhang&quot;,&quot;given&quot;:&quot;Jiayang&quot;},{&quot;family&quot;:&quot;Sun&quot;,&quot;given&quot;:&quot;Ruoyu&quot;},{&quot;family&quot;:&quot;Jiang&quot;,&quot;given&quot;:&quot;Tingting&quot;},{&quot;family&quot;:&quot;Yang&quot;,&quot;given&quot;:&quot;Guangrui&quot;},{&quot;family&quot;:&quot;Chen&quot;,&quot;given&quot;:&quot;Lihong&quot;}],&quot;issued&quot;:{&quot;date-parts&quot;:[[&quot;2021&quot;,&quot;6&quot;,&quot;11&quot;]]},&quot;DOI&quot;:&quot;10.3390/biom11060868&quot;,&quot;PMID&quot;:&quot;34207942&quot;,&quot;PMCID&quot;:&quot;PMC8230716&quot;,&quot;citation-label&quot;:&quot;14917042&quot;},{&quot;title&quot;:&quot;Xgboost: A scalable tree boosting system&quot;,&quot;journalAbbreviation&quot;:&quot;Proceedings of the 22nd acm sigkdd international&quot;,&quot;id&quot;:&quot;10840559&quot;,&quot;type&quot;:&quot;article-journal&quot;,&quot;container-title&quot;:&quot;Proceedings of the 22nd acm sigkdd international&quot;,&quot;container-title-short&quot;:&quot;Proceedings of the 22nd acm sigkdd international&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quot;,&quot;author&quot;:[{&quot;family&quot;:&quot;Chen&quot;,&quot;given&quot;:&quot;T&quot;},{&quot;family&quot;:&quot;Guestrin&quot;,&quot;given&quot;:&quot;C&quot;}],&quot;issued&quot;:{&quot;date-parts&quot;:[[&quot;2016&quot;]]},&quot;citation-label&quot;:&quot;10840559&quot;},{&quot;title&quot;:&quot;Scikit-learn: Machine Learning in Python&quot;,&quot;page&quot;:&quot;2825–2830&quot;,&quot;volume&quot;:&quot;12&quot;,&quot;issue&quot;:&quot;null&quot;,&quot;id&quot;:&quot;16385740&quot;,&quot;type&quot;:&quot;article-journal&quot;,&quot;container-title&quot;:&quot;J. Mach. Learn. Res.&quot;,&quot;abstract&quot;:&quo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quot;,&quot;author&quot;:[{&quot;family&quot;:&quot;Pedregosa&quot;,&quot;given&quot;:&quot;Fabian&quot;},{&quot;family&quot;:&quot;Varoquaux&quot;,&quot;given&quot;:&quot;Gaël&quot;},{&quot;family&quot;:&quot;Gramfort&quot;,&quot;given&quot;:&quot;Alexandre&quot;},{&quot;family&quot;:&quot;Michel&quot;,&quot;given&quot;:&quot;Vincent&quot;},{&quot;family&quot;:&quot;Thirion&quot;,&quot;given&quot;:&quot;Bertrand&quot;},{&quot;family&quot;:&quot;Grisel&quot;,&quot;given&quot;:&quot;Olivier&quot;},{&quot;family&quot;:&quot;Blondel&quot;,&quot;given&quot;:&quot;Mathieu&quot;},{&quot;family&quot;:&quot;Prettenhofer&quot;,&quot;given&quot;:&quot;Peter&quot;},{&quot;family&quot;:&quot;Weiss&quot;,&quot;given&quot;:&quot;Ron&quot;},{&quot;family&quot;:&quot;Dubourg&quot;,&quot;given&quot;:&quot;Vincent&quot;},{&quot;family&quot;:&quot;Vanderplas&quot;,&quot;given&quot;:&quot;Jake&quot;},{&quot;family&quot;:&quot;Passos&quot;,&quot;given&quot;:&quot;Alexandre&quot;},{&quot;family&quot;:&quot;Cournapeau&quot;,&quot;given&quot;:&quot;David&quot;},{&quot;family&quot;:&quot;Brucher&quot;,&quot;given&quot;:&quot;Matthieu&quot;},{&quot;family&quot;:&quot;Perrot&quot;,&quot;given&quot;:&quot;Matthieu&quot;},{&quot;family&quot;:&quot;Duchesnay&quot;,&quot;given&quot;:&quot;Édouard&quot;}],&quot;issued&quot;:{&quot;date-parts&quot;:[[&quot;2011&quot;,&quot;11&quot;]]},&quot;citation-label&quot;:&quot;16385740&quot;},{&quot;title&quot;:&quot;Portability of 245 polygenic scores when derived from the UK Biobank and applied to 9 ancestry groups from the same cohort.&quot;,&quot;page&quot;:&quot;373&quot;,&quot;volume&quot;:&quot;109&quot;,&quot;issue&quot;:&quot;2&quot;,&quot;journalAbbreviation&quot;:&quot;Am. J. Hum. Genet.&quot;,&quot;id&quot;:&quot;14820028&quot;,&quot;type&quot;:&quot;article-journal&quot;,&quot;container-title&quot;:&quot;American Journal of Human Genetics&quot;,&quot;container-title-short&quot;:&quot;Am. J. Hum. Genet.&quot;,&quot;author&quot;:[{&quot;family&quot;:&quot;Privé&quot;,&quot;given&quot;:&quot;Florian&quot;},{&quot;family&quot;:&quot;Aschard&quot;,&quot;given&quot;:&quot;Hugues&quot;},{&quot;family&quot;:&quot;Carmi&quot;,&quot;given&quot;:&quot;Shai&quot;},{&quot;family&quot;:&quot;Folkersen&quot;,&quot;given&quot;:&quot;Lasse&quot;},{&quot;family&quot;:&quot;Hoggart&quot;,&quot;given&quot;:&quot;Clive&quot;},{&quot;family&quot;:&quot;O'Reilly&quot;,&quot;given&quot;:&quot;Paul F&quot;},{&quot;family&quot;:&quot;Vilhjálmsson&quot;,&quot;given&quot;:&quot;Bjarni J&quot;}],&quot;issued&quot;:{&quot;date-parts&quot;:[[&quot;2022&quot;,&quot;2&quot;,&quot;3&quot;]]},&quot;DOI&quot;:&quot;10.1016/j.ajhg.2022.01.007&quot;,&quot;PMID&quot;:&quot;35120604&quot;,&quot;PMCID&quot;:&quot;PMC8874215&quot;,&quot;citation-label&quot;:&quot;14820028&quot;},{&quot;title&quot;:&quot;Challenges and opportunities for developing more generalizable polygenic risk scores.&quot;,&quot;page&quot;:&quot;293-320&quot;,&quot;volume&quot;:&quot;5&quot;,&quot;journalAbbreviation&quot;:&quot;Annu. Rev. Biomed. Data Sci.&quot;,&quot;id&quot;:&quot;13619158&quot;,&quot;type&quot;:&quot;article-journal&quot;,&quot;container-title&quot;:&quot;Annual Review of Biomedical Data Science&quot;,&quot;container-title-short&quot;:&quot;Annu. Rev. Biomed. Data Sci.&quot;,&quot;abstract&quot;:&quot;Polygenic risk scores (PRS) estimate an individual's genetic likelihood of complex traits and diseases by aggregating information across multiple genetic variants identified from genome-wide association studies. PRS can predict a broad spectrum of diseases and have therefore been widely used in research settings. Some work has investigated their potential applications as biomarkers in preventative medicine, but significant work is still needed to definitively establish and communicate absolute risk to patients for genetic and modifiable risk factors across demographic groups. However, the biggest limitation of PRS currently is that they show poor generalizability across diverse ancestries and cohorts. Major efforts are underway through methodological development and data generation initiatives to improve their generalizability. This review aims to comprehensively discuss current progress on the development of PRS, the factors that affect their generalizability, and promising areas for improving their accuracy, portability, and implementation.&quot;,&quot;author&quot;:[{&quot;family&quot;:&quot;Wang&quot;,&quot;given&quot;:&quot;Ying&quot;},{&quot;family&quot;:&quot;Tsuo&quot;,&quot;given&quot;:&quot;Kristin&quot;},{&quot;family&quot;:&quot;Kanai&quot;,&quot;given&quot;:&quot;Masahiro&quot;},{&quot;family&quot;:&quot;Neale&quot;,&quot;given&quot;:&quot;Benjamin M&quot;},{&quot;family&quot;:&quot;Martin&quot;,&quot;given&quot;:&quot;Alicia R&quot;}],&quot;issued&quot;:{&quot;date-parts&quot;:[[&quot;2022&quot;,&quot;8&quot;,&quot;10&quot;]]},&quot;DOI&quot;:&quot;10.1146/annurev-biodatasci-111721-074830&quot;,&quot;PMID&quot;:&quot;35576555&quot;,&quot;PMCID&quot;:&quot;PMC9828290&quot;,&quot;citation-label&quot;:&quot;13619158&quot;},{&quot;title&quot;:&quot;The construction of cross-population polygenic risk scores using transfer learning.&quot;,&quot;page&quot;:&quot;1998-2008&quot;,&quot;volume&quot;:&quot;109&quot;,&quot;issue&quot;:&quot;11&quot;,&quot;journalAbbreviation&quot;:&quot;Am. J. Hum. Genet.&quot;,&quot;id&quot;:&quot;13883865&quot;,&quot;type&quot;:&quot;article-journal&quot;,&quot;container-title&quot;:&quot;American Journal of Human Genetics&quot;,&quot;container-title-short&quot;:&quot;Am. J. Hum. Genet.&quot;,&quot;abstract&quot;:&quot;As most existing genome-wide association studies (GWASs) were conducted in European-ancestry cohorts, and as the existing polygenic risk score (PRS) models have limited transferability across ancestry groups, PRS research on non-European-ancestry groups needs to make efficient use of available data until we attain large sample sizes across all ancestry groups. Here we propose a PRS method using transfer learning techniques. Our approach, TL-PRS, uses gradient descent to fine-tune the baseline PRS model from an ancestry group with large sample GWASs to the dataset of target ancestry. In our application of constructing PRS for seven quantitative and two dichotomous traits for 10,285 individuals of South Asian ancestry and 8,168 individuals of African ancestry in UK Biobank, TL-PRS using PRS-CS as a baseline method obtained 25% average relative improvement for South Asian samples and 29% for African samples compared to the standard PRS-CS method in terms of predicted R2. Our approach increases the transferability of PRSs across ancestries and thereby helps reduce existing inequities in genetics research.Copyright © 2022 The Authors. Published by Elsevier Inc. All rights reserved.&quot;,&quot;author&quot;:[{&quot;family&quot;:&quot;Zhao&quot;,&quot;given&quot;:&quot;Zhangchen&quot;},{&quot;family&quot;:&quot;Fritsche&quot;,&quot;given&quot;:&quot;Lars G&quot;},{&quot;family&quot;:&quot;Smith&quot;,&quot;given&quot;:&quot;Jennifer A&quot;},{&quot;family&quot;:&quot;Mukherjee&quot;,&quot;given&quot;:&quot;Bhramar&quot;},{&quot;family&quot;:&quot;Lee&quot;,&quot;given&quot;:&quot;Seunggeun&quot;}],&quot;issued&quot;:{&quot;date-parts&quot;:[[&quot;2022&quot;,&quot;11&quot;,&quot;3&quot;]]},&quot;DOI&quot;:&quot;10.1016/j.ajhg.2022.09.010&quot;,&quot;PMID&quot;:&quot;36240765&quot;,&quot;PMCID&quot;:&quot;PMC9674947&quot;,&quot;citation-label&quot;:&quot;13883865&quot;},{&quot;title&quot;:&quot;Improving polygenic prediction in ancestrally diverse populations.&quot;,&quot;page&quot;:&quot;573-580&quot;,&quot;volume&quot;:&quot;54&quot;,&quot;issue&quot;:&quot;5&quot;,&quot;journalAbbreviation&quot;:&quot;Nat. Genet.&quot;,&quot;id&quot;:&quot;12970124&quot;,&quot;type&quot;:&quot;article-journal&quot;,&quot;container-title&quot;:&quot;Nature Genetics&quot;,&quot;container-title-short&quot;:&quot;Nat. Genet.&quot;,&quot;abstract&quot;:&quot;Polygenic risk scores (PRS) have attenuated cross-population predictive performance. As existing genome-wide association studies (GWAS) have been conducted predominantly in individuals of European descent, the limited transferability of PRS reduces their clinical value in non-European populations, and may exacerbate healthcare disparities. Recent efforts to level ancestry imbalance in genomic research have expanded the scale of non-European GWAS, although most remain underpowered. Here, we present a new PRS construction method, PRS-CSx, which improves cross-population polygenic prediction by integrating GWAS summary statistics from multiple populations. PRS-CSx couples genetic effects across populations via a shared continuous shrinkage (CS) prior, enabling more accurate effect size estimation by sharing information between summary statistics and leveraging linkage disequilibrium diversity across discovery samples, while inheriting computational efficiency and robustness from PRS-CS. We show that PRS-CSx outperforms alternative methods across traits with a wide range of genetic architectures, cross-population genetic overlaps and discovery GWAS sample sizes in simulations, and improves the prediction of quantitative traits and schizophrenia risk in non-European populations.© 2022. The Author(s), under exclusive licence to Springer Nature America, Inc.&quot;,&quot;author&quot;:[{&quot;family&quot;:&quot;Ruan&quot;,&quot;given&quot;:&quot;Yunfeng&quot;},{&quot;family&quot;:&quot;Lin&quot;,&quot;given&quot;:&quot;Yen-Feng&quot;},{&quot;family&quot;:&quot;Feng&quot;,&quot;given&quot;:&quot;Yen-Chen Anne&quot;},{&quot;family&quot;:&quot;Chen&quot;,&quot;given&quot;:&quot;Chia-Yen&quot;},{&quot;family&quot;:&quot;Lam&quot;,&quot;given&quot;:&quot;Max&quot;},{&quot;family&quot;:&quot;Guo&quot;,&quot;given&quot;:&quot;Zhenglin&quot;},{&quot;family&quot;:&quot;Stanley Global Asia Initiatives&quot;},{&quot;family&quot;:&quot;He&quot;,&quot;given&quot;:&quot;Lin&quot;},{&quot;family&quot;:&quot;Sawa&quot;,&quot;given&quot;:&quot;Akira&quot;},{&quot;family&quot;:&quot;Martin&quot;,&quot;given&quot;:&quot;Alicia R&quot;},{&quot;family&quot;:&quot;Qin&quot;,&quot;given&quot;:&quot;Shengying&quot;},{&quot;family&quot;:&quot;Huang&quot;,&quot;given&quot;:&quot;Hailiang&quot;},{&quot;family&quot;:&quot;Ge&quot;,&quot;given&quot;:&quot;Tian&quot;}],&quot;issued&quot;:{&quot;date-parts&quot;:[[&quot;2022&quot;,&quot;5&quot;,&quot;5&quot;]]},&quot;DOI&quot;:&quot;10.1038/s41588-022-01054-7&quot;,&quot;PMID&quot;:&quot;35513724&quot;,&quot;PMCID&quot;:&quot;PMC9117455&quot;,&quot;citation-label&quot;:&quot;12970124&quot;},{&quot;title&quot;:&quot;BridgePRS leverages shared genetic effects across ancestries to increase polygenic risk score portability.&quot;,&quot;page&quot;:&quot;180-186&quot;,&quot;volume&quot;:&quot;56&quot;,&quot;issue&quot;:&quot;1&quot;,&quot;journalAbbreviation&quot;:&quot;Nat. Genet.&quot;,&quot;id&quot;:&quot;15803382&quot;,&quot;type&quot;:&quot;article-journal&quot;,&quot;container-title&quot;:&quot;Nature Genetics&quot;,&quot;container-title-short&quot;:&quot;Nat. Genet.&quot;,&quot;abstract&quot;:&quot;Here we present BridgePRS, a novel Bayesian polygenic risk score (PRS) method that leverages shared genetic effects across ancestries to increase PRS portability. We evaluate BridgePRS via simulations and real UK Biobank data across 19 traits in individuals of African, South Asian and East Asian ancestry, using both UK Biobank and Biobank Japan genome-wide association study summary statistics; out-of-cohort validation is performed in the Mount Sinai (New York) BioMe biobank. BridgePRS is compared with the leading alternative, PRS-CSx, and two other PRS methods. Simulations suggest that the performance of BridgePRS relative to PRS-CSx increases as uncertainty increases: with lower trait heritability, higher polygenicity and greater between-population genetic diversity; and when causal variants are not present in the data. In real data, BridgePRS has a 61% larger average R2 than PRS-CSx in out-of-cohort prediction of African ancestry samples in BioMe (P = 6 × 10-5). BridgePRS is a computationally efficient, user-friendly and powerful approach for PRS analyses in non-European ancestries.© 2023. The Author(s).&quot;,&quot;author&quot;:[{&quot;family&quot;:&quot;Hoggart&quot;,&quot;given&quot;:&quot;Clive J&quot;},{&quot;family&quot;:&quot;Choi&quot;,&quot;given&quot;:&quot;Shing Wan&quot;},{&quot;family&quot;:&quot;García-González&quot;,&quot;given&quot;:&quot;Judit&quot;},{&quot;family&quot;:&quot;Souaiaia&quot;,&quot;given&quot;:&quot;Tade&quot;},{&quot;family&quot;:&quot;Preuss&quot;,&quot;given&quot;:&quot;Michael&quot;},{&quot;family&quot;:&quot;O'Reilly&quot;,&quot;given&quot;:&quot;Paul F&quot;}],&quot;issued&quot;:{&quot;date-parts&quot;:[[&quot;2024&quot;,&quot;1&quot;]]},&quot;DOI&quot;:&quot;10.1038/s41588-023-01583-9&quot;,&quot;PMID&quot;:&quot;38123642&quot;,&quot;PMCID&quot;:&quot;PMC10786716&quot;,&quot;citation-label&quot;:&quot;15803382&quot;},{&quot;title&quot;:&quot;Polygenic transcriptome risk scores for COPD and lung function improve cross-ethnic portability of prediction in the NHLBI TOPMed program.&quot;,&quot;page&quot;:&quot;857-870&quot;,&quot;volume&quot;:&quot;109&quot;,&quot;issue&quot;:&quot;5&quot;,&quot;journalAbbreviation&quot;:&quot;Am. J. Hum. Genet.&quot;,&quot;id&quot;:&quot;13794046&quot;,&quot;type&quot;:&quot;article-journal&quot;,&quot;container-title&quot;:&quot;American Journal of Human Genetics&quot;,&quot;container-title-short&quot;:&quot;Am. J. Hum. Genet.&quot;,&quot;abstract&quot;:&quot;While polygenic risk scores (PRSs) enable early identification of genetic risk for chronic obstructive pulmonary disease (COPD), predictive performance is limited when the discovery and target populations are not well matched. Hypothesizing that the biological mechanisms of disease are shared across ancestry groups, we introduce a PrediXcan-derived polygenic transcriptome risk score (PTRS) to improve cross-ethnic portability of risk prediction. We constructed the PTRS using summary statistics from application of PrediXcan on large-scale GWASs of lung function (forced expiratory volume in 1 s [FEV1] and its ratio to forced vital capacity [FEV1/FVC]) in the UK Biobank. We examined prediction performance and cross-ethnic portability of PTRS through smoking-stratified analyses both on 29,381 multi-ethnic participants from TOPMed population/family-based cohorts and on 11,771 multi-ethnic participants from TOPMed COPD-enriched studies. Analyses were carried out for two dichotomous COPD traits (moderate-to-severe and severe COPD) and two quantitative lung function traits (FEV1 and FEV1/FVC). While the proposed PTRS showed weaker associations with disease than PRS for European ancestry, the PTRS showed stronger association with COPD than PRS for African Americans (e.g., odds ratio [OR] = 1.24 [95% confidence interval [CI]: 1.08-1.43] for PTRS versus 1.10 [0.96-1.26] for PRS among heavy smokers with ≥ 40 pack-years of smoking) for moderate-to-severe COPD. Cross-ethnic portability of the PTRS was significantly higher than the PRS (paired t test p &lt;  2.2 × 10-16 with portability gains ranging from 5% to 28%) for both dichotomous COPD traits and across all smoking strata. Our study demonstrates the value of PTRS for improved cross-ethnic portability compared to PRS in predicting COPD risk.Copyright © 2022 American Society of Human Genetics. All rights reserved.&quot;,&quot;author&quot;:[{&quot;family&quot;:&quot;Hu&quot;,&quot;given&quot;:&quot;Xiaowei&quot;},{&quot;family&quot;:&quot;Qiao&quot;,&quot;given&quot;:&quot;Dandi&quot;},{&quot;family&quot;:&quot;Kim&quot;,&quot;given&quot;:&quot;Wonji&quot;},{&quot;family&quot;:&quot;Moll&quot;,&quot;given&quot;:&quot;Matthew&quot;},{&quot;family&quot;:&quot;Balte&quot;,&quot;given&quot;:&quot;Pallavi P&quot;},{&quot;family&quot;:&quot;Lange&quot;,&quot;given&quot;:&quot;Leslie A&quot;},{&quot;family&quot;:&quot;Bartz&quot;,&quot;given&quot;:&quot;Traci M&quot;},{&quot;family&quot;:&quot;Kumar&quot;,&quot;given&quot;:&quot;Rajesh&quot;},{&quot;family&quot;:&quot;Li&quot;,&quot;given&quot;:&quot;Xingnan&quot;},{&quot;family&quot;:&quot;Yu&quot;,&quot;given&quot;:&quot;Bing&quot;},{&quot;family&quot;:&quot;Cade&quot;,&quot;given&quot;:&quot;Brian E&quot;},{&quot;family&quot;:&quot;Laurie&quot;,&quot;given&quot;:&quot;Cecelia A&quot;},{&quot;family&quot;:&quot;Sofer&quot;,&quot;given&quot;:&quot;Tamar&quot;},{&quot;family&quot;:&quot;Ruczinski&quot;,&quot;given&quot;:&quot;Ingo&quot;},{&quot;family&quot;:&quot;Nickerson&quot;,&quot;given&quot;:&quot;Deborah A&quot;},{&quot;family&quot;:&quot;Muzny&quot;,&quot;given&quot;:&quot;Donna M&quot;},{&quot;family&quot;:&quot;Metcalf&quot;,&quot;given&quot;:&quot;Ginger A&quot;},{&quot;family&quot;:&quot;Doddapaneni&quot;,&quot;given&quot;:&quot;Harshavardhan&quot;},{&quot;family&quot;:&quot;Gabriel&quot;,&quot;given&quot;:&quot;Stacy&quot;},{&quot;family&quot;:&quot;Gupta&quot;,&quot;given&quot;:&quot;Namrata&quot;},{&quot;family&quot;:&quot;Dugan-Perez&quot;,&quot;given&quot;:&quot;Shannon&quot;},{&quot;family&quot;:&quot;Cupples&quot;,&quot;given&quot;:&quot;L Adrienne&quot;},{&quot;family&quot;:&quot;Loehr&quot;,&quot;given&quot;:&quot;Laura R&quot;},{&quot;family&quot;:&quot;Jain&quot;,&quot;given&quot;:&quot;Deepti&quot;},{&quot;family&quot;:&quot;Rotter&quot;,&quot;given&quot;:&quot;Jerome I&quot;},{&quot;family&quot;:&quot;Wilson&quot;,&quot;given&quot;:&quot;James G&quot;},{&quot;family&quot;:&quot;Psaty&quot;,&quot;given&quot;:&quot;Bruce M&quot;},{&quot;family&quot;:&quot;Fornage&quot;,&quot;given&quot;:&quot;Myriam&quot;},{&quot;family&quot;:&quot;Morrison&quot;,&quot;given&quot;:&quot;Alanna C&quot;},{&quot;family&quot;:&quot;Vasan&quot;,&quot;given&quot;:&quot;Ramachandran S&quot;},{&quot;family&quot;:&quot;Washko&quot;,&quot;given&quot;:&quot;George&quot;},{&quot;family&quot;:&quot;Rich&quot;,&quot;given&quot;:&quot;Stephen S&quot;},{&quot;family&quot;:&quot;O'Connor&quot;,&quot;given&quot;:&quot;George T&quot;},{&quot;family&quot;:&quot;Bleecker&quot;,&quot;given&quot;:&quot;Eugene&quot;},{&quot;family&quot;:&quot;Kaplan&quot;,&quot;given&quot;:&quot;Robert C&quot;},{&quot;family&quot;:&quot;Kalhan&quot;,&quot;given&quot;:&quot;Ravi&quot;},{&quot;family&quot;:&quot;Redline&quot;,&quot;given&quot;:&quot;Susan&quot;},{&quot;family&quot;:&quot;Gharib&quot;,&quot;given&quot;:&quot;Sina A&quot;},{&quot;family&quot;:&quot;Meyers&quot;,&quot;given&quot;:&quot;Deborah&quot;},{&quot;family&quot;:&quot;Ortega&quot;,&quot;given&quot;:&quot;Victor&quot;},{&quot;family&quot;:&quot;Dupuis&quot;,&quot;given&quot;:&quot;Josée&quot;},{&quot;family&quot;:&quot;London&quot;,&quot;given&quot;:&quot;Stephanie J&quot;},{&quot;family&quot;:&quot;Lappalainen&quot;,&quot;given&quot;:&quot;Tuuli&quot;},{&quot;family&quot;:&quot;Oelsner&quot;,&quot;given&quot;:&quot;Elizabeth C&quot;},{&quot;family&quot;:&quot;Silverman&quot;,&quot;given&quot;:&quot;Edwin K&quot;},{&quot;family&quot;:&quot;Barr&quot;,&quot;given&quot;:&quot;R Graham&quot;},{&quot;family&quot;:&quot;Thornton&quot;,&quot;given&quot;:&quot;Timothy A&quot;},{&quot;family&quot;:&quot;Wheeler&quot;,&quot;given&quot;:&quot;Heather E&quot;},{&quot;family&quot;:&quot;TOPMed Lung Working Group&quot;},{&quot;family&quot;:&quot;Cho&quot;,&quot;given&quot;:&quot;Michael H&quot;},{&quot;family&quot;:&quot;Im&quot;,&quot;given&quot;:&quot;Hae Kyung&quot;},{&quot;family&quot;:&quot;Manichaikul&quot;,&quot;given&quot;:&quot;Ani&quot;}],&quot;issued&quot;:{&quot;date-parts&quot;:[[&quot;2022&quot;,&quot;5&quot;,&quot;5&quot;]]},&quot;DOI&quot;:&quot;10.1016/j.ajhg.2022.03.007&quot;,&quot;PMID&quot;:&quot;35385699&quot;,&quot;PMCID&quot;:&quot;PMC9118106&quot;,&quot;citation-label&quot;:&quot;13794046&quot;},{&quot;title&quot;:&quot;Leveraging fine-mapping and multipopulation training data to improve cross-population polygenic risk scores.&quot;,&quot;page&quot;:&quot;450-458&quot;,&quot;volume&quot;:&quot;54&quot;,&quot;issue&quot;:&quot;4&quot;,&quot;journalAbbreviation&quot;:&quot;Nat. Genet.&quot;,&quot;id&quot;:&quot;12775310&quot;,&quot;type&quot;:&quot;article-journal&quot;,&quot;container-title&quot;:&quot;Nature Genetics&quot;,&quot;container-title-short&quot;:&quot;Nat. Genet.&quot;,&quot;abstract&quot;:&quot;Polygenic risk scores suffer reduced accuracy in non-European populations, exacerbating health disparities. We propose PolyPred, a method that improves cross-population polygenic risk scores by combining two predictors: a new predictor that leverages functionally informed fine-mapping to estimate causal effects (instead of tagging effects), addressing linkage disequilibrium differences, and BOLT-LMM, a published predictor. When a large training sample is available in the non-European target population, we propose PolyPred+, which further incorporates the non-European training data. We applied PolyPred to 49 diseases/traits in four UK Biobank populations using UK Biobank British training data, and observed relative improvements versus BOLT-LMM ranging from +7% in south Asians to +32% in Africans, consistent with simulations. We applied PolyPred+ to 23 diseases/traits in UK Biobank east Asians using both UK Biobank British and Biobank Japan training data, and observed improvements of +24% versus BOLT-LMM and +12% versus PolyPred. Summary statistics-based analogs of PolyPred and PolyPred+ attained similar improvements.© 2022. The Author(s), under exclusive licence to Springer Nature America, Inc.&quot;,&quot;author&quot;:[{&quot;family&quot;:&quot;Weissbrod&quot;,&quot;given&quot;:&quot;Omer&quot;},{&quot;family&quot;:&quot;Kanai&quot;,&quot;given&quot;:&quot;Masahiro&quot;},{&quot;family&quot;:&quot;Shi&quot;,&quot;given&quot;:&quot;Huwenbo&quot;},{&quot;family&quot;:&quot;Gazal&quot;,&quot;given&quot;:&quot;Steven&quot;},{&quot;family&quot;:&quot;Peyrot&quot;,&quot;given&quot;:&quot;Wouter J&quot;},{&quot;family&quot;:&quot;Khera&quot;,&quot;given&quot;:&quot;Amit V&quot;},{&quot;family&quot;:&quot;Okada&quot;,&quot;given&quot;:&quot;Yukinori&quot;},{&quot;family&quot;:&quot;Biobank Japan Project&quot;},{&quot;family&quot;:&quot;Martin&quot;,&quot;given&quot;:&quot;Alicia R&quot;},{&quot;family&quot;:&quot;Finucane&quot;,&quot;given&quot;:&quot;Hilary K&quot;},{&quot;family&quot;:&quot;Price&quot;,&quot;given&quot;:&quot;Alkes L&quot;}],&quot;issued&quot;:{&quot;date-parts&quot;:[[&quot;2022&quot;,&quot;4&quot;,&quot;7&quot;]]},&quot;DOI&quot;:&quot;10.1038/s41588-022-01036-9&quot;,&quot;PMID&quot;:&quot;35393596&quot;,&quot;PMCID&quot;:&quot;PMC9009299&quot;,&quot;citation-label&quot;:&quot;1277531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17ABB-F96A-2C45-BEC9-CEBFA1D6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51</Pages>
  <Words>16091</Words>
  <Characters>91723</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Hrytsenko, Yana</dc:creator>
  <cp:keywords/>
  <dc:description/>
  <cp:lastModifiedBy>Byron C Jaeger</cp:lastModifiedBy>
  <cp:revision>2</cp:revision>
  <cp:lastPrinted>2023-08-01T18:22:00Z</cp:lastPrinted>
  <dcterms:created xsi:type="dcterms:W3CDTF">2024-05-02T17:58:00Z</dcterms:created>
  <dcterms:modified xsi:type="dcterms:W3CDTF">2024-05-02T17:58:00Z</dcterms:modified>
</cp:coreProperties>
</file>
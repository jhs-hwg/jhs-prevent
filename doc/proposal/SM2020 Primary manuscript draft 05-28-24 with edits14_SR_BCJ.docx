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17635" w14:textId="2ABC7E46" w:rsidR="00D43BD0" w:rsidRPr="00D43BD0" w:rsidRDefault="00D43BD0" w:rsidP="00D43BD0">
      <w:pPr>
        <w:jc w:val="center"/>
        <w:rPr>
          <w:rFonts w:ascii="Arial" w:hAnsi="Arial" w:cs="Arial"/>
          <w:b/>
        </w:rPr>
      </w:pPr>
      <w:commentRangeStart w:id="0"/>
      <w:commentRangeStart w:id="1"/>
      <w:r w:rsidRPr="00D43BD0">
        <w:rPr>
          <w:rFonts w:ascii="Arial" w:hAnsi="Arial" w:cs="Arial"/>
          <w:b/>
        </w:rPr>
        <w:t>The Legacy Effect of Intensive versus Standard Blood Pressure Control on the Incidence of Mild Cognitive Impairment and Probable Dementia</w:t>
      </w:r>
      <w:commentRangeEnd w:id="0"/>
      <w:r w:rsidR="003205C5">
        <w:rPr>
          <w:rStyle w:val="CommentReference"/>
        </w:rPr>
        <w:commentReference w:id="0"/>
      </w:r>
      <w:commentRangeEnd w:id="1"/>
      <w:r w:rsidR="000649C6">
        <w:rPr>
          <w:rStyle w:val="CommentReference"/>
        </w:rPr>
        <w:commentReference w:id="1"/>
      </w:r>
    </w:p>
    <w:p w14:paraId="0C03E537" w14:textId="77777777" w:rsidR="00D43BD0" w:rsidRPr="00D43BD0" w:rsidRDefault="00D43BD0" w:rsidP="00D43BD0">
      <w:pPr>
        <w:jc w:val="center"/>
        <w:rPr>
          <w:rFonts w:ascii="Arial" w:hAnsi="Arial" w:cs="Arial"/>
          <w:b/>
        </w:rPr>
      </w:pPr>
    </w:p>
    <w:p w14:paraId="3B34EEB5" w14:textId="77777777" w:rsidR="00D43BD0" w:rsidRPr="00D43BD0" w:rsidRDefault="00D43BD0" w:rsidP="00D43BD0">
      <w:pPr>
        <w:jc w:val="center"/>
        <w:rPr>
          <w:rFonts w:ascii="Arial" w:hAnsi="Arial" w:cs="Arial"/>
        </w:rPr>
      </w:pPr>
      <w:commentRangeStart w:id="2"/>
      <w:r w:rsidRPr="00D43BD0">
        <w:rPr>
          <w:rFonts w:ascii="Arial" w:hAnsi="Arial" w:cs="Arial"/>
        </w:rPr>
        <w:t xml:space="preserve">David M. Reboussin, PhD </w:t>
      </w:r>
    </w:p>
    <w:p w14:paraId="6DF4510E" w14:textId="3232B46B" w:rsidR="00D43BD0" w:rsidRPr="00D43BD0" w:rsidRDefault="00D43BD0" w:rsidP="00D43BD0">
      <w:pPr>
        <w:jc w:val="center"/>
        <w:rPr>
          <w:rFonts w:ascii="Arial" w:hAnsi="Arial" w:cs="Arial"/>
        </w:rPr>
      </w:pPr>
      <w:r w:rsidRPr="00D43BD0">
        <w:rPr>
          <w:rFonts w:ascii="Arial" w:hAnsi="Arial" w:cs="Arial"/>
        </w:rPr>
        <w:t>Sarah A. Gaussoin, MS</w:t>
      </w:r>
    </w:p>
    <w:p w14:paraId="1C8ED153" w14:textId="579443A7" w:rsidR="00D43BD0" w:rsidRPr="00D43BD0" w:rsidRDefault="00D43BD0" w:rsidP="00D43BD0">
      <w:pPr>
        <w:jc w:val="center"/>
        <w:rPr>
          <w:rFonts w:ascii="Arial" w:hAnsi="Arial" w:cs="Arial"/>
        </w:rPr>
      </w:pPr>
      <w:r w:rsidRPr="00D43BD0">
        <w:rPr>
          <w:rFonts w:ascii="Arial" w:hAnsi="Arial" w:cs="Arial"/>
        </w:rPr>
        <w:t xml:space="preserve">Nicholas M. Pajewski, PhD </w:t>
      </w:r>
    </w:p>
    <w:p w14:paraId="01100679" w14:textId="42F2E218" w:rsidR="00D43BD0" w:rsidRPr="00D43BD0" w:rsidRDefault="00D43BD0" w:rsidP="00D43BD0">
      <w:pPr>
        <w:jc w:val="center"/>
        <w:rPr>
          <w:rFonts w:ascii="Arial" w:hAnsi="Arial" w:cs="Arial"/>
        </w:rPr>
      </w:pPr>
      <w:r w:rsidRPr="00D43BD0">
        <w:rPr>
          <w:rFonts w:ascii="Arial" w:hAnsi="Arial" w:cs="Arial"/>
        </w:rPr>
        <w:t xml:space="preserve">Byron C. Jaeger, PhD </w:t>
      </w:r>
    </w:p>
    <w:p w14:paraId="65A85C0A" w14:textId="0E59B78A" w:rsidR="00D43BD0" w:rsidRDefault="00D43BD0" w:rsidP="00D43BD0">
      <w:pPr>
        <w:jc w:val="center"/>
        <w:rPr>
          <w:rFonts w:ascii="Arial" w:hAnsi="Arial" w:cs="Arial"/>
        </w:rPr>
      </w:pPr>
      <w:r w:rsidRPr="00B61848">
        <w:rPr>
          <w:rFonts w:ascii="Arial" w:hAnsi="Arial" w:cs="Arial"/>
        </w:rPr>
        <w:t>Bonnie C. Sachs, PhD</w:t>
      </w:r>
    </w:p>
    <w:p w14:paraId="0E93F8E9" w14:textId="22E2E12E" w:rsidR="00924DEE" w:rsidRDefault="004A5A2C" w:rsidP="00D43BD0">
      <w:pPr>
        <w:jc w:val="center"/>
        <w:rPr>
          <w:rFonts w:ascii="Arial" w:hAnsi="Arial" w:cs="Arial"/>
        </w:rPr>
      </w:pPr>
      <w:r>
        <w:rPr>
          <w:rFonts w:ascii="Arial" w:hAnsi="Arial" w:cs="Arial"/>
        </w:rPr>
        <w:t>Stephen R. Rapp, PhD</w:t>
      </w:r>
    </w:p>
    <w:p w14:paraId="1A294FEC" w14:textId="77777777" w:rsidR="004A5A2C" w:rsidRPr="00B61848" w:rsidRDefault="004A5A2C" w:rsidP="004A5A2C">
      <w:pPr>
        <w:jc w:val="center"/>
        <w:rPr>
          <w:rFonts w:ascii="Arial" w:hAnsi="Arial" w:cs="Arial"/>
        </w:rPr>
      </w:pPr>
      <w:r w:rsidRPr="00B61848">
        <w:rPr>
          <w:rFonts w:ascii="Arial" w:hAnsi="Arial" w:cs="Arial"/>
        </w:rPr>
        <w:t>Mark A. Supiano, MD</w:t>
      </w:r>
    </w:p>
    <w:p w14:paraId="34C163E7" w14:textId="6D7EE179" w:rsidR="00924DEE" w:rsidRPr="00924DEE" w:rsidRDefault="00B93CA3" w:rsidP="00924DEE">
      <w:pPr>
        <w:jc w:val="center"/>
        <w:rPr>
          <w:rFonts w:ascii="Arial" w:hAnsi="Arial" w:cs="Arial"/>
        </w:rPr>
      </w:pPr>
      <w:ins w:id="3" w:author="Steve Rapp" w:date="2024-05-31T11:35:00Z">
        <w:r>
          <w:rPr>
            <w:rFonts w:ascii="Arial" w:hAnsi="Arial" w:cs="Arial"/>
          </w:rPr>
          <w:t>Maryj</w:t>
        </w:r>
      </w:ins>
      <w:del w:id="4" w:author="Steve Rapp" w:date="2024-05-31T11:35:00Z">
        <w:r w:rsidR="00924DEE" w:rsidRPr="00924DEE" w:rsidDel="00B93CA3">
          <w:rPr>
            <w:rFonts w:ascii="Arial" w:hAnsi="Arial" w:cs="Arial"/>
          </w:rPr>
          <w:delText>J</w:delText>
        </w:r>
      </w:del>
      <w:r w:rsidR="00924DEE" w:rsidRPr="00924DEE">
        <w:rPr>
          <w:rFonts w:ascii="Arial" w:hAnsi="Arial" w:cs="Arial"/>
        </w:rPr>
        <w:t xml:space="preserve">o </w:t>
      </w:r>
      <w:ins w:id="5" w:author="Steve Rapp" w:date="2024-05-31T11:35:00Z">
        <w:r>
          <w:rPr>
            <w:rFonts w:ascii="Arial" w:hAnsi="Arial" w:cs="Arial"/>
          </w:rPr>
          <w:t xml:space="preserve">L. </w:t>
        </w:r>
      </w:ins>
      <w:r w:rsidR="00924DEE" w:rsidRPr="00924DEE">
        <w:rPr>
          <w:rFonts w:ascii="Arial" w:hAnsi="Arial" w:cs="Arial"/>
        </w:rPr>
        <w:t>Cleveland</w:t>
      </w:r>
      <w:r w:rsidR="00924DEE">
        <w:rPr>
          <w:rFonts w:ascii="Arial" w:hAnsi="Arial" w:cs="Arial"/>
        </w:rPr>
        <w:t>, MD</w:t>
      </w:r>
    </w:p>
    <w:p w14:paraId="122E861F" w14:textId="46AFFDF2" w:rsidR="00924DEE" w:rsidRPr="00924DEE" w:rsidRDefault="00924DEE" w:rsidP="00924DEE">
      <w:pPr>
        <w:jc w:val="center"/>
        <w:rPr>
          <w:rFonts w:ascii="Arial" w:hAnsi="Arial" w:cs="Arial"/>
        </w:rPr>
      </w:pPr>
      <w:r w:rsidRPr="00924DEE">
        <w:rPr>
          <w:rFonts w:ascii="Arial" w:hAnsi="Arial" w:cs="Arial"/>
        </w:rPr>
        <w:t xml:space="preserve">Valerie </w:t>
      </w:r>
      <w:ins w:id="6" w:author="Steve Rapp" w:date="2024-05-31T11:34:00Z">
        <w:r w:rsidR="00B93CA3">
          <w:rPr>
            <w:rFonts w:ascii="Arial" w:hAnsi="Arial" w:cs="Arial"/>
          </w:rPr>
          <w:t xml:space="preserve">M. </w:t>
        </w:r>
      </w:ins>
      <w:ins w:id="7" w:author="Steve Rapp" w:date="2024-05-30T15:11:00Z">
        <w:r w:rsidR="004A5A2C">
          <w:rPr>
            <w:rFonts w:ascii="Arial" w:hAnsi="Arial" w:cs="Arial"/>
          </w:rPr>
          <w:t>Hunter</w:t>
        </w:r>
      </w:ins>
      <w:del w:id="8" w:author="Steve Rapp" w:date="2024-05-30T15:11:00Z">
        <w:r w:rsidRPr="00924DEE" w:rsidDel="004A5A2C">
          <w:rPr>
            <w:rFonts w:ascii="Arial" w:hAnsi="Arial" w:cs="Arial"/>
          </w:rPr>
          <w:delText>Wilson</w:delText>
        </w:r>
      </w:del>
      <w:r>
        <w:rPr>
          <w:rFonts w:ascii="Arial" w:hAnsi="Arial" w:cs="Arial"/>
        </w:rPr>
        <w:t>, MD</w:t>
      </w:r>
    </w:p>
    <w:p w14:paraId="1DDC1A85" w14:textId="457804D9" w:rsidR="00924DEE" w:rsidRPr="00924DEE" w:rsidRDefault="00924DEE" w:rsidP="00924DEE">
      <w:pPr>
        <w:jc w:val="center"/>
        <w:rPr>
          <w:rFonts w:ascii="Arial" w:hAnsi="Arial" w:cs="Arial"/>
        </w:rPr>
      </w:pPr>
      <w:proofErr w:type="spellStart"/>
      <w:r w:rsidRPr="00924DEE">
        <w:rPr>
          <w:rFonts w:ascii="Arial" w:hAnsi="Arial" w:cs="Arial"/>
        </w:rPr>
        <w:t>Jamehl</w:t>
      </w:r>
      <w:proofErr w:type="spellEnd"/>
      <w:r w:rsidRPr="00924DEE">
        <w:rPr>
          <w:rFonts w:ascii="Arial" w:hAnsi="Arial" w:cs="Arial"/>
        </w:rPr>
        <w:t xml:space="preserve"> </w:t>
      </w:r>
      <w:ins w:id="9" w:author="Steve Rapp" w:date="2024-05-31T11:37:00Z">
        <w:r w:rsidR="00B93CA3">
          <w:rPr>
            <w:rFonts w:ascii="Arial" w:hAnsi="Arial" w:cs="Arial"/>
          </w:rPr>
          <w:t xml:space="preserve">L. </w:t>
        </w:r>
      </w:ins>
      <w:r w:rsidRPr="00924DEE">
        <w:rPr>
          <w:rFonts w:ascii="Arial" w:hAnsi="Arial" w:cs="Arial"/>
        </w:rPr>
        <w:t>Demons</w:t>
      </w:r>
      <w:ins w:id="10" w:author="Steve Rapp" w:date="2024-05-31T11:37:00Z">
        <w:r w:rsidR="00B93CA3">
          <w:rPr>
            <w:rFonts w:ascii="Arial" w:hAnsi="Arial" w:cs="Arial"/>
          </w:rPr>
          <w:t xml:space="preserve"> Shegog</w:t>
        </w:r>
      </w:ins>
      <w:r>
        <w:rPr>
          <w:rFonts w:ascii="Arial" w:hAnsi="Arial" w:cs="Arial"/>
        </w:rPr>
        <w:t>. MD</w:t>
      </w:r>
    </w:p>
    <w:p w14:paraId="292F9368" w14:textId="63A8185F" w:rsidR="00924DEE" w:rsidRPr="00924DEE" w:rsidRDefault="00924DEE" w:rsidP="00924DEE">
      <w:pPr>
        <w:jc w:val="center"/>
        <w:rPr>
          <w:rFonts w:ascii="Arial" w:hAnsi="Arial" w:cs="Arial"/>
        </w:rPr>
      </w:pPr>
      <w:r w:rsidRPr="00924DEE">
        <w:rPr>
          <w:rFonts w:ascii="Arial" w:hAnsi="Arial" w:cs="Arial"/>
        </w:rPr>
        <w:t>Paula Ogrocki</w:t>
      </w:r>
      <w:r>
        <w:rPr>
          <w:rFonts w:ascii="Arial" w:hAnsi="Arial" w:cs="Arial"/>
        </w:rPr>
        <w:t xml:space="preserve">, </w:t>
      </w:r>
      <w:ins w:id="11" w:author="Steve Rapp" w:date="2024-05-30T15:11:00Z">
        <w:r w:rsidR="004A5A2C">
          <w:rPr>
            <w:rFonts w:ascii="Arial" w:hAnsi="Arial" w:cs="Arial"/>
          </w:rPr>
          <w:t>PhD</w:t>
        </w:r>
      </w:ins>
      <w:del w:id="12" w:author="Steve Rapp" w:date="2024-05-30T15:11:00Z">
        <w:r w:rsidDel="004A5A2C">
          <w:rPr>
            <w:rFonts w:ascii="Arial" w:hAnsi="Arial" w:cs="Arial"/>
          </w:rPr>
          <w:delText>MD</w:delText>
        </w:r>
      </w:del>
    </w:p>
    <w:p w14:paraId="2136BAD3" w14:textId="21AD2D07" w:rsidR="00924DEE" w:rsidRPr="00924DEE" w:rsidRDefault="00924DEE" w:rsidP="00924DEE">
      <w:pPr>
        <w:jc w:val="center"/>
        <w:rPr>
          <w:rFonts w:ascii="Arial" w:hAnsi="Arial" w:cs="Arial"/>
        </w:rPr>
      </w:pPr>
      <w:r w:rsidRPr="00924DEE">
        <w:rPr>
          <w:rFonts w:ascii="Arial" w:hAnsi="Arial" w:cs="Arial"/>
        </w:rPr>
        <w:t xml:space="preserve">Alan </w:t>
      </w:r>
      <w:ins w:id="13" w:author="Steve Rapp" w:date="2024-05-31T11:34:00Z">
        <w:r w:rsidR="00B93CA3">
          <w:rPr>
            <w:rFonts w:ascii="Arial" w:hAnsi="Arial" w:cs="Arial"/>
          </w:rPr>
          <w:t xml:space="preserve">J. </w:t>
        </w:r>
      </w:ins>
      <w:r w:rsidRPr="00924DEE">
        <w:rPr>
          <w:rFonts w:ascii="Arial" w:hAnsi="Arial" w:cs="Arial"/>
        </w:rPr>
        <w:t>Lerner</w:t>
      </w:r>
      <w:r>
        <w:rPr>
          <w:rFonts w:ascii="Arial" w:hAnsi="Arial" w:cs="Arial"/>
        </w:rPr>
        <w:t>, MD</w:t>
      </w:r>
    </w:p>
    <w:p w14:paraId="4BA9F36A" w14:textId="56FDDF17" w:rsidR="00924DEE" w:rsidRPr="00924DEE" w:rsidRDefault="00924DEE" w:rsidP="00924DEE">
      <w:pPr>
        <w:jc w:val="center"/>
        <w:rPr>
          <w:rFonts w:ascii="Arial" w:hAnsi="Arial" w:cs="Arial"/>
        </w:rPr>
      </w:pPr>
      <w:r w:rsidRPr="00924DEE">
        <w:rPr>
          <w:rFonts w:ascii="Arial" w:hAnsi="Arial" w:cs="Arial"/>
        </w:rPr>
        <w:t>Gordon Chelune</w:t>
      </w:r>
      <w:r>
        <w:rPr>
          <w:rFonts w:ascii="Arial" w:hAnsi="Arial" w:cs="Arial"/>
        </w:rPr>
        <w:t xml:space="preserve">, </w:t>
      </w:r>
      <w:ins w:id="14" w:author="Steve Rapp" w:date="2024-05-30T15:11:00Z">
        <w:r w:rsidR="004A5A2C">
          <w:rPr>
            <w:rFonts w:ascii="Arial" w:hAnsi="Arial" w:cs="Arial"/>
          </w:rPr>
          <w:t>PhD</w:t>
        </w:r>
      </w:ins>
      <w:del w:id="15" w:author="Steve Rapp" w:date="2024-05-30T15:11:00Z">
        <w:r w:rsidDel="004A5A2C">
          <w:rPr>
            <w:rFonts w:ascii="Arial" w:hAnsi="Arial" w:cs="Arial"/>
          </w:rPr>
          <w:delText>MD</w:delText>
        </w:r>
      </w:del>
    </w:p>
    <w:p w14:paraId="6560697A" w14:textId="4505BCAD" w:rsidR="00924DEE" w:rsidRPr="00924DEE" w:rsidRDefault="00924DEE" w:rsidP="00924DEE">
      <w:pPr>
        <w:jc w:val="center"/>
        <w:rPr>
          <w:rFonts w:ascii="Arial" w:hAnsi="Arial" w:cs="Arial"/>
        </w:rPr>
      </w:pPr>
      <w:r w:rsidRPr="00924DEE">
        <w:rPr>
          <w:rFonts w:ascii="Arial" w:hAnsi="Arial" w:cs="Arial"/>
        </w:rPr>
        <w:t xml:space="preserve">Virginia </w:t>
      </w:r>
      <w:ins w:id="16" w:author="Steve Rapp" w:date="2024-05-31T11:34:00Z">
        <w:r w:rsidR="00B93CA3">
          <w:rPr>
            <w:rFonts w:ascii="Arial" w:hAnsi="Arial" w:cs="Arial"/>
          </w:rPr>
          <w:t xml:space="preserve">G. </w:t>
        </w:r>
      </w:ins>
      <w:r w:rsidRPr="00924DEE">
        <w:rPr>
          <w:rFonts w:ascii="Arial" w:hAnsi="Arial" w:cs="Arial"/>
        </w:rPr>
        <w:t>Bradley</w:t>
      </w:r>
      <w:r>
        <w:rPr>
          <w:rFonts w:ascii="Arial" w:hAnsi="Arial" w:cs="Arial"/>
        </w:rPr>
        <w:t xml:space="preserve">, </w:t>
      </w:r>
      <w:ins w:id="17" w:author="Steve Rapp" w:date="2024-05-30T15:11:00Z">
        <w:r w:rsidR="004A5A2C">
          <w:rPr>
            <w:rFonts w:ascii="Arial" w:hAnsi="Arial" w:cs="Arial"/>
          </w:rPr>
          <w:t>PhD</w:t>
        </w:r>
      </w:ins>
      <w:del w:id="18" w:author="Steve Rapp" w:date="2024-05-30T15:11:00Z">
        <w:r w:rsidDel="004A5A2C">
          <w:rPr>
            <w:rFonts w:ascii="Arial" w:hAnsi="Arial" w:cs="Arial"/>
          </w:rPr>
          <w:delText>MD</w:delText>
        </w:r>
      </w:del>
      <w:r w:rsidRPr="00924DEE">
        <w:rPr>
          <w:rFonts w:ascii="Arial" w:hAnsi="Arial" w:cs="Arial"/>
        </w:rPr>
        <w:t xml:space="preserve"> </w:t>
      </w:r>
    </w:p>
    <w:p w14:paraId="359C73EA" w14:textId="3550C360" w:rsidR="00924DEE" w:rsidRPr="00924DEE" w:rsidRDefault="00924DEE" w:rsidP="00924DEE">
      <w:pPr>
        <w:jc w:val="center"/>
        <w:rPr>
          <w:rFonts w:ascii="Arial" w:hAnsi="Arial" w:cs="Arial"/>
        </w:rPr>
      </w:pPr>
      <w:r w:rsidRPr="00924DEE">
        <w:rPr>
          <w:rFonts w:ascii="Arial" w:hAnsi="Arial" w:cs="Arial"/>
        </w:rPr>
        <w:t>Margaret Scales</w:t>
      </w:r>
      <w:r>
        <w:rPr>
          <w:rFonts w:ascii="Arial" w:hAnsi="Arial" w:cs="Arial"/>
        </w:rPr>
        <w:t>, MS</w:t>
      </w:r>
    </w:p>
    <w:p w14:paraId="4E17B478" w14:textId="2CB3824A" w:rsidR="00924DEE" w:rsidRPr="00924DEE" w:rsidRDefault="00924DEE" w:rsidP="00924DEE">
      <w:pPr>
        <w:jc w:val="center"/>
        <w:rPr>
          <w:rFonts w:ascii="Arial" w:hAnsi="Arial" w:cs="Arial"/>
        </w:rPr>
      </w:pPr>
      <w:r w:rsidRPr="00924DEE">
        <w:rPr>
          <w:rFonts w:ascii="Arial" w:hAnsi="Arial" w:cs="Arial"/>
        </w:rPr>
        <w:t>Nancy Woolard</w:t>
      </w:r>
      <w:r>
        <w:rPr>
          <w:rFonts w:ascii="Arial" w:hAnsi="Arial" w:cs="Arial"/>
        </w:rPr>
        <w:t>, MS</w:t>
      </w:r>
    </w:p>
    <w:p w14:paraId="7E733EF9" w14:textId="59693CDD" w:rsidR="00924DEE" w:rsidRPr="00924DEE" w:rsidRDefault="00924DEE" w:rsidP="00924DEE">
      <w:pPr>
        <w:jc w:val="center"/>
        <w:rPr>
          <w:rFonts w:ascii="Arial" w:hAnsi="Arial" w:cs="Arial"/>
        </w:rPr>
      </w:pPr>
      <w:r w:rsidRPr="00924DEE">
        <w:rPr>
          <w:rFonts w:ascii="Arial" w:hAnsi="Arial" w:cs="Arial"/>
        </w:rPr>
        <w:t>Letitia Perdue</w:t>
      </w:r>
      <w:r>
        <w:rPr>
          <w:rFonts w:ascii="Arial" w:hAnsi="Arial" w:cs="Arial"/>
        </w:rPr>
        <w:t>, MS</w:t>
      </w:r>
    </w:p>
    <w:p w14:paraId="16632107" w14:textId="52064A18" w:rsidR="00924DEE" w:rsidDel="004A5A2C" w:rsidRDefault="00924DEE" w:rsidP="00D43BD0">
      <w:pPr>
        <w:jc w:val="center"/>
        <w:rPr>
          <w:del w:id="19" w:author="Steve Rapp" w:date="2024-05-30T15:11:00Z"/>
          <w:rFonts w:ascii="Arial" w:hAnsi="Arial" w:cs="Arial"/>
        </w:rPr>
      </w:pPr>
    </w:p>
    <w:p w14:paraId="6D9F0E73" w14:textId="3CDBA702" w:rsidR="004A5A2C" w:rsidRPr="00D43BD0" w:rsidRDefault="004A5A2C" w:rsidP="004A5A2C">
      <w:pPr>
        <w:jc w:val="center"/>
        <w:rPr>
          <w:rFonts w:ascii="Arial" w:hAnsi="Arial" w:cs="Arial"/>
        </w:rPr>
      </w:pPr>
      <w:r w:rsidRPr="00B61848">
        <w:rPr>
          <w:rFonts w:ascii="Arial" w:hAnsi="Arial" w:cs="Arial"/>
        </w:rPr>
        <w:t>Kathryn E. Callahan, MD</w:t>
      </w:r>
    </w:p>
    <w:p w14:paraId="23644588" w14:textId="1F4E7919" w:rsidR="00D43BD0" w:rsidRPr="00D43BD0" w:rsidDel="004A5A2C" w:rsidRDefault="00D43BD0" w:rsidP="00D43BD0">
      <w:pPr>
        <w:jc w:val="center"/>
        <w:rPr>
          <w:del w:id="20" w:author="Steve Rapp" w:date="2024-05-30T15:11:00Z"/>
          <w:rFonts w:ascii="Arial" w:hAnsi="Arial" w:cs="Arial"/>
        </w:rPr>
      </w:pPr>
    </w:p>
    <w:p w14:paraId="77108B58" w14:textId="7101FCA8" w:rsidR="00D43BD0" w:rsidRPr="00D43BD0" w:rsidRDefault="00D43BD0" w:rsidP="00D43BD0">
      <w:pPr>
        <w:jc w:val="center"/>
        <w:rPr>
          <w:rFonts w:ascii="Arial" w:hAnsi="Arial" w:cs="Arial"/>
          <w:vertAlign w:val="superscript"/>
        </w:rPr>
      </w:pPr>
      <w:r w:rsidRPr="00D43BD0">
        <w:rPr>
          <w:rFonts w:ascii="Arial" w:hAnsi="Arial" w:cs="Arial"/>
        </w:rPr>
        <w:t xml:space="preserve">Jeff D. Williamson, MD, MHS </w:t>
      </w:r>
      <w:commentRangeEnd w:id="2"/>
      <w:r>
        <w:rPr>
          <w:rStyle w:val="CommentReference"/>
        </w:rPr>
        <w:commentReference w:id="2"/>
      </w:r>
    </w:p>
    <w:p w14:paraId="7FC1BED9" w14:textId="77777777" w:rsidR="00D43BD0" w:rsidRPr="00D43BD0" w:rsidRDefault="00D43BD0" w:rsidP="00D43BD0">
      <w:pPr>
        <w:jc w:val="center"/>
        <w:rPr>
          <w:rFonts w:ascii="Arial" w:hAnsi="Arial" w:cs="Arial"/>
        </w:rPr>
      </w:pPr>
    </w:p>
    <w:p w14:paraId="6F814D8A" w14:textId="3724703B" w:rsidR="00D43BD0" w:rsidRPr="00D43BD0" w:rsidRDefault="00D43BD0" w:rsidP="00D43BD0">
      <w:pPr>
        <w:rPr>
          <w:rFonts w:ascii="Arial" w:hAnsi="Arial" w:cs="Arial"/>
        </w:rPr>
      </w:pPr>
      <w:r w:rsidRPr="00D43BD0">
        <w:rPr>
          <w:rFonts w:ascii="Arial" w:hAnsi="Arial" w:cs="Arial"/>
        </w:rPr>
        <w:t xml:space="preserve">Department of Biostatistics and Data Science, Wake Forest School of Medicine, Winston-Salem, North </w:t>
      </w:r>
      <w:r>
        <w:rPr>
          <w:rFonts w:ascii="Arial" w:hAnsi="Arial" w:cs="Arial"/>
        </w:rPr>
        <w:t>Carolina. (DMR, SAG, BCJ, NMP)</w:t>
      </w:r>
    </w:p>
    <w:p w14:paraId="1A1C4888" w14:textId="77777777" w:rsidR="00D43BD0" w:rsidRPr="00D43BD0" w:rsidRDefault="00D43BD0" w:rsidP="00D43BD0">
      <w:pPr>
        <w:rPr>
          <w:rFonts w:ascii="Arial" w:hAnsi="Arial" w:cs="Arial"/>
        </w:rPr>
      </w:pPr>
    </w:p>
    <w:p w14:paraId="0E5F44C5" w14:textId="4BB3A263" w:rsidR="00D43BD0" w:rsidRPr="00D43BD0" w:rsidRDefault="00D43BD0" w:rsidP="00D43BD0">
      <w:pPr>
        <w:rPr>
          <w:rFonts w:ascii="Arial" w:hAnsi="Arial" w:cs="Arial"/>
        </w:rPr>
      </w:pPr>
      <w:r w:rsidRPr="00D43BD0">
        <w:rPr>
          <w:rFonts w:ascii="Arial" w:hAnsi="Arial" w:cs="Arial"/>
        </w:rPr>
        <w:t>Section on Geriatrics and Gerontologic Medicine, Department of Internal Medicine, Wake Forest University School of Medicine</w:t>
      </w:r>
      <w:r>
        <w:rPr>
          <w:rFonts w:ascii="Arial" w:hAnsi="Arial" w:cs="Arial"/>
        </w:rPr>
        <w:t>, Winston-Salem, North Carolina. (KEC, JDW)</w:t>
      </w:r>
    </w:p>
    <w:p w14:paraId="2C35C00F" w14:textId="77777777" w:rsidR="00D43BD0" w:rsidRPr="00D43BD0" w:rsidRDefault="00D43BD0" w:rsidP="00D43BD0">
      <w:pPr>
        <w:rPr>
          <w:rFonts w:ascii="Arial" w:hAnsi="Arial" w:cs="Arial"/>
        </w:rPr>
      </w:pPr>
    </w:p>
    <w:p w14:paraId="0F0DC872" w14:textId="59438F7D" w:rsidR="00D43BD0" w:rsidRPr="00D43BD0" w:rsidRDefault="00D43BD0" w:rsidP="00D43BD0">
      <w:pPr>
        <w:shd w:val="clear" w:color="auto" w:fill="FFFFFF"/>
        <w:rPr>
          <w:rFonts w:ascii="Arial" w:eastAsia="Times New Roman" w:hAnsi="Arial" w:cs="Arial"/>
        </w:rPr>
      </w:pPr>
      <w:r w:rsidRPr="00B61848">
        <w:rPr>
          <w:rFonts w:ascii="Arial" w:hAnsi="Arial" w:cs="Arial"/>
          <w:color w:val="000000"/>
          <w:shd w:val="clear" w:color="auto" w:fill="FFFFFF"/>
        </w:rPr>
        <w:t>Division of Geriatrics, University of Utah School of Medicine, Salt Lake City.</w:t>
      </w:r>
      <w:r>
        <w:rPr>
          <w:rFonts w:ascii="Arial" w:hAnsi="Arial" w:cs="Arial"/>
          <w:color w:val="000000"/>
          <w:shd w:val="clear" w:color="auto" w:fill="FFFFFF"/>
        </w:rPr>
        <w:t xml:space="preserve"> (MAS)</w:t>
      </w:r>
    </w:p>
    <w:p w14:paraId="1ECF6FB1" w14:textId="327C05F8" w:rsidR="00D43BD0" w:rsidRDefault="00D43BD0" w:rsidP="00D43BD0">
      <w:pPr>
        <w:shd w:val="clear" w:color="auto" w:fill="FFFFFF"/>
        <w:rPr>
          <w:rFonts w:ascii="Arial" w:hAnsi="Arial" w:cs="Arial"/>
          <w:shd w:val="clear" w:color="auto" w:fill="FFFFFF"/>
        </w:rPr>
      </w:pPr>
    </w:p>
    <w:p w14:paraId="382C2E1F" w14:textId="20A617DF" w:rsidR="00D43BD0" w:rsidRDefault="00D43BD0" w:rsidP="00D43BD0">
      <w:pPr>
        <w:shd w:val="clear" w:color="auto" w:fill="FFFFFF"/>
        <w:rPr>
          <w:rFonts w:ascii="Segoe UI" w:hAnsi="Segoe UI" w:cs="Segoe UI"/>
          <w:color w:val="212121"/>
          <w:shd w:val="clear" w:color="auto" w:fill="FFFFFF"/>
        </w:rPr>
      </w:pPr>
      <w:r>
        <w:rPr>
          <w:rFonts w:ascii="Segoe UI" w:hAnsi="Segoe UI" w:cs="Segoe UI"/>
          <w:color w:val="212121"/>
          <w:shd w:val="clear" w:color="auto" w:fill="FFFFFF"/>
        </w:rPr>
        <w:t>Department of Neurology, Wake Forest School of Medicine, Winston-Salem, North Carolina. (BCS)</w:t>
      </w:r>
    </w:p>
    <w:p w14:paraId="713FE32D" w14:textId="77777777" w:rsidR="00D43BD0" w:rsidRDefault="00D43BD0" w:rsidP="00D43BD0">
      <w:pPr>
        <w:shd w:val="clear" w:color="auto" w:fill="FFFFFF"/>
        <w:rPr>
          <w:rFonts w:ascii="Segoe UI" w:hAnsi="Segoe UI" w:cs="Segoe UI"/>
          <w:color w:val="212121"/>
          <w:shd w:val="clear" w:color="auto" w:fill="FFFFFF"/>
        </w:rPr>
      </w:pPr>
    </w:p>
    <w:p w14:paraId="5AFDC50C" w14:textId="2FF72AA8" w:rsidR="00D43BD0" w:rsidRDefault="00D43BD0" w:rsidP="00D43BD0">
      <w:pPr>
        <w:shd w:val="clear" w:color="auto" w:fill="FFFFFF"/>
        <w:rPr>
          <w:rFonts w:ascii="Segoe UI" w:hAnsi="Segoe UI" w:cs="Segoe UI"/>
          <w:color w:val="212121"/>
          <w:shd w:val="clear" w:color="auto" w:fill="FFFFFF"/>
        </w:rPr>
      </w:pPr>
      <w:r>
        <w:rPr>
          <w:rFonts w:ascii="Segoe UI" w:hAnsi="Segoe UI" w:cs="Segoe UI"/>
          <w:color w:val="212121"/>
          <w:shd w:val="clear" w:color="auto" w:fill="FFFFFF"/>
        </w:rPr>
        <w:t>Department of Psychiatry &amp; Behavioral Medicine, Wake Forest University School of Medicine, Winston-Salem, North Carolina. (SRR)</w:t>
      </w:r>
    </w:p>
    <w:p w14:paraId="2D1B4834" w14:textId="77777777" w:rsidR="00D43BD0" w:rsidRDefault="00D43BD0" w:rsidP="00D43BD0">
      <w:pPr>
        <w:shd w:val="clear" w:color="auto" w:fill="FFFFFF"/>
        <w:rPr>
          <w:rFonts w:ascii="Arial" w:hAnsi="Arial" w:cs="Arial"/>
          <w:shd w:val="clear" w:color="auto" w:fill="FFFFFF"/>
        </w:rPr>
      </w:pPr>
    </w:p>
    <w:p w14:paraId="3D7B2061" w14:textId="77777777" w:rsidR="00D43BD0" w:rsidRPr="00D43BD0" w:rsidRDefault="00D43BD0" w:rsidP="00D43BD0">
      <w:pPr>
        <w:shd w:val="clear" w:color="auto" w:fill="FFFFFF"/>
        <w:rPr>
          <w:rFonts w:ascii="Arial" w:hAnsi="Arial" w:cs="Arial"/>
          <w:shd w:val="clear" w:color="auto" w:fill="FFFFFF"/>
        </w:rPr>
      </w:pPr>
    </w:p>
    <w:p w14:paraId="16FCAE92" w14:textId="77777777" w:rsidR="00D43BD0" w:rsidRPr="00D43BD0" w:rsidRDefault="00D43BD0" w:rsidP="00D43BD0">
      <w:pPr>
        <w:shd w:val="clear" w:color="auto" w:fill="FFFFFF"/>
        <w:rPr>
          <w:rFonts w:ascii="Arial" w:eastAsia="Times New Roman" w:hAnsi="Arial" w:cs="Arial"/>
          <w:b/>
        </w:rPr>
      </w:pPr>
      <w:r w:rsidRPr="00D43BD0">
        <w:rPr>
          <w:rFonts w:ascii="Arial" w:eastAsia="Times New Roman" w:hAnsi="Arial" w:cs="Arial"/>
          <w:b/>
        </w:rPr>
        <w:t>Correspondence to:</w:t>
      </w:r>
    </w:p>
    <w:p w14:paraId="01F6B6A4" w14:textId="7CA6E910" w:rsidR="00D43BD0" w:rsidRPr="00B61848" w:rsidRDefault="00D43BD0" w:rsidP="000A6C1A">
      <w:pPr>
        <w:rPr>
          <w:rFonts w:ascii="Arial" w:hAnsi="Arial" w:cs="Arial"/>
          <w:b/>
          <w:bCs/>
        </w:rPr>
      </w:pPr>
    </w:p>
    <w:p w14:paraId="2A481116" w14:textId="7E6F0E1E" w:rsidR="00D43BD0" w:rsidRDefault="00D43BD0" w:rsidP="000A6C1A">
      <w:pPr>
        <w:rPr>
          <w:b/>
          <w:bCs/>
        </w:rPr>
      </w:pPr>
    </w:p>
    <w:p w14:paraId="057D9F72" w14:textId="479C5988" w:rsidR="00D43BD0" w:rsidRDefault="00D43BD0" w:rsidP="000A6C1A">
      <w:pPr>
        <w:rPr>
          <w:b/>
          <w:bCs/>
        </w:rPr>
      </w:pPr>
    </w:p>
    <w:p w14:paraId="54238980" w14:textId="7E72190D" w:rsidR="00D43BD0" w:rsidRDefault="00D43BD0" w:rsidP="000A6C1A">
      <w:pPr>
        <w:rPr>
          <w:b/>
          <w:bCs/>
        </w:rPr>
      </w:pPr>
    </w:p>
    <w:p w14:paraId="7A37F39E" w14:textId="1C2A7AD7" w:rsidR="00D43BD0" w:rsidRDefault="00D43BD0" w:rsidP="000A6C1A">
      <w:pPr>
        <w:rPr>
          <w:b/>
          <w:bCs/>
        </w:rPr>
      </w:pPr>
    </w:p>
    <w:p w14:paraId="24B74959" w14:textId="53B561A9" w:rsidR="00D43BD0" w:rsidRDefault="00D43BD0" w:rsidP="000A6C1A">
      <w:pPr>
        <w:rPr>
          <w:b/>
          <w:bCs/>
        </w:rPr>
      </w:pPr>
    </w:p>
    <w:p w14:paraId="70705FF7" w14:textId="5DFB0F92" w:rsidR="00D43BD0" w:rsidRDefault="00D43BD0" w:rsidP="000A6C1A">
      <w:pPr>
        <w:rPr>
          <w:b/>
          <w:bCs/>
        </w:rPr>
      </w:pPr>
    </w:p>
    <w:p w14:paraId="0F03163F" w14:textId="55FE9A56" w:rsidR="00D43BD0" w:rsidRDefault="00D43BD0" w:rsidP="000A6C1A">
      <w:pPr>
        <w:rPr>
          <w:b/>
          <w:bCs/>
        </w:rPr>
      </w:pPr>
    </w:p>
    <w:p w14:paraId="4EAA6EFC" w14:textId="0B566EAE" w:rsidR="003A7321" w:rsidRDefault="00BA6B20" w:rsidP="000A6C1A">
      <w:pPr>
        <w:rPr>
          <w:b/>
          <w:bCs/>
        </w:rPr>
      </w:pPr>
      <w:r>
        <w:rPr>
          <w:b/>
          <w:bCs/>
        </w:rPr>
        <w:t>PRIMARY RESULTS FROM SPRINT MIND 2020</w:t>
      </w:r>
    </w:p>
    <w:p w14:paraId="4EB734B3" w14:textId="66C844CF" w:rsidR="00BA6B20" w:rsidRDefault="00BA6B20" w:rsidP="000A6C1A">
      <w:pPr>
        <w:rPr>
          <w:b/>
          <w:bCs/>
        </w:rPr>
      </w:pPr>
      <w:r>
        <w:rPr>
          <w:b/>
          <w:bCs/>
        </w:rPr>
        <w:t>Draft</w:t>
      </w:r>
    </w:p>
    <w:p w14:paraId="4BF339F8" w14:textId="409C02EC" w:rsidR="00BA6B20" w:rsidRDefault="006F7754" w:rsidP="000A6C1A">
      <w:pPr>
        <w:rPr>
          <w:b/>
          <w:bCs/>
        </w:rPr>
      </w:pPr>
      <w:r>
        <w:rPr>
          <w:b/>
          <w:bCs/>
        </w:rPr>
        <w:lastRenderedPageBreak/>
        <w:t>5</w:t>
      </w:r>
      <w:r w:rsidR="00BA6B20">
        <w:rPr>
          <w:b/>
          <w:bCs/>
        </w:rPr>
        <w:t>/</w:t>
      </w:r>
      <w:r w:rsidR="0003057C">
        <w:rPr>
          <w:b/>
          <w:bCs/>
        </w:rPr>
        <w:t>28</w:t>
      </w:r>
      <w:r w:rsidR="00BA6B20">
        <w:rPr>
          <w:b/>
          <w:bCs/>
        </w:rPr>
        <w:t>/24</w:t>
      </w:r>
    </w:p>
    <w:p w14:paraId="0DE288BE" w14:textId="77777777" w:rsidR="003A7321" w:rsidRPr="003A7321" w:rsidRDefault="003A7321" w:rsidP="003A7321">
      <w:pPr>
        <w:rPr>
          <w:b/>
          <w:bCs/>
        </w:rPr>
      </w:pPr>
    </w:p>
    <w:p w14:paraId="46A49F5D" w14:textId="77777777" w:rsidR="003A7321" w:rsidRPr="003A7321" w:rsidRDefault="003A7321" w:rsidP="003A7321">
      <w:pPr>
        <w:rPr>
          <w:b/>
          <w:bCs/>
        </w:rPr>
      </w:pPr>
    </w:p>
    <w:p w14:paraId="23F6FA1B" w14:textId="77777777" w:rsidR="00F00516" w:rsidRPr="00F00516" w:rsidRDefault="00F00516" w:rsidP="00F00516">
      <w:pPr>
        <w:rPr>
          <w:b/>
          <w:bCs/>
        </w:rPr>
      </w:pPr>
      <w:r w:rsidRPr="00F00516">
        <w:rPr>
          <w:b/>
          <w:bCs/>
        </w:rPr>
        <w:t>INTRODUCTION</w:t>
      </w:r>
    </w:p>
    <w:p w14:paraId="54E5B519" w14:textId="77777777" w:rsidR="00F00516" w:rsidRPr="00F00516" w:rsidRDefault="00F00516" w:rsidP="00F00516">
      <w:pPr>
        <w:rPr>
          <w:b/>
          <w:bCs/>
        </w:rPr>
      </w:pPr>
    </w:p>
    <w:p w14:paraId="626F8539" w14:textId="1403C552" w:rsidR="0003057C" w:rsidRDefault="00765DB6" w:rsidP="00B61848">
      <w:pPr>
        <w:spacing w:line="480" w:lineRule="auto"/>
        <w:rPr>
          <w:rFonts w:ascii="Arial" w:hAnsi="Arial" w:cs="Arial"/>
        </w:rPr>
      </w:pPr>
      <w:r>
        <w:rPr>
          <w:rFonts w:ascii="Arial" w:hAnsi="Arial" w:cs="Arial"/>
        </w:rPr>
        <w:t>D</w:t>
      </w:r>
      <w:r w:rsidR="00F00516" w:rsidRPr="00B61848">
        <w:rPr>
          <w:rFonts w:ascii="Arial" w:hAnsi="Arial" w:cs="Arial"/>
        </w:rPr>
        <w:t>ementia is a debilitating condition affecting memory</w:t>
      </w:r>
      <w:r>
        <w:rPr>
          <w:rFonts w:ascii="Arial" w:hAnsi="Arial" w:cs="Arial"/>
        </w:rPr>
        <w:t xml:space="preserve"> and other cognitive functions</w:t>
      </w:r>
      <w:r w:rsidR="00F00516" w:rsidRPr="00B61848">
        <w:rPr>
          <w:rFonts w:ascii="Arial" w:hAnsi="Arial" w:cs="Arial"/>
        </w:rPr>
        <w:t xml:space="preserve">, </w:t>
      </w:r>
      <w:r>
        <w:rPr>
          <w:rFonts w:ascii="Arial" w:hAnsi="Arial" w:cs="Arial"/>
        </w:rPr>
        <w:t xml:space="preserve">behavioral </w:t>
      </w:r>
      <w:r w:rsidR="00CC199D">
        <w:rPr>
          <w:rFonts w:ascii="Arial" w:hAnsi="Arial" w:cs="Arial"/>
        </w:rPr>
        <w:t>functioning</w:t>
      </w:r>
      <w:r w:rsidR="00E25512">
        <w:rPr>
          <w:rFonts w:ascii="Arial" w:hAnsi="Arial" w:cs="Arial"/>
        </w:rPr>
        <w:t>,</w:t>
      </w:r>
      <w:r w:rsidR="00CC199D">
        <w:rPr>
          <w:rFonts w:ascii="Arial" w:hAnsi="Arial" w:cs="Arial"/>
        </w:rPr>
        <w:t xml:space="preserve"> </w:t>
      </w:r>
      <w:r w:rsidR="00F00516" w:rsidRPr="00B61848">
        <w:rPr>
          <w:rFonts w:ascii="Arial" w:hAnsi="Arial" w:cs="Arial"/>
        </w:rPr>
        <w:t>and social abilities that impair daily life. Prior studies estimate over 9 million Americans could have dementia by 2030 and nearly 12 million by 2040</w:t>
      </w:r>
      <w:r w:rsidR="0008670A" w:rsidRPr="00B61848">
        <w:rPr>
          <w:rFonts w:ascii="Arial" w:hAnsi="Arial" w:cs="Arial"/>
        </w:rPr>
        <w:t xml:space="preserve"> </w:t>
      </w:r>
      <w:r w:rsidR="00765462" w:rsidRPr="00B61848">
        <w:rPr>
          <w:rFonts w:ascii="Arial" w:hAnsi="Arial" w:cs="Arial"/>
        </w:rPr>
        <w:fldChar w:fldCharType="begin">
          <w:fldData xml:space="preserve">PEVuZE5vdGU+PENpdGU+PEF1dGhvcj5Bc3NvY2lhdGlvbjwvQXV0aG9yPjxZZWFyPjIwMjM8L1ll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PEVuZE5vdGU+PENpdGU+PEF1dGhvcj5Bc3NvY2lhdGlvbjwvQXV0aG9yPjxZZWFyPjIwMjM8L1ll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765462" w:rsidRPr="00B61848">
        <w:rPr>
          <w:rFonts w:ascii="Arial" w:hAnsi="Arial" w:cs="Arial"/>
        </w:rPr>
      </w:r>
      <w:r w:rsidR="00765462" w:rsidRPr="00B61848">
        <w:rPr>
          <w:rFonts w:ascii="Arial" w:hAnsi="Arial" w:cs="Arial"/>
        </w:rPr>
        <w:fldChar w:fldCharType="separate"/>
      </w:r>
      <w:r w:rsidR="00F9430D">
        <w:rPr>
          <w:rFonts w:ascii="Arial" w:hAnsi="Arial" w:cs="Arial"/>
          <w:noProof/>
        </w:rPr>
        <w:t>(1)</w:t>
      </w:r>
      <w:r w:rsidR="00765462" w:rsidRPr="00B61848">
        <w:rPr>
          <w:rFonts w:ascii="Arial" w:hAnsi="Arial" w:cs="Arial"/>
        </w:rPr>
        <w:fldChar w:fldCharType="end"/>
      </w:r>
      <w:r w:rsidR="00ED1269">
        <w:rPr>
          <w:rFonts w:ascii="Arial" w:hAnsi="Arial" w:cs="Arial"/>
        </w:rPr>
        <w:t>.</w:t>
      </w:r>
      <w:r w:rsidR="0008670A" w:rsidRPr="00B61848">
        <w:rPr>
          <w:rFonts w:ascii="Arial" w:hAnsi="Arial" w:cs="Arial"/>
        </w:rPr>
        <w:t xml:space="preserve"> </w:t>
      </w:r>
      <w:r w:rsidR="00F00516" w:rsidRPr="00B61848">
        <w:rPr>
          <w:rFonts w:ascii="Arial" w:hAnsi="Arial" w:cs="Arial"/>
        </w:rPr>
        <w:t xml:space="preserve"> </w:t>
      </w:r>
      <w:r w:rsidR="000649C6">
        <w:rPr>
          <w:rFonts w:ascii="Arial" w:hAnsi="Arial" w:cs="Arial"/>
        </w:rPr>
        <w:t>The prevalence of m</w:t>
      </w:r>
      <w:r w:rsidR="000649C6" w:rsidRPr="00166963">
        <w:rPr>
          <w:rFonts w:ascii="Arial" w:hAnsi="Arial" w:cs="Arial"/>
        </w:rPr>
        <w:t xml:space="preserve">ild cognitive impairment (MCI), a </w:t>
      </w:r>
      <w:r w:rsidR="000649C6">
        <w:rPr>
          <w:rFonts w:ascii="Arial" w:hAnsi="Arial" w:cs="Arial"/>
        </w:rPr>
        <w:t>transitional</w:t>
      </w:r>
      <w:r w:rsidR="000649C6" w:rsidRPr="00166963">
        <w:rPr>
          <w:rFonts w:ascii="Arial" w:hAnsi="Arial" w:cs="Arial"/>
        </w:rPr>
        <w:t xml:space="preserve"> state between normal cognitive aging and dementia,</w:t>
      </w:r>
      <w:r w:rsidR="000649C6">
        <w:rPr>
          <w:rFonts w:ascii="Arial" w:hAnsi="Arial" w:cs="Arial"/>
        </w:rPr>
        <w:t xml:space="preserve"> is also expected to increase. </w:t>
      </w:r>
      <w:r w:rsidR="00F00516" w:rsidRPr="00B61848">
        <w:rPr>
          <w:rFonts w:ascii="Arial" w:hAnsi="Arial" w:cs="Arial"/>
        </w:rPr>
        <w:t xml:space="preserve">To date, the only intervention </w:t>
      </w:r>
      <w:ins w:id="21" w:author="Steve Rapp" w:date="2024-05-30T15:14:00Z">
        <w:r w:rsidR="004A5A2C">
          <w:rPr>
            <w:rFonts w:ascii="Arial" w:hAnsi="Arial" w:cs="Arial"/>
          </w:rPr>
          <w:t>demonstrate</w:t>
        </w:r>
      </w:ins>
      <w:ins w:id="22" w:author="Steve Rapp" w:date="2024-05-30T15:15:00Z">
        <w:r w:rsidR="004A5A2C">
          <w:rPr>
            <w:rFonts w:ascii="Arial" w:hAnsi="Arial" w:cs="Arial"/>
          </w:rPr>
          <w:t>d</w:t>
        </w:r>
      </w:ins>
      <w:del w:id="23" w:author="Steve Rapp" w:date="2024-05-30T15:14:00Z">
        <w:r w:rsidR="000649C6" w:rsidDel="004A5A2C">
          <w:rPr>
            <w:rFonts w:ascii="Arial" w:hAnsi="Arial" w:cs="Arial"/>
          </w:rPr>
          <w:delText>proven</w:delText>
        </w:r>
      </w:del>
      <w:r w:rsidR="000649C6">
        <w:rPr>
          <w:rFonts w:ascii="Arial" w:hAnsi="Arial" w:cs="Arial"/>
        </w:rPr>
        <w:t xml:space="preserve"> in a large clinical trial </w:t>
      </w:r>
      <w:r w:rsidR="00F00516" w:rsidRPr="00B61848">
        <w:rPr>
          <w:rFonts w:ascii="Arial" w:hAnsi="Arial" w:cs="Arial"/>
        </w:rPr>
        <w:t xml:space="preserve">to reduce the risk for </w:t>
      </w:r>
      <w:r w:rsidR="000649C6">
        <w:rPr>
          <w:rFonts w:ascii="Arial" w:hAnsi="Arial" w:cs="Arial"/>
        </w:rPr>
        <w:t xml:space="preserve">MCI </w:t>
      </w:r>
      <w:r w:rsidR="00F00516" w:rsidRPr="00B61848">
        <w:rPr>
          <w:rFonts w:ascii="Arial" w:hAnsi="Arial" w:cs="Arial"/>
        </w:rPr>
        <w:t xml:space="preserve">is intensive blood pressure </w:t>
      </w:r>
      <w:r w:rsidR="000649C6">
        <w:rPr>
          <w:rFonts w:ascii="Arial" w:hAnsi="Arial" w:cs="Arial"/>
        </w:rPr>
        <w:t xml:space="preserve">(BP) </w:t>
      </w:r>
      <w:r w:rsidR="00F00516" w:rsidRPr="00B61848">
        <w:rPr>
          <w:rFonts w:ascii="Arial" w:hAnsi="Arial" w:cs="Arial"/>
        </w:rPr>
        <w:t>lowering</w:t>
      </w:r>
      <w:r w:rsidR="00E7150B" w:rsidRPr="00B61848">
        <w:rPr>
          <w:rFonts w:ascii="Arial" w:hAnsi="Arial" w:cs="Arial"/>
        </w:rPr>
        <w:t xml:space="preserve"> </w:t>
      </w:r>
      <w:r w:rsidR="00765462" w:rsidRPr="00B61848">
        <w:rPr>
          <w:rFonts w:ascii="Arial" w:hAnsi="Arial" w:cs="Arial"/>
        </w:rPr>
        <w:fldChar w:fldCharType="begin">
          <w:fldData xml:space="preserve">PEVuZE5vdGU+PENpdGU+PEF1dGhvcj5Hcm91cDwvQXV0aG9yPjxZZWFyPjIwMTk8L1llYXI+PFJl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PEVuZE5vdGU+PENpdGU+PEF1dGhvcj5Hcm91cDwvQXV0aG9yPjxZZWFyPjIwMTk8L1llYXI+PFJl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765462" w:rsidRPr="00B61848">
        <w:rPr>
          <w:rFonts w:ascii="Arial" w:hAnsi="Arial" w:cs="Arial"/>
        </w:rPr>
      </w:r>
      <w:r w:rsidR="00765462" w:rsidRPr="00B61848">
        <w:rPr>
          <w:rFonts w:ascii="Arial" w:hAnsi="Arial" w:cs="Arial"/>
        </w:rPr>
        <w:fldChar w:fldCharType="separate"/>
      </w:r>
      <w:r w:rsidR="00F9430D">
        <w:rPr>
          <w:rFonts w:ascii="Arial" w:hAnsi="Arial" w:cs="Arial"/>
          <w:noProof/>
        </w:rPr>
        <w:t>(2)</w:t>
      </w:r>
      <w:r w:rsidR="00765462" w:rsidRPr="00B61848">
        <w:rPr>
          <w:rFonts w:ascii="Arial" w:hAnsi="Arial" w:cs="Arial"/>
        </w:rPr>
        <w:fldChar w:fldCharType="end"/>
      </w:r>
      <w:r w:rsidR="00E7150B" w:rsidRPr="00B61848">
        <w:rPr>
          <w:rFonts w:ascii="Arial" w:hAnsi="Arial" w:cs="Arial"/>
        </w:rPr>
        <w:t>.</w:t>
      </w:r>
    </w:p>
    <w:p w14:paraId="7D2B57BA" w14:textId="77777777" w:rsidR="0003057C" w:rsidRDefault="0003057C" w:rsidP="00B61848">
      <w:pPr>
        <w:spacing w:line="480" w:lineRule="auto"/>
        <w:rPr>
          <w:rFonts w:ascii="Arial" w:hAnsi="Arial" w:cs="Arial"/>
        </w:rPr>
      </w:pPr>
    </w:p>
    <w:p w14:paraId="71360E52" w14:textId="22A39FD6" w:rsidR="006C0F05" w:rsidRDefault="00E7150B" w:rsidP="00B61848">
      <w:pPr>
        <w:spacing w:line="480" w:lineRule="auto"/>
        <w:rPr>
          <w:ins w:id="24" w:author="Steve Rapp" w:date="2024-05-30T15:26:00Z"/>
          <w:rFonts w:ascii="Arial" w:hAnsi="Arial" w:cs="Arial"/>
        </w:rPr>
      </w:pPr>
      <w:r w:rsidRPr="00B61848">
        <w:rPr>
          <w:rFonts w:ascii="Arial" w:hAnsi="Arial" w:cs="Arial"/>
        </w:rPr>
        <w:t xml:space="preserve"> </w:t>
      </w:r>
      <w:commentRangeStart w:id="25"/>
      <w:commentRangeStart w:id="26"/>
      <w:r w:rsidR="00F00516" w:rsidRPr="00B61848">
        <w:rPr>
          <w:rFonts w:ascii="Arial" w:hAnsi="Arial" w:cs="Arial"/>
        </w:rPr>
        <w:t>Hypertension</w:t>
      </w:r>
      <w:r w:rsidR="000649C6">
        <w:rPr>
          <w:rFonts w:ascii="Arial" w:hAnsi="Arial" w:cs="Arial"/>
        </w:rPr>
        <w:t xml:space="preserve"> </w:t>
      </w:r>
      <w:r w:rsidR="00F00516" w:rsidRPr="00B61848">
        <w:rPr>
          <w:rFonts w:ascii="Arial" w:hAnsi="Arial" w:cs="Arial"/>
        </w:rPr>
        <w:t xml:space="preserve">affects more than </w:t>
      </w:r>
      <w:ins w:id="27" w:author="Steve Rapp" w:date="2024-05-30T15:16:00Z">
        <w:r w:rsidR="004A5A2C">
          <w:rPr>
            <w:rFonts w:ascii="Arial" w:hAnsi="Arial" w:cs="Arial"/>
          </w:rPr>
          <w:t xml:space="preserve">50% </w:t>
        </w:r>
      </w:ins>
      <w:del w:id="28" w:author="Steve Rapp" w:date="2024-05-30T15:16:00Z">
        <w:r w:rsidR="00F00516" w:rsidRPr="00B61848" w:rsidDel="004A5A2C">
          <w:rPr>
            <w:rFonts w:ascii="Arial" w:hAnsi="Arial" w:cs="Arial"/>
          </w:rPr>
          <w:delText xml:space="preserve">75% </w:delText>
        </w:r>
      </w:del>
      <w:r w:rsidR="00F00516" w:rsidRPr="00B61848">
        <w:rPr>
          <w:rFonts w:ascii="Arial" w:hAnsi="Arial" w:cs="Arial"/>
        </w:rPr>
        <w:t>of persons</w:t>
      </w:r>
      <w:r w:rsidR="00697478">
        <w:rPr>
          <w:rFonts w:ascii="Arial" w:hAnsi="Arial" w:cs="Arial"/>
        </w:rPr>
        <w:t xml:space="preserve"> in the US</w:t>
      </w:r>
      <w:r w:rsidR="00F00516" w:rsidRPr="00B61848">
        <w:rPr>
          <w:rFonts w:ascii="Arial" w:hAnsi="Arial" w:cs="Arial"/>
        </w:rPr>
        <w:t xml:space="preserve"> </w:t>
      </w:r>
      <w:ins w:id="29" w:author="Steve Rapp" w:date="2024-05-30T15:17:00Z">
        <w:r w:rsidR="004A5A2C">
          <w:rPr>
            <w:rFonts w:ascii="Arial" w:hAnsi="Arial" w:cs="Arial"/>
          </w:rPr>
          <w:t xml:space="preserve">by the age of </w:t>
        </w:r>
      </w:ins>
      <w:del w:id="30" w:author="Steve Rapp" w:date="2024-05-30T15:17:00Z">
        <w:r w:rsidR="00F00516" w:rsidRPr="00B61848" w:rsidDel="004A5A2C">
          <w:rPr>
            <w:rFonts w:ascii="Arial" w:hAnsi="Arial" w:cs="Arial"/>
          </w:rPr>
          <w:delText>older than 65</w:delText>
        </w:r>
      </w:del>
      <w:ins w:id="31" w:author="Steve Rapp" w:date="2024-05-30T15:17:00Z">
        <w:r w:rsidR="004A5A2C">
          <w:rPr>
            <w:rFonts w:ascii="Arial" w:hAnsi="Arial" w:cs="Arial"/>
          </w:rPr>
          <w:t>50</w:t>
        </w:r>
      </w:ins>
      <w:r w:rsidR="00F00516" w:rsidRPr="00B61848">
        <w:rPr>
          <w:rFonts w:ascii="Arial" w:hAnsi="Arial" w:cs="Arial"/>
        </w:rPr>
        <w:t xml:space="preserve"> </w:t>
      </w:r>
      <w:r w:rsidR="00765DB6">
        <w:rPr>
          <w:rFonts w:ascii="Arial" w:hAnsi="Arial" w:cs="Arial"/>
        </w:rPr>
        <w:t xml:space="preserve">years </w:t>
      </w:r>
      <w:r w:rsidR="00F00516" w:rsidRPr="00B61848">
        <w:rPr>
          <w:rFonts w:ascii="Arial" w:hAnsi="Arial" w:cs="Arial"/>
        </w:rPr>
        <w:t xml:space="preserve">and </w:t>
      </w:r>
      <w:del w:id="32" w:author="Steve Rapp" w:date="2024-05-30T15:17:00Z">
        <w:r w:rsidR="00F00516" w:rsidRPr="00B61848" w:rsidDel="004A5A2C">
          <w:rPr>
            <w:rFonts w:ascii="Arial" w:hAnsi="Arial" w:cs="Arial"/>
          </w:rPr>
          <w:delText>half</w:delText>
        </w:r>
      </w:del>
      <w:ins w:id="33" w:author="Steve Rapp" w:date="2024-05-30T15:17:00Z">
        <w:r w:rsidR="004A5A2C">
          <w:rPr>
            <w:rFonts w:ascii="Arial" w:hAnsi="Arial" w:cs="Arial"/>
          </w:rPr>
          <w:t>75%</w:t>
        </w:r>
      </w:ins>
      <w:r w:rsidR="00F00516" w:rsidRPr="00B61848">
        <w:rPr>
          <w:rFonts w:ascii="Arial" w:hAnsi="Arial" w:cs="Arial"/>
        </w:rPr>
        <w:t xml:space="preserve"> </w:t>
      </w:r>
      <w:del w:id="34" w:author="David M. Reboussin" w:date="2024-05-28T13:36:00Z">
        <w:r w:rsidR="00F00516" w:rsidRPr="00B61848" w:rsidDel="00697478">
          <w:rPr>
            <w:rFonts w:ascii="Arial" w:hAnsi="Arial" w:cs="Arial"/>
          </w:rPr>
          <w:delText xml:space="preserve">of persons </w:delText>
        </w:r>
      </w:del>
      <w:r w:rsidR="00F00516" w:rsidRPr="00B61848">
        <w:rPr>
          <w:rFonts w:ascii="Arial" w:hAnsi="Arial" w:cs="Arial"/>
        </w:rPr>
        <w:t xml:space="preserve">by age </w:t>
      </w:r>
      <w:del w:id="35" w:author="Steve Rapp" w:date="2024-05-30T15:17:00Z">
        <w:r w:rsidR="00F00516" w:rsidRPr="00B61848" w:rsidDel="004A5A2C">
          <w:rPr>
            <w:rFonts w:ascii="Arial" w:hAnsi="Arial" w:cs="Arial"/>
          </w:rPr>
          <w:delText>50</w:delText>
        </w:r>
      </w:del>
      <w:ins w:id="36" w:author="Steve Rapp" w:date="2024-05-30T15:17:00Z">
        <w:r w:rsidR="004A5A2C">
          <w:rPr>
            <w:rFonts w:ascii="Arial" w:hAnsi="Arial" w:cs="Arial"/>
          </w:rPr>
          <w:t>65 or older</w:t>
        </w:r>
      </w:ins>
      <w:del w:id="37" w:author="Steve Rapp" w:date="2024-05-30T15:17:00Z">
        <w:r w:rsidR="00F00516" w:rsidRPr="00B61848" w:rsidDel="004A5A2C">
          <w:rPr>
            <w:rFonts w:ascii="Arial" w:hAnsi="Arial" w:cs="Arial"/>
          </w:rPr>
          <w:delText xml:space="preserve"> years</w:delText>
        </w:r>
      </w:del>
      <w:r w:rsidRPr="00B61848">
        <w:rPr>
          <w:rFonts w:ascii="Arial" w:hAnsi="Arial" w:cs="Arial"/>
        </w:rPr>
        <w:t xml:space="preserve"> </w:t>
      </w:r>
      <w:r w:rsidR="00765462" w:rsidRPr="00B61848">
        <w:rPr>
          <w:rFonts w:ascii="Arial" w:hAnsi="Arial" w:cs="Arial"/>
        </w:rPr>
        <w:fldChar w:fldCharType="begin">
          <w:fldData xml:space="preserve">PEVuZE5vdGU+PENpdGU+PEF1dGhvcj5NdW50bmVyPC9BdXRob3I+PFllYXI+MjAyMDwvWWVhcj48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PEVuZE5vdGU+PENpdGU+PEF1dGhvcj5NdW50bmVyPC9BdXRob3I+PFllYXI+MjAyMDwvWWVhcj48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765462" w:rsidRPr="00B61848">
        <w:rPr>
          <w:rFonts w:ascii="Arial" w:hAnsi="Arial" w:cs="Arial"/>
        </w:rPr>
      </w:r>
      <w:r w:rsidR="00765462" w:rsidRPr="00B61848">
        <w:rPr>
          <w:rFonts w:ascii="Arial" w:hAnsi="Arial" w:cs="Arial"/>
        </w:rPr>
        <w:fldChar w:fldCharType="separate"/>
      </w:r>
      <w:r w:rsidR="00F9430D">
        <w:rPr>
          <w:rFonts w:ascii="Arial" w:hAnsi="Arial" w:cs="Arial"/>
          <w:noProof/>
        </w:rPr>
        <w:t>(3)</w:t>
      </w:r>
      <w:r w:rsidR="00765462" w:rsidRPr="00B61848">
        <w:rPr>
          <w:rFonts w:ascii="Arial" w:hAnsi="Arial" w:cs="Arial"/>
        </w:rPr>
        <w:fldChar w:fldCharType="end"/>
      </w:r>
      <w:r w:rsidRPr="00B61848">
        <w:rPr>
          <w:rFonts w:ascii="Arial" w:hAnsi="Arial" w:cs="Arial"/>
        </w:rPr>
        <w:t xml:space="preserve"> </w:t>
      </w:r>
      <w:r w:rsidR="00F00516" w:rsidRPr="00B61848">
        <w:rPr>
          <w:rFonts w:ascii="Arial" w:hAnsi="Arial" w:cs="Arial"/>
        </w:rPr>
        <w:t xml:space="preserve">and has </w:t>
      </w:r>
      <w:r w:rsidR="0073047C" w:rsidRPr="00B61848">
        <w:rPr>
          <w:rFonts w:ascii="Arial" w:hAnsi="Arial" w:cs="Arial"/>
        </w:rPr>
        <w:t xml:space="preserve">also </w:t>
      </w:r>
      <w:r w:rsidR="00F00516" w:rsidRPr="00B61848">
        <w:rPr>
          <w:rFonts w:ascii="Arial" w:hAnsi="Arial" w:cs="Arial"/>
        </w:rPr>
        <w:t>been identified</w:t>
      </w:r>
      <w:r w:rsidR="0073047C" w:rsidRPr="00B61848">
        <w:rPr>
          <w:rFonts w:ascii="Arial" w:hAnsi="Arial" w:cs="Arial"/>
        </w:rPr>
        <w:t xml:space="preserve"> </w:t>
      </w:r>
      <w:del w:id="38" w:author="Steve Rapp" w:date="2024-05-30T15:17:00Z">
        <w:r w:rsidR="0073047C" w:rsidRPr="00B61848" w:rsidDel="006C0F05">
          <w:rPr>
            <w:rFonts w:ascii="Arial" w:hAnsi="Arial" w:cs="Arial"/>
          </w:rPr>
          <w:delText>in num</w:delText>
        </w:r>
      </w:del>
      <w:del w:id="39" w:author="Steve Rapp" w:date="2024-05-30T15:18:00Z">
        <w:r w:rsidR="0073047C" w:rsidRPr="00B61848" w:rsidDel="006C0F05">
          <w:rPr>
            <w:rFonts w:ascii="Arial" w:hAnsi="Arial" w:cs="Arial"/>
          </w:rPr>
          <w:delText>erous observational studies</w:delText>
        </w:r>
        <w:r w:rsidR="00F00516" w:rsidRPr="00B61848" w:rsidDel="006C0F05">
          <w:rPr>
            <w:rFonts w:ascii="Arial" w:hAnsi="Arial" w:cs="Arial"/>
          </w:rPr>
          <w:delText xml:space="preserve"> </w:delText>
        </w:r>
      </w:del>
      <w:r w:rsidR="00F00516" w:rsidRPr="00B61848">
        <w:rPr>
          <w:rFonts w:ascii="Arial" w:hAnsi="Arial" w:cs="Arial"/>
        </w:rPr>
        <w:t>as a potentially modifiable risk factor for dementia</w:t>
      </w:r>
      <w:r w:rsidR="00ED1269">
        <w:rPr>
          <w:rFonts w:ascii="Arial" w:hAnsi="Arial" w:cs="Arial"/>
        </w:rPr>
        <w:t xml:space="preserve"> </w:t>
      </w:r>
      <w:r w:rsidR="0038106B">
        <w:rPr>
          <w:rFonts w:ascii="Arial" w:hAnsi="Arial" w:cs="Arial"/>
        </w:rPr>
        <w:fldChar w:fldCharType="begin">
          <w:fldData xml:space="preserve">PEVuZE5vdGU+PENpdGU+PEF1dGhvcj5QYWx0YTwvQXV0aG9yPjxZZWFyPjIwMjE8L1llYXI+PFJl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PEVuZE5vdGU+PENpdGU+PEF1dGhvcj5QYWx0YTwvQXV0aG9yPjxZZWFyPjIwMjE8L1llYXI+PFJl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38106B">
        <w:rPr>
          <w:rFonts w:ascii="Arial" w:hAnsi="Arial" w:cs="Arial"/>
        </w:rPr>
      </w:r>
      <w:r w:rsidR="0038106B">
        <w:rPr>
          <w:rFonts w:ascii="Arial" w:hAnsi="Arial" w:cs="Arial"/>
        </w:rPr>
        <w:fldChar w:fldCharType="separate"/>
      </w:r>
      <w:r w:rsidR="00F9430D">
        <w:rPr>
          <w:rFonts w:ascii="Arial" w:hAnsi="Arial" w:cs="Arial"/>
          <w:noProof/>
        </w:rPr>
        <w:t>(4, 5)</w:t>
      </w:r>
      <w:r w:rsidR="0038106B">
        <w:rPr>
          <w:rFonts w:ascii="Arial" w:hAnsi="Arial" w:cs="Arial"/>
        </w:rPr>
        <w:fldChar w:fldCharType="end"/>
      </w:r>
      <w:r w:rsidR="00ED1269">
        <w:rPr>
          <w:rFonts w:ascii="Arial" w:hAnsi="Arial" w:cs="Arial"/>
        </w:rPr>
        <w:t>.</w:t>
      </w:r>
      <w:r w:rsidR="00F00516" w:rsidRPr="00B61848">
        <w:rPr>
          <w:rFonts w:ascii="Arial" w:hAnsi="Arial" w:cs="Arial"/>
        </w:rPr>
        <w:t xml:space="preserve"> </w:t>
      </w:r>
      <w:commentRangeEnd w:id="25"/>
      <w:r w:rsidR="0013266C">
        <w:rPr>
          <w:rStyle w:val="CommentReference"/>
        </w:rPr>
        <w:commentReference w:id="25"/>
      </w:r>
      <w:commentRangeEnd w:id="26"/>
      <w:r w:rsidR="0003057C">
        <w:rPr>
          <w:rStyle w:val="CommentReference"/>
        </w:rPr>
        <w:commentReference w:id="26"/>
      </w:r>
      <w:r w:rsidR="00F61E40" w:rsidRPr="00B61848">
        <w:rPr>
          <w:rFonts w:ascii="Arial" w:hAnsi="Arial" w:cs="Arial"/>
        </w:rPr>
        <w:t xml:space="preserve"> </w:t>
      </w:r>
      <w:ins w:id="40" w:author="Steve Rapp" w:date="2024-05-30T15:19:00Z">
        <w:r w:rsidR="006C0F05">
          <w:rPr>
            <w:rFonts w:ascii="Arial" w:hAnsi="Arial" w:cs="Arial"/>
          </w:rPr>
          <w:t xml:space="preserve">Cerebrovascular </w:t>
        </w:r>
      </w:ins>
      <w:ins w:id="41" w:author="Steve Rapp" w:date="2024-05-30T15:21:00Z">
        <w:r w:rsidR="006C0F05">
          <w:rPr>
            <w:rFonts w:ascii="Arial" w:hAnsi="Arial" w:cs="Arial"/>
          </w:rPr>
          <w:t>disease</w:t>
        </w:r>
      </w:ins>
      <w:ins w:id="42" w:author="Steve Rapp" w:date="2024-05-30T15:19:00Z">
        <w:r w:rsidR="006C0F05">
          <w:rPr>
            <w:rFonts w:ascii="Arial" w:hAnsi="Arial" w:cs="Arial"/>
          </w:rPr>
          <w:t xml:space="preserve"> </w:t>
        </w:r>
      </w:ins>
      <w:ins w:id="43" w:author="Steve Rapp" w:date="2024-05-30T15:20:00Z">
        <w:r w:rsidR="006C0F05">
          <w:rPr>
            <w:rFonts w:ascii="Arial" w:hAnsi="Arial" w:cs="Arial"/>
          </w:rPr>
          <w:t xml:space="preserve">underlies vascular cognitive impairment </w:t>
        </w:r>
      </w:ins>
      <w:ins w:id="44" w:author="Steve Rapp" w:date="2024-05-30T15:24:00Z">
        <w:r w:rsidR="006C0F05">
          <w:rPr>
            <w:rFonts w:ascii="Arial" w:hAnsi="Arial" w:cs="Arial"/>
          </w:rPr>
          <w:t xml:space="preserve">and dementia </w:t>
        </w:r>
      </w:ins>
      <w:ins w:id="45" w:author="Steve Rapp" w:date="2024-05-30T15:20:00Z">
        <w:r w:rsidR="006C0F05">
          <w:rPr>
            <w:rFonts w:ascii="Arial" w:hAnsi="Arial" w:cs="Arial"/>
          </w:rPr>
          <w:t xml:space="preserve">and is commonly present in </w:t>
        </w:r>
      </w:ins>
      <w:commentRangeStart w:id="46"/>
      <w:commentRangeStart w:id="47"/>
      <w:commentRangeStart w:id="48"/>
      <w:commentRangeStart w:id="49"/>
      <w:commentRangeStart w:id="50"/>
      <w:del w:id="51" w:author="Steve Rapp" w:date="2024-05-30T15:20:00Z">
        <w:r w:rsidR="00F00516" w:rsidRPr="00B61848" w:rsidDel="006C0F05">
          <w:rPr>
            <w:rFonts w:ascii="Arial" w:hAnsi="Arial" w:cs="Arial"/>
          </w:rPr>
          <w:delText xml:space="preserve">Individuals with </w:delText>
        </w:r>
      </w:del>
      <w:r w:rsidR="00F00516" w:rsidRPr="00B61848">
        <w:rPr>
          <w:rFonts w:ascii="Arial" w:hAnsi="Arial" w:cs="Arial"/>
        </w:rPr>
        <w:t>Alzheimer</w:t>
      </w:r>
      <w:ins w:id="52" w:author="Steve Rapp" w:date="2024-05-31T11:19:00Z">
        <w:r w:rsidR="005A2E3A">
          <w:rPr>
            <w:rFonts w:ascii="Arial" w:hAnsi="Arial" w:cs="Arial"/>
          </w:rPr>
          <w:t>’s</w:t>
        </w:r>
      </w:ins>
      <w:r w:rsidR="00F00516" w:rsidRPr="00B61848">
        <w:rPr>
          <w:rFonts w:ascii="Arial" w:hAnsi="Arial" w:cs="Arial"/>
        </w:rPr>
        <w:t xml:space="preserve"> </w:t>
      </w:r>
      <w:proofErr w:type="spellStart"/>
      <w:r w:rsidR="00F00516" w:rsidRPr="00B61848">
        <w:rPr>
          <w:rFonts w:ascii="Arial" w:hAnsi="Arial" w:cs="Arial"/>
        </w:rPr>
        <w:t>d</w:t>
      </w:r>
      <w:ins w:id="53" w:author="Steve Rapp" w:date="2024-05-30T15:22:00Z">
        <w:r w:rsidR="006C0F05">
          <w:rPr>
            <w:rFonts w:ascii="Arial" w:hAnsi="Arial" w:cs="Arial"/>
          </w:rPr>
          <w:t>ementi</w:t>
        </w:r>
      </w:ins>
      <w:proofErr w:type="spellEnd"/>
      <w:del w:id="54" w:author="Steve Rapp" w:date="2024-05-30T15:22:00Z">
        <w:r w:rsidR="00F00516" w:rsidRPr="00B61848" w:rsidDel="006C0F05">
          <w:rPr>
            <w:rFonts w:ascii="Arial" w:hAnsi="Arial" w:cs="Arial"/>
          </w:rPr>
          <w:delText>isease</w:delText>
        </w:r>
      </w:del>
      <w:del w:id="55" w:author="Steve Rapp" w:date="2024-05-30T15:21:00Z">
        <w:r w:rsidR="00CC199D" w:rsidDel="006C0F05">
          <w:rPr>
            <w:rFonts w:ascii="Arial" w:hAnsi="Arial" w:cs="Arial"/>
          </w:rPr>
          <w:delText>, the most common cause of dementia</w:delText>
        </w:r>
      </w:del>
      <w:ins w:id="56" w:author="Steve Rapp" w:date="2024-05-30T15:21:00Z">
        <w:r w:rsidR="006C0F05">
          <w:rPr>
            <w:rFonts w:ascii="Arial" w:hAnsi="Arial" w:cs="Arial"/>
          </w:rPr>
          <w:t xml:space="preserve"> where it co-occurs </w:t>
        </w:r>
      </w:ins>
      <w:del w:id="57" w:author="Steve Rapp" w:date="2024-05-30T15:21:00Z">
        <w:r w:rsidR="00CC199D" w:rsidDel="006C0F05">
          <w:rPr>
            <w:rFonts w:ascii="Arial" w:hAnsi="Arial" w:cs="Arial"/>
          </w:rPr>
          <w:delText>,</w:delText>
        </w:r>
        <w:r w:rsidR="00F00516" w:rsidRPr="00B61848" w:rsidDel="006C0F05">
          <w:rPr>
            <w:rFonts w:ascii="Arial" w:hAnsi="Arial" w:cs="Arial"/>
          </w:rPr>
          <w:delText xml:space="preserve"> commonly exhibit features of vascu</w:delText>
        </w:r>
      </w:del>
      <w:del w:id="58" w:author="Steve Rapp" w:date="2024-05-30T15:22:00Z">
        <w:r w:rsidR="00F00516" w:rsidRPr="00B61848" w:rsidDel="006C0F05">
          <w:rPr>
            <w:rFonts w:ascii="Arial" w:hAnsi="Arial" w:cs="Arial"/>
          </w:rPr>
          <w:delText xml:space="preserve">lar damage in combination </w:delText>
        </w:r>
      </w:del>
      <w:r w:rsidR="00F00516" w:rsidRPr="00B61848">
        <w:rPr>
          <w:rFonts w:ascii="Arial" w:hAnsi="Arial" w:cs="Arial"/>
        </w:rPr>
        <w:t>with β-amyloid and tau neuropathology</w:t>
      </w:r>
      <w:commentRangeEnd w:id="46"/>
      <w:r w:rsidR="000E18FD">
        <w:rPr>
          <w:rStyle w:val="CommentReference"/>
        </w:rPr>
        <w:commentReference w:id="46"/>
      </w:r>
      <w:commentRangeEnd w:id="47"/>
      <w:r w:rsidR="000649C6">
        <w:rPr>
          <w:rStyle w:val="CommentReference"/>
        </w:rPr>
        <w:commentReference w:id="47"/>
      </w:r>
      <w:commentRangeEnd w:id="48"/>
      <w:r w:rsidR="00697478">
        <w:rPr>
          <w:rStyle w:val="CommentReference"/>
        </w:rPr>
        <w:commentReference w:id="48"/>
      </w:r>
      <w:commentRangeEnd w:id="49"/>
      <w:r w:rsidR="00C344A1">
        <w:rPr>
          <w:rStyle w:val="CommentReference"/>
        </w:rPr>
        <w:commentReference w:id="49"/>
      </w:r>
      <w:commentRangeEnd w:id="50"/>
      <w:r w:rsidR="00C344A1">
        <w:rPr>
          <w:rStyle w:val="CommentReference"/>
        </w:rPr>
        <w:commentReference w:id="50"/>
      </w:r>
      <w:r w:rsidR="00F00516" w:rsidRPr="00B61848">
        <w:rPr>
          <w:rFonts w:ascii="Arial" w:hAnsi="Arial" w:cs="Arial"/>
        </w:rPr>
        <w:t xml:space="preserve"> </w:t>
      </w:r>
      <w:r w:rsidR="0038106B">
        <w:rPr>
          <w:rFonts w:ascii="Arial" w:hAnsi="Arial" w:cs="Arial"/>
        </w:rPr>
        <w:fldChar w:fldCharType="begin">
          <w:fldData xml:space="preserve">PEVuZE5vdGU+PENpdGU+PEF1dGhvcj5Td2VlbmV5PC9BdXRob3I+PFllYXI+MjAxOTwvWWVhcj48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==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PEVuZE5vdGU+PENpdGU+PEF1dGhvcj5Td2VlbmV5PC9BdXRob3I+PFllYXI+MjAxOTwvWWVhcj48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==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38106B">
        <w:rPr>
          <w:rFonts w:ascii="Arial" w:hAnsi="Arial" w:cs="Arial"/>
        </w:rPr>
      </w:r>
      <w:r w:rsidR="0038106B">
        <w:rPr>
          <w:rFonts w:ascii="Arial" w:hAnsi="Arial" w:cs="Arial"/>
        </w:rPr>
        <w:fldChar w:fldCharType="separate"/>
      </w:r>
      <w:r w:rsidR="00F9430D">
        <w:rPr>
          <w:rFonts w:ascii="Arial" w:hAnsi="Arial" w:cs="Arial"/>
          <w:noProof/>
        </w:rPr>
        <w:t>(6, 7)</w:t>
      </w:r>
      <w:r w:rsidR="0038106B">
        <w:rPr>
          <w:rFonts w:ascii="Arial" w:hAnsi="Arial" w:cs="Arial"/>
        </w:rPr>
        <w:fldChar w:fldCharType="end"/>
      </w:r>
      <w:r w:rsidR="00ED1269">
        <w:rPr>
          <w:rFonts w:ascii="Arial" w:hAnsi="Arial" w:cs="Arial"/>
        </w:rPr>
        <w:t>.</w:t>
      </w:r>
      <w:r w:rsidR="00765DB6">
        <w:rPr>
          <w:rFonts w:ascii="Arial" w:hAnsi="Arial" w:cs="Arial"/>
        </w:rPr>
        <w:t xml:space="preserve">  </w:t>
      </w:r>
    </w:p>
    <w:p w14:paraId="752508CE" w14:textId="77777777" w:rsidR="006C0F05" w:rsidRDefault="006C0F05" w:rsidP="006C0F05">
      <w:pPr>
        <w:spacing w:line="480" w:lineRule="auto"/>
        <w:rPr>
          <w:ins w:id="59" w:author="Steve Rapp" w:date="2024-05-30T15:26:00Z"/>
          <w:rFonts w:ascii="Arial" w:hAnsi="Arial" w:cs="Arial"/>
        </w:rPr>
      </w:pPr>
    </w:p>
    <w:p w14:paraId="0B617161" w14:textId="4E700DC2" w:rsidR="00F00516" w:rsidRPr="00B61848" w:rsidRDefault="00F00516" w:rsidP="006C0F05">
      <w:pPr>
        <w:spacing w:line="480" w:lineRule="auto"/>
        <w:rPr>
          <w:rFonts w:ascii="Arial" w:hAnsi="Arial" w:cs="Arial"/>
        </w:rPr>
      </w:pPr>
      <w:r w:rsidRPr="00B61848">
        <w:rPr>
          <w:rFonts w:ascii="Arial" w:hAnsi="Arial" w:cs="Arial"/>
        </w:rPr>
        <w:t xml:space="preserve">Apart from the earlier SPRINT MIND result, randomized clinical trials of systolic </w:t>
      </w:r>
      <w:r w:rsidR="000649C6">
        <w:rPr>
          <w:rFonts w:ascii="Arial" w:hAnsi="Arial" w:cs="Arial"/>
        </w:rPr>
        <w:t xml:space="preserve">BP </w:t>
      </w:r>
      <w:r w:rsidRPr="00B61848">
        <w:rPr>
          <w:rFonts w:ascii="Arial" w:hAnsi="Arial" w:cs="Arial"/>
        </w:rPr>
        <w:t>(SBP) reductions have not included a follow-up of longer than 4 years linked to expert adjudication of dementia and MCI</w:t>
      </w:r>
      <w:r w:rsidR="00A37544">
        <w:rPr>
          <w:rFonts w:ascii="Arial" w:hAnsi="Arial" w:cs="Arial"/>
        </w:rPr>
        <w:t xml:space="preserve"> </w:t>
      </w:r>
      <w:r w:rsidR="00765462" w:rsidRPr="00B61848">
        <w:rPr>
          <w:rFonts w:ascii="Arial" w:hAnsi="Arial" w:cs="Arial"/>
        </w:rPr>
        <w:fldChar w:fldCharType="begin">
          <w:fldData xml:space="preserve">PEVuZE5vdGU+PENpdGU+PEF1dGhvcj5FbGlhczwvQXV0aG9yPjxZZWFyPjIwMTg8L1llYXI+PFJl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PEVuZE5vdGU+PENpdGU+PEF1dGhvcj5FbGlhczwvQXV0aG9yPjxZZWFyPjIwMTg8L1llYXI+PFJl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765462" w:rsidRPr="00B61848">
        <w:rPr>
          <w:rFonts w:ascii="Arial" w:hAnsi="Arial" w:cs="Arial"/>
        </w:rPr>
      </w:r>
      <w:r w:rsidR="00765462" w:rsidRPr="00B61848">
        <w:rPr>
          <w:rFonts w:ascii="Arial" w:hAnsi="Arial" w:cs="Arial"/>
        </w:rPr>
        <w:fldChar w:fldCharType="separate"/>
      </w:r>
      <w:r w:rsidR="00F9430D">
        <w:rPr>
          <w:rFonts w:ascii="Arial" w:hAnsi="Arial" w:cs="Arial"/>
          <w:noProof/>
        </w:rPr>
        <w:t>(8, 9)</w:t>
      </w:r>
      <w:r w:rsidR="00765462" w:rsidRPr="00B61848">
        <w:rPr>
          <w:rFonts w:ascii="Arial" w:hAnsi="Arial" w:cs="Arial"/>
        </w:rPr>
        <w:fldChar w:fldCharType="end"/>
      </w:r>
      <w:r w:rsidR="008F1DC9" w:rsidRPr="00B61848">
        <w:rPr>
          <w:rFonts w:ascii="Arial" w:hAnsi="Arial" w:cs="Arial"/>
        </w:rPr>
        <w:t xml:space="preserve"> </w:t>
      </w:r>
      <w:commentRangeStart w:id="60"/>
      <w:commentRangeStart w:id="61"/>
      <w:r w:rsidRPr="00B61848">
        <w:rPr>
          <w:rFonts w:ascii="Arial" w:hAnsi="Arial" w:cs="Arial"/>
        </w:rPr>
        <w:t>a</w:t>
      </w:r>
      <w:r w:rsidR="00765DB6">
        <w:rPr>
          <w:rFonts w:ascii="Arial" w:hAnsi="Arial" w:cs="Arial"/>
        </w:rPr>
        <w:t>nd</w:t>
      </w:r>
      <w:r w:rsidRPr="00B61848">
        <w:rPr>
          <w:rFonts w:ascii="Arial" w:hAnsi="Arial" w:cs="Arial"/>
        </w:rPr>
        <w:t xml:space="preserve"> no randomized clinical trial of SBP lowering has shown harm</w:t>
      </w:r>
      <w:r w:rsidR="0073047C" w:rsidRPr="00B61848">
        <w:rPr>
          <w:rFonts w:ascii="Arial" w:hAnsi="Arial" w:cs="Arial"/>
        </w:rPr>
        <w:t xml:space="preserve"> at any follow-up duration</w:t>
      </w:r>
      <w:commentRangeEnd w:id="60"/>
      <w:r w:rsidR="0073520F">
        <w:rPr>
          <w:rStyle w:val="CommentReference"/>
        </w:rPr>
        <w:commentReference w:id="60"/>
      </w:r>
      <w:commentRangeEnd w:id="61"/>
      <w:r w:rsidR="00B907B3">
        <w:rPr>
          <w:rStyle w:val="CommentReference"/>
        </w:rPr>
        <w:commentReference w:id="61"/>
      </w:r>
      <w:r w:rsidRPr="00B61848">
        <w:rPr>
          <w:rFonts w:ascii="Arial" w:hAnsi="Arial" w:cs="Arial"/>
        </w:rPr>
        <w:t xml:space="preserve">. </w:t>
      </w:r>
      <w:r w:rsidR="0073520F">
        <w:rPr>
          <w:rFonts w:ascii="Arial" w:hAnsi="Arial" w:cs="Arial"/>
        </w:rPr>
        <w:t>Given</w:t>
      </w:r>
      <w:r w:rsidRPr="00B61848">
        <w:rPr>
          <w:rFonts w:ascii="Arial" w:hAnsi="Arial" w:cs="Arial"/>
        </w:rPr>
        <w:t xml:space="preserve"> the </w:t>
      </w:r>
      <w:r w:rsidR="000649C6">
        <w:rPr>
          <w:rFonts w:ascii="Arial" w:hAnsi="Arial" w:cs="Arial"/>
        </w:rPr>
        <w:t>rising</w:t>
      </w:r>
      <w:r w:rsidR="000649C6" w:rsidRPr="00B61848">
        <w:rPr>
          <w:rFonts w:ascii="Arial" w:hAnsi="Arial" w:cs="Arial"/>
        </w:rPr>
        <w:t xml:space="preserve"> </w:t>
      </w:r>
      <w:r w:rsidRPr="00B61848">
        <w:rPr>
          <w:rFonts w:ascii="Arial" w:hAnsi="Arial" w:cs="Arial"/>
        </w:rPr>
        <w:t xml:space="preserve">prevalence of hypertension in middle aged </w:t>
      </w:r>
      <w:r w:rsidR="00765DB6">
        <w:rPr>
          <w:rFonts w:ascii="Arial" w:hAnsi="Arial" w:cs="Arial"/>
        </w:rPr>
        <w:t xml:space="preserve">and older </w:t>
      </w:r>
      <w:r w:rsidRPr="00B61848">
        <w:rPr>
          <w:rFonts w:ascii="Arial" w:hAnsi="Arial" w:cs="Arial"/>
        </w:rPr>
        <w:t>adults</w:t>
      </w:r>
      <w:r w:rsidR="0073520F">
        <w:rPr>
          <w:rFonts w:ascii="Arial" w:hAnsi="Arial" w:cs="Arial"/>
        </w:rPr>
        <w:t xml:space="preserve"> and the growing </w:t>
      </w:r>
      <w:ins w:id="62" w:author="Steve Rapp" w:date="2024-05-30T15:28:00Z">
        <w:r w:rsidR="00BA509D">
          <w:rPr>
            <w:rFonts w:ascii="Arial" w:hAnsi="Arial" w:cs="Arial"/>
          </w:rPr>
          <w:t xml:space="preserve">personal and </w:t>
        </w:r>
      </w:ins>
      <w:ins w:id="63" w:author="Steve Rapp" w:date="2024-05-30T15:34:00Z">
        <w:r w:rsidR="00B41F54">
          <w:rPr>
            <w:rFonts w:ascii="Arial" w:hAnsi="Arial" w:cs="Arial"/>
          </w:rPr>
          <w:t>societal</w:t>
        </w:r>
      </w:ins>
      <w:ins w:id="64" w:author="Steve Rapp" w:date="2024-05-30T15:28:00Z">
        <w:r w:rsidR="00BA509D">
          <w:rPr>
            <w:rFonts w:ascii="Arial" w:hAnsi="Arial" w:cs="Arial"/>
          </w:rPr>
          <w:t xml:space="preserve"> </w:t>
        </w:r>
      </w:ins>
      <w:r w:rsidR="0073520F">
        <w:rPr>
          <w:rFonts w:ascii="Arial" w:hAnsi="Arial" w:cs="Arial"/>
        </w:rPr>
        <w:t>burden of dementia,</w:t>
      </w:r>
      <w:r w:rsidRPr="00B61848">
        <w:rPr>
          <w:rFonts w:ascii="Arial" w:hAnsi="Arial" w:cs="Arial"/>
        </w:rPr>
        <w:t xml:space="preserve"> long</w:t>
      </w:r>
      <w:r w:rsidR="00765DB6">
        <w:rPr>
          <w:rFonts w:ascii="Arial" w:hAnsi="Arial" w:cs="Arial"/>
        </w:rPr>
        <w:t>-</w:t>
      </w:r>
      <w:r w:rsidRPr="00B61848">
        <w:rPr>
          <w:rFonts w:ascii="Arial" w:hAnsi="Arial" w:cs="Arial"/>
        </w:rPr>
        <w:t xml:space="preserve">term </w:t>
      </w:r>
      <w:r w:rsidR="0073520F">
        <w:rPr>
          <w:rFonts w:ascii="Arial" w:hAnsi="Arial" w:cs="Arial"/>
        </w:rPr>
        <w:t xml:space="preserve">results </w:t>
      </w:r>
      <w:r w:rsidRPr="00B61848">
        <w:rPr>
          <w:rFonts w:ascii="Arial" w:hAnsi="Arial" w:cs="Arial"/>
        </w:rPr>
        <w:t xml:space="preserve">from randomized trials of </w:t>
      </w:r>
      <w:r w:rsidR="0073520F">
        <w:rPr>
          <w:rFonts w:ascii="Arial" w:hAnsi="Arial" w:cs="Arial"/>
        </w:rPr>
        <w:t>SBP-lowering</w:t>
      </w:r>
      <w:r w:rsidR="0073520F" w:rsidRPr="00B61848">
        <w:rPr>
          <w:rFonts w:ascii="Arial" w:hAnsi="Arial" w:cs="Arial"/>
        </w:rPr>
        <w:t xml:space="preserve"> </w:t>
      </w:r>
      <w:r w:rsidRPr="00B61848">
        <w:rPr>
          <w:rFonts w:ascii="Arial" w:hAnsi="Arial" w:cs="Arial"/>
        </w:rPr>
        <w:t>therapy</w:t>
      </w:r>
      <w:r w:rsidR="0073520F">
        <w:rPr>
          <w:rFonts w:ascii="Arial" w:hAnsi="Arial" w:cs="Arial"/>
        </w:rPr>
        <w:t xml:space="preserve"> may provide valuable evidence to inform healthcare policy</w:t>
      </w:r>
      <w:r w:rsidRPr="00B61848">
        <w:rPr>
          <w:rFonts w:ascii="Arial" w:hAnsi="Arial" w:cs="Arial"/>
        </w:rPr>
        <w:t>.</w:t>
      </w:r>
    </w:p>
    <w:p w14:paraId="34473BEE" w14:textId="77777777" w:rsidR="00F00516" w:rsidRPr="00B61848" w:rsidRDefault="00F00516" w:rsidP="00B61848">
      <w:pPr>
        <w:spacing w:line="480" w:lineRule="auto"/>
        <w:rPr>
          <w:rFonts w:ascii="Arial" w:hAnsi="Arial" w:cs="Arial"/>
        </w:rPr>
      </w:pPr>
    </w:p>
    <w:p w14:paraId="2B347339" w14:textId="6FE39C2E" w:rsidR="003A7321" w:rsidRPr="0074421D" w:rsidRDefault="00F00516" w:rsidP="00B61848">
      <w:pPr>
        <w:spacing w:line="480" w:lineRule="auto"/>
        <w:rPr>
          <w:rFonts w:ascii="Arial" w:hAnsi="Arial" w:cs="Arial"/>
        </w:rPr>
      </w:pPr>
      <w:r w:rsidRPr="00B61848">
        <w:rPr>
          <w:rFonts w:ascii="Arial" w:hAnsi="Arial" w:cs="Arial"/>
        </w:rPr>
        <w:t xml:space="preserve">The Systolic Blood Pressure Intervention Trial (SPRINT) was designed to test the effect of </w:t>
      </w:r>
      <w:del w:id="65" w:author="Byron C Jaeger" w:date="2024-05-16T11:12:00Z">
        <w:r w:rsidRPr="00B61848" w:rsidDel="0073520F">
          <w:rPr>
            <w:rFonts w:ascii="Arial" w:hAnsi="Arial" w:cs="Arial"/>
          </w:rPr>
          <w:delText xml:space="preserve">more </w:delText>
        </w:r>
      </w:del>
      <w:r w:rsidRPr="00B61848">
        <w:rPr>
          <w:rFonts w:ascii="Arial" w:hAnsi="Arial" w:cs="Arial"/>
        </w:rPr>
        <w:t>intensive BP control</w:t>
      </w:r>
      <w:ins w:id="66" w:author="Byron C Jaeger" w:date="2024-05-16T11:12:00Z">
        <w:r w:rsidR="0073520F">
          <w:rPr>
            <w:rFonts w:ascii="Arial" w:hAnsi="Arial" w:cs="Arial"/>
          </w:rPr>
          <w:t xml:space="preserve"> </w:t>
        </w:r>
        <w:r w:rsidR="0073520F" w:rsidRPr="00166963">
          <w:rPr>
            <w:rFonts w:ascii="Arial" w:hAnsi="Arial" w:cs="Arial"/>
          </w:rPr>
          <w:t>(SBP target &lt;120 mm Hg)</w:t>
        </w:r>
      </w:ins>
      <w:ins w:id="67" w:author="Byron C Jaeger" w:date="2024-05-16T11:13:00Z">
        <w:r w:rsidR="0073520F">
          <w:rPr>
            <w:rFonts w:ascii="Arial" w:hAnsi="Arial" w:cs="Arial"/>
          </w:rPr>
          <w:t xml:space="preserve"> versus standard BP control (SBP target &lt; 140 </w:t>
        </w:r>
        <w:r w:rsidR="0073520F">
          <w:rPr>
            <w:rFonts w:ascii="Arial" w:hAnsi="Arial" w:cs="Arial"/>
          </w:rPr>
          <w:lastRenderedPageBreak/>
          <w:t>mm Hg)</w:t>
        </w:r>
      </w:ins>
      <w:r w:rsidRPr="00B61848">
        <w:rPr>
          <w:rFonts w:ascii="Arial" w:hAnsi="Arial" w:cs="Arial"/>
        </w:rPr>
        <w:t xml:space="preserve"> on cardiovascular (primary end point), renal, and cognitive outcomes in persons without diabetes or </w:t>
      </w:r>
      <w:del w:id="68" w:author="Byron C Jaeger" w:date="2024-05-16T11:13:00Z">
        <w:r w:rsidRPr="00B61848" w:rsidDel="0073520F">
          <w:rPr>
            <w:rFonts w:ascii="Arial" w:hAnsi="Arial" w:cs="Arial"/>
          </w:rPr>
          <w:delText xml:space="preserve">preexisting </w:delText>
        </w:r>
      </w:del>
      <w:ins w:id="69" w:author="Byron C Jaeger" w:date="2024-05-16T11:13:00Z">
        <w:r w:rsidR="0073520F" w:rsidRPr="00B61848">
          <w:rPr>
            <w:rFonts w:ascii="Arial" w:hAnsi="Arial" w:cs="Arial"/>
          </w:rPr>
          <w:t>pr</w:t>
        </w:r>
        <w:r w:rsidR="0073520F">
          <w:rPr>
            <w:rFonts w:ascii="Arial" w:hAnsi="Arial" w:cs="Arial"/>
          </w:rPr>
          <w:t>ior</w:t>
        </w:r>
        <w:r w:rsidR="0073520F" w:rsidRPr="0074421D">
          <w:rPr>
            <w:rFonts w:ascii="Arial" w:hAnsi="Arial" w:cs="Arial"/>
          </w:rPr>
          <w:t xml:space="preserve"> </w:t>
        </w:r>
      </w:ins>
      <w:r w:rsidRPr="0074421D">
        <w:rPr>
          <w:rFonts w:ascii="Arial" w:hAnsi="Arial" w:cs="Arial"/>
        </w:rPr>
        <w:t xml:space="preserve">stroke. Results for cardiovascular, renal and </w:t>
      </w:r>
      <w:ins w:id="70" w:author="David M. Reboussin" w:date="2024-05-28T13:46:00Z">
        <w:r w:rsidR="00B907B3">
          <w:rPr>
            <w:rFonts w:ascii="Arial" w:hAnsi="Arial" w:cs="Arial"/>
          </w:rPr>
          <w:t xml:space="preserve">adjudicated </w:t>
        </w:r>
      </w:ins>
      <w:r w:rsidRPr="0074421D">
        <w:rPr>
          <w:rFonts w:ascii="Arial" w:hAnsi="Arial" w:cs="Arial"/>
        </w:rPr>
        <w:t xml:space="preserve">cognitive </w:t>
      </w:r>
      <w:r w:rsidR="00765DB6">
        <w:rPr>
          <w:rFonts w:ascii="Arial" w:hAnsi="Arial" w:cs="Arial"/>
        </w:rPr>
        <w:t>impairment</w:t>
      </w:r>
      <w:r w:rsidRPr="0074421D">
        <w:rPr>
          <w:rFonts w:ascii="Arial" w:hAnsi="Arial" w:cs="Arial"/>
        </w:rPr>
        <w:t xml:space="preserve"> </w:t>
      </w:r>
      <w:ins w:id="71" w:author="Steve Rapp" w:date="2024-05-30T15:30:00Z">
        <w:r w:rsidR="00BA509D">
          <w:rPr>
            <w:rFonts w:ascii="Arial" w:hAnsi="Arial" w:cs="Arial"/>
          </w:rPr>
          <w:t xml:space="preserve">for the trial period </w:t>
        </w:r>
      </w:ins>
      <w:r w:rsidRPr="0074421D">
        <w:rPr>
          <w:rFonts w:ascii="Arial" w:hAnsi="Arial" w:cs="Arial"/>
        </w:rPr>
        <w:t xml:space="preserve">have been previously reported </w:t>
      </w:r>
      <w:r w:rsidR="00765462" w:rsidRPr="0074421D">
        <w:rPr>
          <w:rFonts w:ascii="Arial" w:hAnsi="Arial" w:cs="Arial"/>
        </w:rPr>
        <w:fldChar w:fldCharType="begin">
          <w:fldData xml:space="preserve">PEVuZE5vdGU+PENpdGU+PEF1dGhvcj5Hcm91cDwvQXV0aG9yPjxZZWFyPjIwMTk8L1llYXI+PFJl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PEVuZE5vdGU+PENpdGU+PEF1dGhvcj5Hcm91cDwvQXV0aG9yPjxZZWFyPjIwMTk8L1llYXI+PFJl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765462" w:rsidRPr="0074421D">
        <w:rPr>
          <w:rFonts w:ascii="Arial" w:hAnsi="Arial" w:cs="Arial"/>
        </w:rPr>
      </w:r>
      <w:r w:rsidR="00765462" w:rsidRPr="0074421D">
        <w:rPr>
          <w:rFonts w:ascii="Arial" w:hAnsi="Arial" w:cs="Arial"/>
        </w:rPr>
        <w:fldChar w:fldCharType="separate"/>
      </w:r>
      <w:r w:rsidR="00F9430D">
        <w:rPr>
          <w:rFonts w:ascii="Arial" w:hAnsi="Arial" w:cs="Arial"/>
          <w:noProof/>
        </w:rPr>
        <w:t>(2, 10, 11)</w:t>
      </w:r>
      <w:r w:rsidR="00765462" w:rsidRPr="0074421D">
        <w:rPr>
          <w:rFonts w:ascii="Arial" w:hAnsi="Arial" w:cs="Arial"/>
        </w:rPr>
        <w:fldChar w:fldCharType="end"/>
      </w:r>
      <w:r w:rsidR="00F9430D">
        <w:rPr>
          <w:rFonts w:ascii="Arial" w:hAnsi="Arial" w:cs="Arial"/>
        </w:rPr>
        <w:t>.</w:t>
      </w:r>
      <w:r w:rsidR="00F61E40" w:rsidRPr="0074421D">
        <w:rPr>
          <w:rFonts w:ascii="Arial" w:hAnsi="Arial" w:cs="Arial"/>
        </w:rPr>
        <w:t xml:space="preserve"> </w:t>
      </w:r>
      <w:r w:rsidRPr="0074421D">
        <w:rPr>
          <w:rFonts w:ascii="Arial" w:hAnsi="Arial" w:cs="Arial"/>
        </w:rPr>
        <w:t>This article describes the long</w:t>
      </w:r>
      <w:ins w:id="72" w:author="Steve Rapp" w:date="2024-05-15T10:00:00Z">
        <w:r w:rsidR="00765DB6">
          <w:rPr>
            <w:rFonts w:ascii="Arial" w:hAnsi="Arial" w:cs="Arial"/>
          </w:rPr>
          <w:t>-</w:t>
        </w:r>
      </w:ins>
      <w:del w:id="73" w:author="Steve Rapp" w:date="2024-05-15T10:00:00Z">
        <w:r w:rsidRPr="00B67490" w:rsidDel="00765DB6">
          <w:rPr>
            <w:rFonts w:ascii="Arial" w:hAnsi="Arial" w:cs="Arial"/>
            <w:rPrChange w:id="74" w:author="Nicholas M. Pajewski" w:date="2024-05-11T21:43:00Z">
              <w:rPr/>
            </w:rPrChange>
          </w:rPr>
          <w:delText xml:space="preserve"> </w:delText>
        </w:r>
      </w:del>
      <w:r w:rsidRPr="00B67490">
        <w:rPr>
          <w:rFonts w:ascii="Arial" w:hAnsi="Arial" w:cs="Arial"/>
          <w:rPrChange w:id="75" w:author="Nicholas M. Pajewski" w:date="2024-05-11T21:43:00Z">
            <w:rPr/>
          </w:rPrChange>
        </w:rPr>
        <w:t>term or “legacy” effect of 3.</w:t>
      </w:r>
      <w:r w:rsidR="006F7754" w:rsidRPr="00B67490">
        <w:rPr>
          <w:rFonts w:ascii="Arial" w:hAnsi="Arial" w:cs="Arial"/>
          <w:rPrChange w:id="76" w:author="Nicholas M. Pajewski" w:date="2024-05-11T21:43:00Z">
            <w:rPr/>
          </w:rPrChange>
        </w:rPr>
        <w:t>3</w:t>
      </w:r>
      <w:r w:rsidRPr="00B67490">
        <w:rPr>
          <w:rFonts w:ascii="Arial" w:hAnsi="Arial" w:cs="Arial"/>
          <w:rPrChange w:id="77" w:author="Nicholas M. Pajewski" w:date="2024-05-11T21:43:00Z">
            <w:rPr/>
          </w:rPrChange>
        </w:rPr>
        <w:t xml:space="preserve"> years of intensive </w:t>
      </w:r>
      <w:ins w:id="78" w:author="Byron C Jaeger" w:date="2024-05-16T11:15:00Z">
        <w:r w:rsidR="0073520F">
          <w:rPr>
            <w:rFonts w:ascii="Arial" w:hAnsi="Arial" w:cs="Arial"/>
          </w:rPr>
          <w:t xml:space="preserve">versus standard </w:t>
        </w:r>
      </w:ins>
      <w:r w:rsidRPr="0074421D">
        <w:rPr>
          <w:rFonts w:ascii="Arial" w:hAnsi="Arial" w:cs="Arial"/>
        </w:rPr>
        <w:t xml:space="preserve">BP control </w:t>
      </w:r>
      <w:del w:id="79" w:author="Byron C Jaeger" w:date="2024-05-16T11:12:00Z">
        <w:r w:rsidRPr="0074421D" w:rsidDel="0073520F">
          <w:rPr>
            <w:rFonts w:ascii="Arial" w:hAnsi="Arial" w:cs="Arial"/>
          </w:rPr>
          <w:delText xml:space="preserve">(SBP target &lt;120 mm Hg) </w:delText>
        </w:r>
      </w:del>
      <w:r w:rsidRPr="0074421D">
        <w:rPr>
          <w:rFonts w:ascii="Arial" w:hAnsi="Arial" w:cs="Arial"/>
        </w:rPr>
        <w:t xml:space="preserve">on the rate of probable dementia and MCI at </w:t>
      </w:r>
      <w:r w:rsidR="0013266C">
        <w:rPr>
          <w:rFonts w:ascii="Arial" w:hAnsi="Arial" w:cs="Arial"/>
        </w:rPr>
        <w:t xml:space="preserve">a median of </w:t>
      </w:r>
      <w:r w:rsidR="006F7754" w:rsidRPr="0074421D">
        <w:rPr>
          <w:rFonts w:ascii="Arial" w:hAnsi="Arial" w:cs="Arial"/>
        </w:rPr>
        <w:t>6.9 years</w:t>
      </w:r>
      <w:del w:id="80" w:author="Byron C Jaeger" w:date="2024-05-16T11:15:00Z">
        <w:r w:rsidRPr="0074421D" w:rsidDel="0073520F">
          <w:rPr>
            <w:rFonts w:ascii="Arial" w:hAnsi="Arial" w:cs="Arial"/>
          </w:rPr>
          <w:delText xml:space="preserve"> compared with a standard SBP treatment goal of less than 140 mm Hg</w:delText>
        </w:r>
      </w:del>
      <w:r w:rsidRPr="0074421D">
        <w:rPr>
          <w:rFonts w:ascii="Arial" w:hAnsi="Arial" w:cs="Arial"/>
        </w:rPr>
        <w:t>.</w:t>
      </w:r>
    </w:p>
    <w:p w14:paraId="7E3EC2B8" w14:textId="77777777" w:rsidR="003A7321" w:rsidRPr="0074421D" w:rsidRDefault="003A7321" w:rsidP="00B61848">
      <w:pPr>
        <w:spacing w:line="480" w:lineRule="auto"/>
        <w:rPr>
          <w:rFonts w:ascii="Arial" w:hAnsi="Arial" w:cs="Arial"/>
          <w:b/>
          <w:bCs/>
        </w:rPr>
      </w:pPr>
    </w:p>
    <w:p w14:paraId="73722D4D" w14:textId="69B5CB22" w:rsidR="000A6C1A" w:rsidRPr="0074421D" w:rsidRDefault="000A6C1A" w:rsidP="00B61848">
      <w:pPr>
        <w:spacing w:line="480" w:lineRule="auto"/>
        <w:rPr>
          <w:rFonts w:ascii="Arial" w:hAnsi="Arial" w:cs="Arial"/>
          <w:b/>
          <w:bCs/>
        </w:rPr>
      </w:pPr>
      <w:r w:rsidRPr="0074421D">
        <w:rPr>
          <w:rFonts w:ascii="Arial" w:hAnsi="Arial" w:cs="Arial"/>
          <w:b/>
          <w:bCs/>
        </w:rPr>
        <w:t>METHODS</w:t>
      </w:r>
    </w:p>
    <w:p w14:paraId="7E40DB14" w14:textId="77777777" w:rsidR="000A6C1A" w:rsidRPr="0074421D" w:rsidRDefault="000A6C1A" w:rsidP="00B61848">
      <w:pPr>
        <w:spacing w:line="480" w:lineRule="auto"/>
        <w:rPr>
          <w:rFonts w:ascii="Arial" w:hAnsi="Arial" w:cs="Arial"/>
        </w:rPr>
      </w:pPr>
    </w:p>
    <w:p w14:paraId="19219510" w14:textId="3AE4CEE5" w:rsidR="000A6C1A" w:rsidRPr="0074421D" w:rsidRDefault="000A6C1A" w:rsidP="00B61848">
      <w:pPr>
        <w:spacing w:line="480" w:lineRule="auto"/>
        <w:rPr>
          <w:rFonts w:ascii="Arial" w:hAnsi="Arial" w:cs="Arial"/>
          <w:b/>
          <w:bCs/>
        </w:rPr>
      </w:pPr>
      <w:r w:rsidRPr="0074421D">
        <w:rPr>
          <w:rFonts w:ascii="Arial" w:hAnsi="Arial" w:cs="Arial"/>
          <w:b/>
          <w:bCs/>
        </w:rPr>
        <w:t>Trial and Extended Follow-up Design</w:t>
      </w:r>
    </w:p>
    <w:p w14:paraId="56264EE6" w14:textId="77777777" w:rsidR="000A6C1A" w:rsidRPr="0074421D" w:rsidRDefault="000A6C1A" w:rsidP="00B61848">
      <w:pPr>
        <w:spacing w:line="480" w:lineRule="auto"/>
        <w:rPr>
          <w:rFonts w:ascii="Arial" w:hAnsi="Arial" w:cs="Arial"/>
        </w:rPr>
      </w:pPr>
    </w:p>
    <w:p w14:paraId="7D64D13B" w14:textId="26D2FA48" w:rsidR="000A6C1A" w:rsidRPr="0074421D" w:rsidRDefault="000A6C1A" w:rsidP="00B61848">
      <w:pPr>
        <w:spacing w:line="480" w:lineRule="auto"/>
        <w:rPr>
          <w:rFonts w:ascii="Arial" w:hAnsi="Arial" w:cs="Arial"/>
        </w:rPr>
      </w:pPr>
      <w:r w:rsidRPr="0074421D">
        <w:rPr>
          <w:rFonts w:ascii="Arial" w:hAnsi="Arial" w:cs="Arial"/>
        </w:rPr>
        <w:t xml:space="preserve">The main </w:t>
      </w:r>
      <w:r w:rsidR="001616EE">
        <w:rPr>
          <w:rFonts w:ascii="Arial" w:hAnsi="Arial" w:cs="Arial"/>
        </w:rPr>
        <w:t xml:space="preserve">SPRINT </w:t>
      </w:r>
      <w:r w:rsidRPr="0074421D">
        <w:rPr>
          <w:rFonts w:ascii="Arial" w:hAnsi="Arial" w:cs="Arial"/>
        </w:rPr>
        <w:t xml:space="preserve">trial design and methods have been published previously </w:t>
      </w:r>
      <w:r w:rsidR="00F61E40" w:rsidRPr="0074421D">
        <w:rPr>
          <w:rFonts w:ascii="Arial" w:hAnsi="Arial" w:cs="Arial"/>
        </w:rPr>
        <w:t xml:space="preserve"> </w:t>
      </w:r>
      <w:r w:rsidR="00765462" w:rsidRPr="0074421D">
        <w:rPr>
          <w:rFonts w:ascii="Arial" w:hAnsi="Arial" w:cs="Arial"/>
        </w:rPr>
        <w:fldChar w:fldCharType="begin">
          <w:fldData xml:space="preserve">PEVuZE5vdGU+PENpdGU+PEF1dGhvcj5BbWJyb3NpdXM8L0F1dGhvcj48WWVhcj4yMDE0PC9ZZWFy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PEVuZE5vdGU+PENpdGU+PEF1dGhvcj5BbWJyb3NpdXM8L0F1dGhvcj48WWVhcj4yMDE0PC9ZZWFy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765462" w:rsidRPr="0074421D">
        <w:rPr>
          <w:rFonts w:ascii="Arial" w:hAnsi="Arial" w:cs="Arial"/>
        </w:rPr>
      </w:r>
      <w:r w:rsidR="00765462" w:rsidRPr="0074421D">
        <w:rPr>
          <w:rFonts w:ascii="Arial" w:hAnsi="Arial" w:cs="Arial"/>
        </w:rPr>
        <w:fldChar w:fldCharType="separate"/>
      </w:r>
      <w:r w:rsidR="00F9430D">
        <w:rPr>
          <w:rFonts w:ascii="Arial" w:hAnsi="Arial" w:cs="Arial"/>
          <w:noProof/>
        </w:rPr>
        <w:t>(2, 10, 12)</w:t>
      </w:r>
      <w:r w:rsidR="00765462" w:rsidRPr="0074421D">
        <w:rPr>
          <w:rFonts w:ascii="Arial" w:hAnsi="Arial" w:cs="Arial"/>
        </w:rPr>
        <w:fldChar w:fldCharType="end"/>
      </w:r>
      <w:r w:rsidRPr="0074421D">
        <w:rPr>
          <w:rFonts w:ascii="Arial" w:hAnsi="Arial" w:cs="Arial"/>
        </w:rPr>
        <w:t>.   The extended</w:t>
      </w:r>
      <w:r w:rsidR="001616EE">
        <w:rPr>
          <w:rFonts w:ascii="Arial" w:hAnsi="Arial" w:cs="Arial"/>
        </w:rPr>
        <w:t xml:space="preserve"> </w:t>
      </w:r>
      <w:r w:rsidRPr="0074421D">
        <w:rPr>
          <w:rFonts w:ascii="Arial" w:hAnsi="Arial" w:cs="Arial"/>
        </w:rPr>
        <w:t xml:space="preserve">follow-up </w:t>
      </w:r>
      <w:r w:rsidR="001616EE">
        <w:rPr>
          <w:rFonts w:ascii="Arial" w:hAnsi="Arial" w:cs="Arial"/>
        </w:rPr>
        <w:t xml:space="preserve">reported here </w:t>
      </w:r>
      <w:r w:rsidRPr="0074421D">
        <w:rPr>
          <w:rFonts w:ascii="Arial" w:hAnsi="Arial" w:cs="Arial"/>
        </w:rPr>
        <w:t xml:space="preserve">was designed to </w:t>
      </w:r>
      <w:r w:rsidR="009C671D" w:rsidRPr="0074421D">
        <w:rPr>
          <w:rFonts w:ascii="Arial" w:hAnsi="Arial" w:cs="Arial"/>
        </w:rPr>
        <w:t xml:space="preserve">administer a cognitive assessment to participants that were not </w:t>
      </w:r>
      <w:r w:rsidR="000A7E66" w:rsidRPr="0074421D">
        <w:rPr>
          <w:rFonts w:ascii="Arial" w:hAnsi="Arial" w:cs="Arial"/>
        </w:rPr>
        <w:t>withdrawn</w:t>
      </w:r>
      <w:r w:rsidR="00AF5127" w:rsidRPr="0074421D">
        <w:rPr>
          <w:rFonts w:ascii="Arial" w:hAnsi="Arial" w:cs="Arial"/>
        </w:rPr>
        <w:t>,</w:t>
      </w:r>
      <w:r w:rsidR="009C671D" w:rsidRPr="0074421D">
        <w:rPr>
          <w:rFonts w:ascii="Arial" w:hAnsi="Arial" w:cs="Arial"/>
        </w:rPr>
        <w:t xml:space="preserve"> </w:t>
      </w:r>
      <w:r w:rsidR="000A7E66" w:rsidRPr="0074421D">
        <w:rPr>
          <w:rFonts w:ascii="Arial" w:hAnsi="Arial" w:cs="Arial"/>
        </w:rPr>
        <w:t>had</w:t>
      </w:r>
      <w:r w:rsidR="009C671D" w:rsidRPr="0074421D">
        <w:rPr>
          <w:rFonts w:ascii="Arial" w:hAnsi="Arial" w:cs="Arial"/>
        </w:rPr>
        <w:t xml:space="preserve"> </w:t>
      </w:r>
      <w:r w:rsidR="00AF5127" w:rsidRPr="0074421D">
        <w:rPr>
          <w:rFonts w:ascii="Arial" w:hAnsi="Arial" w:cs="Arial"/>
        </w:rPr>
        <w:t xml:space="preserve">not </w:t>
      </w:r>
      <w:r w:rsidR="009C671D" w:rsidRPr="0074421D">
        <w:rPr>
          <w:rFonts w:ascii="Arial" w:hAnsi="Arial" w:cs="Arial"/>
        </w:rPr>
        <w:t>been adjudicated as having probable dementia</w:t>
      </w:r>
      <w:r w:rsidR="00AF5127" w:rsidRPr="0074421D">
        <w:rPr>
          <w:rFonts w:ascii="Arial" w:hAnsi="Arial" w:cs="Arial"/>
        </w:rPr>
        <w:t>,</w:t>
      </w:r>
      <w:r w:rsidR="009C671D" w:rsidRPr="0074421D">
        <w:rPr>
          <w:rFonts w:ascii="Arial" w:hAnsi="Arial" w:cs="Arial"/>
        </w:rPr>
        <w:t xml:space="preserve"> </w:t>
      </w:r>
      <w:r w:rsidR="00F4239F" w:rsidRPr="0074421D">
        <w:rPr>
          <w:rFonts w:ascii="Arial" w:hAnsi="Arial" w:cs="Arial"/>
        </w:rPr>
        <w:t xml:space="preserve">and </w:t>
      </w:r>
      <w:r w:rsidR="00AF5127" w:rsidRPr="0074421D">
        <w:rPr>
          <w:rFonts w:ascii="Arial" w:hAnsi="Arial" w:cs="Arial"/>
        </w:rPr>
        <w:t xml:space="preserve">provided informed </w:t>
      </w:r>
      <w:r w:rsidR="009C671D" w:rsidRPr="0074421D">
        <w:rPr>
          <w:rFonts w:ascii="Arial" w:hAnsi="Arial" w:cs="Arial"/>
        </w:rPr>
        <w:t xml:space="preserve">consent </w:t>
      </w:r>
      <w:r w:rsidR="00AF5127" w:rsidRPr="0074421D">
        <w:rPr>
          <w:rFonts w:ascii="Arial" w:hAnsi="Arial" w:cs="Arial"/>
        </w:rPr>
        <w:t>for</w:t>
      </w:r>
      <w:r w:rsidR="009C671D" w:rsidRPr="0074421D">
        <w:rPr>
          <w:rFonts w:ascii="Arial" w:hAnsi="Arial" w:cs="Arial"/>
        </w:rPr>
        <w:t xml:space="preserve"> future research</w:t>
      </w:r>
      <w:r w:rsidR="003F5BF5" w:rsidRPr="0074421D">
        <w:rPr>
          <w:rFonts w:ascii="Arial" w:hAnsi="Arial" w:cs="Arial"/>
        </w:rPr>
        <w:t xml:space="preserve">. The study was approved by the institutional review board and participants who were contacted by </w:t>
      </w:r>
      <w:r w:rsidR="00AF5127" w:rsidRPr="0074421D">
        <w:rPr>
          <w:rFonts w:ascii="Arial" w:hAnsi="Arial" w:cs="Arial"/>
        </w:rPr>
        <w:t>tele</w:t>
      </w:r>
      <w:r w:rsidR="003F5BF5" w:rsidRPr="0074421D">
        <w:rPr>
          <w:rFonts w:ascii="Arial" w:hAnsi="Arial" w:cs="Arial"/>
        </w:rPr>
        <w:t>phone were asked to provide verbal informed consent.</w:t>
      </w:r>
      <w:r w:rsidR="00C043E4" w:rsidRPr="0074421D">
        <w:rPr>
          <w:rFonts w:ascii="Arial" w:hAnsi="Arial" w:cs="Arial"/>
        </w:rPr>
        <w:t xml:space="preserve"> </w:t>
      </w:r>
      <w:r w:rsidR="000A7E66" w:rsidRPr="0074421D">
        <w:rPr>
          <w:rFonts w:ascii="Arial" w:hAnsi="Arial" w:cs="Arial"/>
        </w:rPr>
        <w:t>Phone calls</w:t>
      </w:r>
      <w:r w:rsidRPr="0074421D">
        <w:rPr>
          <w:rFonts w:ascii="Arial" w:hAnsi="Arial" w:cs="Arial"/>
        </w:rPr>
        <w:t xml:space="preserve"> began on </w:t>
      </w:r>
      <w:r w:rsidR="000A7E66" w:rsidRPr="0074421D">
        <w:rPr>
          <w:rFonts w:ascii="Arial" w:hAnsi="Arial" w:cs="Arial"/>
        </w:rPr>
        <w:t xml:space="preserve">December 2, </w:t>
      </w:r>
      <w:proofErr w:type="gramStart"/>
      <w:r w:rsidR="000A7E66" w:rsidRPr="0074421D">
        <w:rPr>
          <w:rFonts w:ascii="Arial" w:hAnsi="Arial" w:cs="Arial"/>
        </w:rPr>
        <w:t>2019</w:t>
      </w:r>
      <w:proofErr w:type="gramEnd"/>
      <w:r w:rsidRPr="0074421D">
        <w:rPr>
          <w:rFonts w:ascii="Arial" w:hAnsi="Arial" w:cs="Arial"/>
        </w:rPr>
        <w:t xml:space="preserve"> and ended </w:t>
      </w:r>
      <w:r w:rsidR="000A7E66" w:rsidRPr="0074421D">
        <w:rPr>
          <w:rFonts w:ascii="Arial" w:hAnsi="Arial" w:cs="Arial"/>
        </w:rPr>
        <w:t>o</w:t>
      </w:r>
      <w:r w:rsidRPr="0074421D">
        <w:rPr>
          <w:rFonts w:ascii="Arial" w:hAnsi="Arial" w:cs="Arial"/>
        </w:rPr>
        <w:t xml:space="preserve">n </w:t>
      </w:r>
      <w:r w:rsidR="00C043E4" w:rsidRPr="0074421D">
        <w:rPr>
          <w:rFonts w:ascii="Arial" w:hAnsi="Arial" w:cs="Arial"/>
        </w:rPr>
        <w:t>December 31</w:t>
      </w:r>
      <w:r w:rsidR="00AF5127" w:rsidRPr="0074421D">
        <w:rPr>
          <w:rFonts w:ascii="Arial" w:hAnsi="Arial" w:cs="Arial"/>
        </w:rPr>
        <w:t>,</w:t>
      </w:r>
      <w:r w:rsidRPr="0074421D">
        <w:rPr>
          <w:rFonts w:ascii="Arial" w:hAnsi="Arial" w:cs="Arial"/>
        </w:rPr>
        <w:t xml:space="preserve"> 20</w:t>
      </w:r>
      <w:r w:rsidR="00C043E4" w:rsidRPr="0074421D">
        <w:rPr>
          <w:rFonts w:ascii="Arial" w:hAnsi="Arial" w:cs="Arial"/>
        </w:rPr>
        <w:t>23</w:t>
      </w:r>
      <w:r w:rsidRPr="0074421D">
        <w:rPr>
          <w:rFonts w:ascii="Arial" w:hAnsi="Arial" w:cs="Arial"/>
        </w:rPr>
        <w:t>.</w:t>
      </w:r>
    </w:p>
    <w:p w14:paraId="1FBBC277" w14:textId="77777777" w:rsidR="000A6C1A" w:rsidRPr="0074421D" w:rsidRDefault="000A6C1A" w:rsidP="00B61848">
      <w:pPr>
        <w:spacing w:line="480" w:lineRule="auto"/>
        <w:rPr>
          <w:rFonts w:ascii="Arial" w:hAnsi="Arial" w:cs="Arial"/>
        </w:rPr>
      </w:pPr>
    </w:p>
    <w:p w14:paraId="012016CB" w14:textId="77777777" w:rsidR="000A6C1A" w:rsidRPr="0074421D" w:rsidRDefault="000A6C1A" w:rsidP="00B61848">
      <w:pPr>
        <w:spacing w:line="480" w:lineRule="auto"/>
        <w:rPr>
          <w:rFonts w:ascii="Arial" w:hAnsi="Arial" w:cs="Arial"/>
          <w:b/>
          <w:bCs/>
        </w:rPr>
      </w:pPr>
      <w:commentRangeStart w:id="81"/>
      <w:commentRangeStart w:id="82"/>
      <w:commentRangeStart w:id="83"/>
      <w:r w:rsidRPr="0074421D">
        <w:rPr>
          <w:rFonts w:ascii="Arial" w:hAnsi="Arial" w:cs="Arial"/>
          <w:b/>
          <w:bCs/>
        </w:rPr>
        <w:t>Ascertainment of Mild Cognitive Impairment and Probable Dementia</w:t>
      </w:r>
      <w:commentRangeEnd w:id="81"/>
      <w:r w:rsidR="008575E6" w:rsidRPr="0074421D">
        <w:rPr>
          <w:rStyle w:val="CommentReference"/>
          <w:rFonts w:ascii="Arial" w:hAnsi="Arial" w:cs="Arial"/>
          <w:sz w:val="22"/>
          <w:szCs w:val="22"/>
        </w:rPr>
        <w:commentReference w:id="81"/>
      </w:r>
      <w:commentRangeEnd w:id="82"/>
      <w:r w:rsidR="00646CE4">
        <w:rPr>
          <w:rStyle w:val="CommentReference"/>
        </w:rPr>
        <w:commentReference w:id="82"/>
      </w:r>
      <w:commentRangeEnd w:id="83"/>
      <w:r w:rsidR="00C344A1">
        <w:rPr>
          <w:rStyle w:val="CommentReference"/>
        </w:rPr>
        <w:commentReference w:id="83"/>
      </w:r>
    </w:p>
    <w:p w14:paraId="15B84821" w14:textId="77777777" w:rsidR="003F5BF5" w:rsidRPr="0074421D" w:rsidRDefault="003F5BF5" w:rsidP="00B61848">
      <w:pPr>
        <w:spacing w:line="480" w:lineRule="auto"/>
        <w:rPr>
          <w:rFonts w:ascii="Arial" w:hAnsi="Arial" w:cs="Arial"/>
        </w:rPr>
      </w:pPr>
    </w:p>
    <w:p w14:paraId="07C69A93" w14:textId="66B0BE58" w:rsidR="000A6C1A" w:rsidRPr="0074421D" w:rsidRDefault="00AF5127" w:rsidP="00B61848">
      <w:pPr>
        <w:spacing w:line="480" w:lineRule="auto"/>
        <w:rPr>
          <w:rFonts w:ascii="Arial" w:hAnsi="Arial" w:cs="Arial"/>
        </w:rPr>
      </w:pPr>
      <w:r w:rsidRPr="0074421D">
        <w:rPr>
          <w:rFonts w:ascii="Arial" w:hAnsi="Arial" w:cs="Arial"/>
        </w:rPr>
        <w:t xml:space="preserve">Procedures for neuropsychological evaluation and expert adjudication </w:t>
      </w:r>
      <w:r w:rsidR="001616EE">
        <w:rPr>
          <w:rFonts w:ascii="Arial" w:hAnsi="Arial" w:cs="Arial"/>
        </w:rPr>
        <w:t xml:space="preserve">of cognitive impairment (MCI and probable dementia) </w:t>
      </w:r>
      <w:r w:rsidRPr="0074421D">
        <w:rPr>
          <w:rFonts w:ascii="Arial" w:hAnsi="Arial" w:cs="Arial"/>
        </w:rPr>
        <w:t xml:space="preserve">in the </w:t>
      </w:r>
      <w:r w:rsidR="001616EE">
        <w:rPr>
          <w:rFonts w:ascii="Arial" w:hAnsi="Arial" w:cs="Arial"/>
        </w:rPr>
        <w:t xml:space="preserve">SPRINT </w:t>
      </w:r>
      <w:r w:rsidRPr="0074421D">
        <w:rPr>
          <w:rFonts w:ascii="Arial" w:hAnsi="Arial" w:cs="Arial"/>
        </w:rPr>
        <w:t>trial have been previously described</w:t>
      </w:r>
      <w:r w:rsidR="0074421D">
        <w:rPr>
          <w:rFonts w:ascii="Arial" w:hAnsi="Arial" w:cs="Arial"/>
        </w:rPr>
        <w:t xml:space="preserve"> </w:t>
      </w:r>
      <w:r w:rsidR="0038106B">
        <w:rPr>
          <w:rFonts w:ascii="Arial" w:hAnsi="Arial" w:cs="Arial"/>
        </w:rPr>
        <w:fldChar w:fldCharType="begin">
          <w:fldData xml:space="preserve">PEVuZE5vdGU+PENpdGU+PEF1dGhvcj5Hcm91cDwvQXV0aG9yPjxZZWFyPjIwMTk8L1llYXI+PFJl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PEVuZE5vdGU+PENpdGU+PEF1dGhvcj5Hcm91cDwvQXV0aG9yPjxZZWFyPjIwMTk8L1llYXI+PFJl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38106B">
        <w:rPr>
          <w:rFonts w:ascii="Arial" w:hAnsi="Arial" w:cs="Arial"/>
        </w:rPr>
      </w:r>
      <w:r w:rsidR="0038106B">
        <w:rPr>
          <w:rFonts w:ascii="Arial" w:hAnsi="Arial" w:cs="Arial"/>
        </w:rPr>
        <w:fldChar w:fldCharType="separate"/>
      </w:r>
      <w:r w:rsidR="00F9430D">
        <w:rPr>
          <w:rFonts w:ascii="Arial" w:hAnsi="Arial" w:cs="Arial"/>
          <w:noProof/>
        </w:rPr>
        <w:t>(2)</w:t>
      </w:r>
      <w:r w:rsidR="0038106B">
        <w:rPr>
          <w:rFonts w:ascii="Arial" w:hAnsi="Arial" w:cs="Arial"/>
        </w:rPr>
        <w:fldChar w:fldCharType="end"/>
      </w:r>
      <w:r w:rsidR="0074421D">
        <w:rPr>
          <w:rFonts w:ascii="Arial" w:hAnsi="Arial" w:cs="Arial"/>
        </w:rPr>
        <w:t>.</w:t>
      </w:r>
      <w:r w:rsidRPr="0074421D">
        <w:rPr>
          <w:rFonts w:ascii="Arial" w:hAnsi="Arial" w:cs="Arial"/>
        </w:rPr>
        <w:t xml:space="preserve"> While the trial primar</w:t>
      </w:r>
      <w:r w:rsidR="00320D73">
        <w:rPr>
          <w:rFonts w:ascii="Arial" w:hAnsi="Arial" w:cs="Arial"/>
        </w:rPr>
        <w:t>il</w:t>
      </w:r>
      <w:r w:rsidRPr="0074421D">
        <w:rPr>
          <w:rFonts w:ascii="Arial" w:hAnsi="Arial" w:cs="Arial"/>
        </w:rPr>
        <w:t xml:space="preserve">y relied on </w:t>
      </w:r>
      <w:r w:rsidR="00CD6C7C">
        <w:rPr>
          <w:rFonts w:ascii="Arial" w:hAnsi="Arial" w:cs="Arial"/>
        </w:rPr>
        <w:t xml:space="preserve">clinic-based </w:t>
      </w:r>
      <w:r w:rsidRPr="0074421D">
        <w:rPr>
          <w:rFonts w:ascii="Arial" w:hAnsi="Arial" w:cs="Arial"/>
        </w:rPr>
        <w:t>in-person neuropsych</w:t>
      </w:r>
      <w:r w:rsidR="001616EE">
        <w:rPr>
          <w:rFonts w:ascii="Arial" w:hAnsi="Arial" w:cs="Arial"/>
        </w:rPr>
        <w:t>ol</w:t>
      </w:r>
      <w:r w:rsidRPr="0074421D">
        <w:rPr>
          <w:rFonts w:ascii="Arial" w:hAnsi="Arial" w:cs="Arial"/>
        </w:rPr>
        <w:t>ogic</w:t>
      </w:r>
      <w:r w:rsidR="001616EE">
        <w:rPr>
          <w:rFonts w:ascii="Arial" w:hAnsi="Arial" w:cs="Arial"/>
        </w:rPr>
        <w:t>al assessments</w:t>
      </w:r>
      <w:ins w:id="84" w:author="Nicholas M. Pajewski" w:date="2024-05-11T20:46:00Z">
        <w:r w:rsidR="001F4935" w:rsidRPr="0074421D">
          <w:rPr>
            <w:rFonts w:ascii="Arial" w:hAnsi="Arial" w:cs="Arial"/>
          </w:rPr>
          <w:t>,</w:t>
        </w:r>
      </w:ins>
      <w:ins w:id="85" w:author="Nicholas M. Pajewski" w:date="2024-05-12T06:51:00Z">
        <w:r w:rsidR="00543F8C">
          <w:rPr>
            <w:rFonts w:ascii="Arial" w:hAnsi="Arial" w:cs="Arial"/>
          </w:rPr>
          <w:t xml:space="preserve"> the </w:t>
        </w:r>
      </w:ins>
      <w:ins w:id="86" w:author="Byron C Jaeger" w:date="2024-05-16T11:19:00Z">
        <w:r w:rsidR="00320D73">
          <w:rPr>
            <w:rFonts w:ascii="Arial" w:hAnsi="Arial" w:cs="Arial"/>
          </w:rPr>
          <w:t xml:space="preserve">long-term </w:t>
        </w:r>
      </w:ins>
      <w:ins w:id="87" w:author="Nicholas M. Pajewski" w:date="2024-05-12T06:51:00Z">
        <w:del w:id="88" w:author="Steve Rapp" w:date="2024-05-15T10:32:00Z">
          <w:r w:rsidR="00543F8C" w:rsidDel="001616EE">
            <w:rPr>
              <w:rFonts w:ascii="Arial" w:hAnsi="Arial" w:cs="Arial"/>
            </w:rPr>
            <w:delText xml:space="preserve"> </w:delText>
          </w:r>
        </w:del>
        <w:r w:rsidR="00543F8C">
          <w:rPr>
            <w:rFonts w:ascii="Arial" w:hAnsi="Arial" w:cs="Arial"/>
          </w:rPr>
          <w:t xml:space="preserve">follow-up </w:t>
        </w:r>
      </w:ins>
      <w:ins w:id="89" w:author="Byron C Jaeger" w:date="2024-05-16T11:19:00Z">
        <w:r w:rsidR="00320D73">
          <w:rPr>
            <w:rFonts w:ascii="Arial" w:hAnsi="Arial" w:cs="Arial"/>
          </w:rPr>
          <w:t>data in</w:t>
        </w:r>
      </w:ins>
      <w:ins w:id="90" w:author="Byron C Jaeger" w:date="2024-05-16T11:20:00Z">
        <w:r w:rsidR="00320D73">
          <w:rPr>
            <w:rFonts w:ascii="Arial" w:hAnsi="Arial" w:cs="Arial"/>
          </w:rPr>
          <w:t>cluded in</w:t>
        </w:r>
      </w:ins>
      <w:ins w:id="91" w:author="Byron C Jaeger" w:date="2024-05-16T11:19:00Z">
        <w:r w:rsidR="00320D73">
          <w:rPr>
            <w:rFonts w:ascii="Arial" w:hAnsi="Arial" w:cs="Arial"/>
          </w:rPr>
          <w:t xml:space="preserve"> the current analysis was collected </w:t>
        </w:r>
      </w:ins>
      <w:ins w:id="92" w:author="Byron C Jaeger" w:date="2024-05-16T11:20:00Z">
        <w:r w:rsidR="00320D73">
          <w:rPr>
            <w:rFonts w:ascii="Arial" w:hAnsi="Arial" w:cs="Arial"/>
          </w:rPr>
          <w:t>using</w:t>
        </w:r>
      </w:ins>
      <w:ins w:id="93" w:author="Byron C Jaeger" w:date="2024-05-16T11:19:00Z">
        <w:r w:rsidR="00320D73">
          <w:rPr>
            <w:rFonts w:ascii="Arial" w:hAnsi="Arial" w:cs="Arial"/>
          </w:rPr>
          <w:t xml:space="preserve"> </w:t>
        </w:r>
      </w:ins>
      <w:ins w:id="94" w:author="Nicholas M. Pajewski" w:date="2024-05-12T06:51:00Z">
        <w:r w:rsidR="00543F8C">
          <w:rPr>
            <w:rFonts w:ascii="Arial" w:hAnsi="Arial" w:cs="Arial"/>
          </w:rPr>
          <w:t>centralized t</w:t>
        </w:r>
      </w:ins>
      <w:ins w:id="95" w:author="Nicholas M. Pajewski" w:date="2024-05-12T06:52:00Z">
        <w:r w:rsidR="00543F8C">
          <w:rPr>
            <w:rFonts w:ascii="Arial" w:hAnsi="Arial" w:cs="Arial"/>
          </w:rPr>
          <w:t>elephone follow-up</w:t>
        </w:r>
      </w:ins>
      <w:ins w:id="96" w:author="Steve Rapp" w:date="2024-05-15T10:33:00Z">
        <w:r w:rsidR="001616EE">
          <w:rPr>
            <w:rFonts w:ascii="Arial" w:hAnsi="Arial" w:cs="Arial"/>
          </w:rPr>
          <w:t xml:space="preserve"> </w:t>
        </w:r>
      </w:ins>
      <w:ins w:id="97" w:author="Steve Rapp" w:date="2024-05-15T10:34:00Z">
        <w:r w:rsidR="001616EE">
          <w:rPr>
            <w:rFonts w:ascii="Arial" w:hAnsi="Arial" w:cs="Arial"/>
          </w:rPr>
          <w:t>assessments</w:t>
        </w:r>
      </w:ins>
      <w:ins w:id="98" w:author="Steve Rapp" w:date="2024-05-15T10:38:00Z">
        <w:r w:rsidR="00724B71">
          <w:rPr>
            <w:rFonts w:ascii="Arial" w:hAnsi="Arial" w:cs="Arial"/>
          </w:rPr>
          <w:t xml:space="preserve"> following </w:t>
        </w:r>
      </w:ins>
      <w:ins w:id="99" w:author="Steve Rapp" w:date="2024-05-30T15:33:00Z">
        <w:r w:rsidR="00B41F54">
          <w:rPr>
            <w:rFonts w:ascii="Arial" w:hAnsi="Arial" w:cs="Arial"/>
          </w:rPr>
          <w:t>standardized and v</w:t>
        </w:r>
      </w:ins>
      <w:ins w:id="100" w:author="Steve Rapp" w:date="2024-05-30T15:34:00Z">
        <w:r w:rsidR="00B41F54">
          <w:rPr>
            <w:rFonts w:ascii="Arial" w:hAnsi="Arial" w:cs="Arial"/>
          </w:rPr>
          <w:t xml:space="preserve">alidated </w:t>
        </w:r>
      </w:ins>
      <w:ins w:id="101" w:author="Steve Rapp" w:date="2024-05-15T10:38:00Z">
        <w:r w:rsidR="00724B71">
          <w:rPr>
            <w:rFonts w:ascii="Arial" w:hAnsi="Arial" w:cs="Arial"/>
          </w:rPr>
          <w:t xml:space="preserve">procedures </w:t>
        </w:r>
      </w:ins>
      <w:commentRangeStart w:id="102"/>
      <w:commentRangeStart w:id="103"/>
      <w:commentRangeStart w:id="104"/>
      <w:commentRangeEnd w:id="102"/>
      <w:ins w:id="105" w:author="Steve Rapp" w:date="2024-05-15T10:44:00Z">
        <w:r w:rsidR="00CD6C7C">
          <w:rPr>
            <w:rStyle w:val="CommentReference"/>
          </w:rPr>
          <w:commentReference w:id="102"/>
        </w:r>
      </w:ins>
      <w:commentRangeEnd w:id="103"/>
      <w:r w:rsidR="00672195">
        <w:rPr>
          <w:rStyle w:val="CommentReference"/>
        </w:rPr>
        <w:commentReference w:id="103"/>
      </w:r>
      <w:commentRangeEnd w:id="104"/>
      <w:r w:rsidR="000645F1">
        <w:rPr>
          <w:rStyle w:val="CommentReference"/>
        </w:rPr>
        <w:commentReference w:id="104"/>
      </w:r>
      <w:ins w:id="106" w:author="Steve Rapp" w:date="2024-05-30T15:35:00Z">
        <w:r w:rsidR="00B41F54">
          <w:rPr>
            <w:rFonts w:ascii="Arial" w:hAnsi="Arial" w:cs="Arial"/>
          </w:rPr>
          <w:t xml:space="preserve">used in other </w:t>
        </w:r>
      </w:ins>
      <w:ins w:id="107" w:author="Steve Rapp" w:date="2024-05-30T15:36:00Z">
        <w:r w:rsidR="00B41F54">
          <w:rPr>
            <w:rFonts w:ascii="Arial" w:hAnsi="Arial" w:cs="Arial"/>
          </w:rPr>
          <w:t>studies with the same outcomes</w:t>
        </w:r>
      </w:ins>
      <w:ins w:id="108" w:author="Steve Rapp" w:date="2024-05-15T10:38:00Z">
        <w:r w:rsidR="00724B71">
          <w:rPr>
            <w:rFonts w:ascii="Arial" w:hAnsi="Arial" w:cs="Arial"/>
          </w:rPr>
          <w:t xml:space="preserve"> </w:t>
        </w:r>
      </w:ins>
      <w:r w:rsidR="0074421D">
        <w:rPr>
          <w:rFonts w:ascii="Arial" w:hAnsi="Arial" w:cs="Arial"/>
        </w:rPr>
        <w:t>[</w:t>
      </w:r>
      <w:r w:rsidR="00646CE4">
        <w:rPr>
          <w:rFonts w:ascii="Arial" w:hAnsi="Arial" w:cs="Arial"/>
        </w:rPr>
        <w:fldChar w:fldCharType="begin">
          <w:fldData xml:space="preserve">PEVuZE5vdGU+PENpdGU+PEF1dGhvcj5CYWtlcjwvQXV0aG9yPjxZZWFyPjIwMjM8L1llYXI+PFJl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</w:fldData>
        </w:fldChar>
      </w:r>
      <w:r w:rsidR="00646CE4">
        <w:rPr>
          <w:rFonts w:ascii="Arial" w:hAnsi="Arial" w:cs="Arial"/>
        </w:rPr>
        <w:instrText xml:space="preserve"> ADDIN EN.CITE </w:instrText>
      </w:r>
      <w:r w:rsidR="00646CE4">
        <w:rPr>
          <w:rFonts w:ascii="Arial" w:hAnsi="Arial" w:cs="Arial"/>
        </w:rPr>
        <w:fldChar w:fldCharType="begin">
          <w:fldData xml:space="preserve">PEVuZE5vdGU+PENpdGU+PEF1dGhvcj5CYWtlcjwvQXV0aG9yPjxZZWFyPjIwMjM8L1llYXI+PFJl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</w:fldData>
        </w:fldChar>
      </w:r>
      <w:r w:rsidR="00646CE4">
        <w:rPr>
          <w:rFonts w:ascii="Arial" w:hAnsi="Arial" w:cs="Arial"/>
        </w:rPr>
        <w:instrText xml:space="preserve"> ADDIN EN.CITE.DATA </w:instrText>
      </w:r>
      <w:r w:rsidR="00646CE4">
        <w:rPr>
          <w:rFonts w:ascii="Arial" w:hAnsi="Arial" w:cs="Arial"/>
        </w:rPr>
      </w:r>
      <w:r w:rsidR="00646CE4">
        <w:rPr>
          <w:rFonts w:ascii="Arial" w:hAnsi="Arial" w:cs="Arial"/>
        </w:rPr>
        <w:fldChar w:fldCharType="end"/>
      </w:r>
      <w:r w:rsidR="00646CE4">
        <w:rPr>
          <w:rFonts w:ascii="Arial" w:hAnsi="Arial" w:cs="Arial"/>
        </w:rPr>
      </w:r>
      <w:r w:rsidR="00646CE4">
        <w:rPr>
          <w:rFonts w:ascii="Arial" w:hAnsi="Arial" w:cs="Arial"/>
        </w:rPr>
        <w:fldChar w:fldCharType="separate"/>
      </w:r>
      <w:r w:rsidR="00646CE4">
        <w:rPr>
          <w:rFonts w:ascii="Arial" w:hAnsi="Arial" w:cs="Arial"/>
          <w:noProof/>
        </w:rPr>
        <w:t>(13, 14)</w:t>
      </w:r>
      <w:r w:rsidR="00646CE4">
        <w:rPr>
          <w:rFonts w:ascii="Arial" w:hAnsi="Arial" w:cs="Arial"/>
        </w:rPr>
        <w:fldChar w:fldCharType="end"/>
      </w:r>
      <w:r w:rsidR="0074421D">
        <w:rPr>
          <w:rFonts w:ascii="Arial" w:hAnsi="Arial" w:cs="Arial"/>
        </w:rPr>
        <w:t>]</w:t>
      </w:r>
      <w:ins w:id="109" w:author="Nicholas M. Pajewski" w:date="2024-05-12T06:52:00Z">
        <w:r w:rsidR="00543F8C">
          <w:rPr>
            <w:rFonts w:ascii="Arial" w:hAnsi="Arial" w:cs="Arial"/>
          </w:rPr>
          <w:t>.</w:t>
        </w:r>
      </w:ins>
      <w:ins w:id="110" w:author="Nicholas M. Pajewski" w:date="2024-05-11T20:46:00Z">
        <w:r w:rsidR="001F4935" w:rsidRPr="0074421D">
          <w:rPr>
            <w:rFonts w:ascii="Arial" w:hAnsi="Arial" w:cs="Arial"/>
          </w:rPr>
          <w:t xml:space="preserve"> </w:t>
        </w:r>
      </w:ins>
      <w:ins w:id="111" w:author="Nicholas M. Pajewski" w:date="2024-05-12T06:52:00Z">
        <w:r w:rsidR="00543F8C">
          <w:rPr>
            <w:rFonts w:ascii="Arial" w:hAnsi="Arial" w:cs="Arial"/>
          </w:rPr>
          <w:t>W</w:t>
        </w:r>
      </w:ins>
      <w:ins w:id="112" w:author="Byron C Jaeger" w:date="2024-05-16T11:21:00Z">
        <w:r w:rsidR="00320D73">
          <w:rPr>
            <w:rFonts w:ascii="Arial" w:hAnsi="Arial" w:cs="Arial"/>
          </w:rPr>
          <w:t>hile</w:t>
        </w:r>
      </w:ins>
      <w:ins w:id="113" w:author="Nicholas M. Pajewski" w:date="2024-05-12T06:52:00Z">
        <w:r w:rsidR="00543F8C">
          <w:rPr>
            <w:rFonts w:ascii="Arial" w:hAnsi="Arial" w:cs="Arial"/>
          </w:rPr>
          <w:t xml:space="preserve"> </w:t>
        </w:r>
      </w:ins>
      <w:r w:rsidR="00543F8C">
        <w:rPr>
          <w:rFonts w:ascii="Arial" w:hAnsi="Arial" w:cs="Arial"/>
        </w:rPr>
        <w:t>telephone as</w:t>
      </w:r>
      <w:ins w:id="114" w:author="Steve Rapp" w:date="2024-05-30T15:43:00Z">
        <w:r w:rsidR="00F75532">
          <w:rPr>
            <w:rFonts w:ascii="Arial" w:hAnsi="Arial" w:cs="Arial"/>
          </w:rPr>
          <w:t>sessment</w:t>
        </w:r>
      </w:ins>
      <w:del w:id="115" w:author="Steve Rapp" w:date="2024-05-30T15:43:00Z">
        <w:r w:rsidR="00543F8C" w:rsidDel="00F75532">
          <w:rPr>
            <w:rFonts w:ascii="Arial" w:hAnsi="Arial" w:cs="Arial"/>
          </w:rPr>
          <w:delText>certainment</w:delText>
        </w:r>
      </w:del>
      <w:r w:rsidR="00543F8C">
        <w:rPr>
          <w:rFonts w:ascii="Arial" w:hAnsi="Arial" w:cs="Arial"/>
        </w:rPr>
        <w:t xml:space="preserve"> </w:t>
      </w:r>
      <w:ins w:id="116" w:author="Steve Rapp" w:date="2024-05-30T15:43:00Z">
        <w:r w:rsidR="00F75532">
          <w:rPr>
            <w:rFonts w:ascii="Arial" w:hAnsi="Arial" w:cs="Arial"/>
          </w:rPr>
          <w:t xml:space="preserve">of cognitive </w:t>
        </w:r>
      </w:ins>
      <w:ins w:id="117" w:author="Steve Rapp" w:date="2024-05-30T15:50:00Z">
        <w:r w:rsidR="000645F1">
          <w:rPr>
            <w:rFonts w:ascii="Arial" w:hAnsi="Arial" w:cs="Arial"/>
          </w:rPr>
          <w:t>function</w:t>
        </w:r>
      </w:ins>
      <w:ins w:id="118" w:author="Steve Rapp" w:date="2024-05-30T15:43:00Z">
        <w:r w:rsidR="00F75532">
          <w:rPr>
            <w:rFonts w:ascii="Arial" w:hAnsi="Arial" w:cs="Arial"/>
          </w:rPr>
          <w:t xml:space="preserve"> </w:t>
        </w:r>
      </w:ins>
      <w:ins w:id="119" w:author="Byron C Jaeger" w:date="2024-05-16T11:21:00Z">
        <w:r w:rsidR="00320D73">
          <w:rPr>
            <w:rFonts w:ascii="Arial" w:hAnsi="Arial" w:cs="Arial"/>
          </w:rPr>
          <w:t>h</w:t>
        </w:r>
      </w:ins>
      <w:ins w:id="120" w:author="Nicholas M. Pajewski" w:date="2024-05-12T06:52:00Z">
        <w:r w:rsidR="00543F8C">
          <w:rPr>
            <w:rFonts w:ascii="Arial" w:hAnsi="Arial" w:cs="Arial"/>
          </w:rPr>
          <w:t xml:space="preserve">as </w:t>
        </w:r>
      </w:ins>
      <w:ins w:id="121" w:author="Steve Rapp" w:date="2024-05-31T11:20:00Z">
        <w:r w:rsidR="00D5779A">
          <w:rPr>
            <w:rFonts w:ascii="Arial" w:hAnsi="Arial" w:cs="Arial"/>
          </w:rPr>
          <w:t xml:space="preserve">been </w:t>
        </w:r>
      </w:ins>
      <w:ins w:id="122" w:author="Byron C Jaeger" w:date="2024-05-16T11:21:00Z">
        <w:r w:rsidR="00320D73">
          <w:rPr>
            <w:rFonts w:ascii="Arial" w:hAnsi="Arial" w:cs="Arial"/>
          </w:rPr>
          <w:t>consistently</w:t>
        </w:r>
        <w:del w:id="123" w:author="Steve Rapp" w:date="2024-05-31T11:20:00Z">
          <w:r w:rsidR="00320D73" w:rsidDel="00D5779A">
            <w:rPr>
              <w:rFonts w:ascii="Arial" w:hAnsi="Arial" w:cs="Arial"/>
            </w:rPr>
            <w:delText xml:space="preserve"> </w:delText>
          </w:r>
        </w:del>
      </w:ins>
      <w:ins w:id="124" w:author="Byron C Jaeger" w:date="2024-05-16T11:22:00Z">
        <w:del w:id="125" w:author="Steve Rapp" w:date="2024-05-31T11:20:00Z">
          <w:r w:rsidR="00320D73" w:rsidDel="00D5779A">
            <w:rPr>
              <w:rFonts w:ascii="Arial" w:hAnsi="Arial" w:cs="Arial"/>
            </w:rPr>
            <w:delText>been</w:delText>
          </w:r>
        </w:del>
        <w:r w:rsidR="00320D73">
          <w:rPr>
            <w:rFonts w:ascii="Arial" w:hAnsi="Arial" w:cs="Arial"/>
          </w:rPr>
          <w:t xml:space="preserve"> </w:t>
        </w:r>
      </w:ins>
      <w:r w:rsidR="00543F8C">
        <w:rPr>
          <w:rFonts w:ascii="Arial" w:hAnsi="Arial" w:cs="Arial"/>
        </w:rPr>
        <w:t xml:space="preserve">incorporated </w:t>
      </w:r>
      <w:ins w:id="126" w:author="Byron C Jaeger" w:date="2024-05-16T11:22:00Z">
        <w:r w:rsidR="00320D73">
          <w:rPr>
            <w:rFonts w:ascii="Arial" w:hAnsi="Arial" w:cs="Arial"/>
          </w:rPr>
          <w:t xml:space="preserve">in </w:t>
        </w:r>
      </w:ins>
      <w:r w:rsidR="00543F8C">
        <w:rPr>
          <w:rFonts w:ascii="Arial" w:hAnsi="Arial" w:cs="Arial"/>
        </w:rPr>
        <w:t xml:space="preserve">the trial’s ascertainment strategy </w:t>
      </w:r>
      <w:del w:id="127" w:author="Steve Rapp" w:date="2024-05-30T15:43:00Z">
        <w:r w:rsidR="00543F8C" w:rsidDel="00F75532">
          <w:rPr>
            <w:rFonts w:ascii="Arial" w:hAnsi="Arial" w:cs="Arial"/>
          </w:rPr>
          <w:delText xml:space="preserve">for cognitive status </w:delText>
        </w:r>
      </w:del>
      <w:r w:rsidR="00543F8C">
        <w:rPr>
          <w:rFonts w:ascii="Arial" w:hAnsi="Arial" w:cs="Arial"/>
        </w:rPr>
        <w:t xml:space="preserve">to accommodate participants that </w:t>
      </w:r>
      <w:r w:rsidR="00543F8C">
        <w:rPr>
          <w:rFonts w:ascii="Arial" w:hAnsi="Arial" w:cs="Arial"/>
        </w:rPr>
        <w:lastRenderedPageBreak/>
        <w:t>could not complete in-person clinic visits</w:t>
      </w:r>
      <w:ins w:id="128" w:author="Byron C Jaeger" w:date="2024-05-16T11:22:00Z">
        <w:r w:rsidR="00320D73">
          <w:rPr>
            <w:rFonts w:ascii="Arial" w:hAnsi="Arial" w:cs="Arial"/>
          </w:rPr>
          <w:t xml:space="preserve">, </w:t>
        </w:r>
        <w:commentRangeStart w:id="129"/>
        <w:r w:rsidR="00320D73">
          <w:rPr>
            <w:rFonts w:ascii="Arial" w:hAnsi="Arial" w:cs="Arial"/>
          </w:rPr>
          <w:t>t</w:t>
        </w:r>
      </w:ins>
      <w:ins w:id="130" w:author="Byron C Jaeger" w:date="2024-05-16T11:23:00Z">
        <w:r w:rsidR="00320D73">
          <w:rPr>
            <w:rFonts w:ascii="Arial" w:hAnsi="Arial" w:cs="Arial"/>
          </w:rPr>
          <w:t xml:space="preserve">his form of data collection </w:t>
        </w:r>
      </w:ins>
      <w:ins w:id="131" w:author="Byron C Jaeger" w:date="2024-05-16T11:25:00Z">
        <w:r w:rsidR="00320D73">
          <w:rPr>
            <w:rFonts w:ascii="Arial" w:hAnsi="Arial" w:cs="Arial"/>
          </w:rPr>
          <w:t xml:space="preserve">became standard procedure </w:t>
        </w:r>
      </w:ins>
      <w:ins w:id="132" w:author="Byron C Jaeger" w:date="2024-05-16T11:26:00Z">
        <w:r w:rsidR="00320D73">
          <w:rPr>
            <w:rFonts w:ascii="Arial" w:hAnsi="Arial" w:cs="Arial"/>
          </w:rPr>
          <w:t>to allow for continued ascertainment throughout</w:t>
        </w:r>
      </w:ins>
      <w:ins w:id="133" w:author="Byron C Jaeger" w:date="2024-05-16T11:25:00Z">
        <w:r w:rsidR="00320D73">
          <w:rPr>
            <w:rFonts w:ascii="Arial" w:hAnsi="Arial" w:cs="Arial"/>
          </w:rPr>
          <w:t xml:space="preserve"> the COVID-19 pandemic</w:t>
        </w:r>
      </w:ins>
      <w:ins w:id="134" w:author="Nicholas M. Pajewski" w:date="2024-05-12T06:54:00Z">
        <w:r w:rsidR="00543F8C">
          <w:rPr>
            <w:rFonts w:ascii="Arial" w:hAnsi="Arial" w:cs="Arial"/>
          </w:rPr>
          <w:t>.</w:t>
        </w:r>
      </w:ins>
      <w:ins w:id="135" w:author="Nicholas M. Pajewski" w:date="2024-05-12T06:52:00Z">
        <w:r w:rsidR="00543F8C">
          <w:rPr>
            <w:rFonts w:ascii="Arial" w:hAnsi="Arial" w:cs="Arial"/>
          </w:rPr>
          <w:t xml:space="preserve"> </w:t>
        </w:r>
      </w:ins>
      <w:commentRangeEnd w:id="129"/>
      <w:r w:rsidR="000645F1">
        <w:rPr>
          <w:rStyle w:val="CommentReference"/>
        </w:rPr>
        <w:commentReference w:id="129"/>
      </w:r>
      <w:r w:rsidR="00724B71">
        <w:rPr>
          <w:rFonts w:ascii="Arial" w:hAnsi="Arial" w:cs="Arial"/>
        </w:rPr>
        <w:t>Standardized t</w:t>
      </w:r>
      <w:r w:rsidR="000A7E66" w:rsidRPr="0074421D">
        <w:rPr>
          <w:rFonts w:ascii="Arial" w:hAnsi="Arial" w:cs="Arial"/>
        </w:rPr>
        <w:t xml:space="preserve">elephone </w:t>
      </w:r>
      <w:r w:rsidR="00724B71">
        <w:rPr>
          <w:rFonts w:ascii="Arial" w:hAnsi="Arial" w:cs="Arial"/>
        </w:rPr>
        <w:t xml:space="preserve">assessments </w:t>
      </w:r>
      <w:del w:id="136" w:author="Steve Rapp" w:date="2024-05-30T15:52:00Z">
        <w:r w:rsidR="000A7E66" w:rsidRPr="0074421D" w:rsidDel="000645F1">
          <w:rPr>
            <w:rFonts w:ascii="Arial" w:hAnsi="Arial" w:cs="Arial"/>
          </w:rPr>
          <w:delText xml:space="preserve"> </w:delText>
        </w:r>
      </w:del>
      <w:r w:rsidR="000A7E66" w:rsidRPr="0074421D">
        <w:rPr>
          <w:rFonts w:ascii="Arial" w:hAnsi="Arial" w:cs="Arial"/>
        </w:rPr>
        <w:t>were administered to participants</w:t>
      </w:r>
      <w:del w:id="137" w:author="Steve Rapp" w:date="2024-05-30T15:52:00Z">
        <w:r w:rsidR="000A7E66" w:rsidRPr="0074421D" w:rsidDel="000645F1">
          <w:rPr>
            <w:rFonts w:ascii="Arial" w:hAnsi="Arial" w:cs="Arial"/>
          </w:rPr>
          <w:delText xml:space="preserve"> </w:delText>
        </w:r>
        <w:r w:rsidR="00724B71" w:rsidDel="000645F1">
          <w:rPr>
            <w:rFonts w:ascii="Arial" w:hAnsi="Arial" w:cs="Arial"/>
          </w:rPr>
          <w:delText xml:space="preserve">and their identified </w:delText>
        </w:r>
      </w:del>
      <w:del w:id="138" w:author="Steve Rapp" w:date="2024-05-30T15:51:00Z">
        <w:r w:rsidR="00724B71" w:rsidDel="000645F1">
          <w:rPr>
            <w:rFonts w:ascii="Arial" w:hAnsi="Arial" w:cs="Arial"/>
          </w:rPr>
          <w:delText>proxies</w:delText>
        </w:r>
      </w:del>
      <w:r w:rsidR="00724B71">
        <w:rPr>
          <w:rFonts w:ascii="Arial" w:hAnsi="Arial" w:cs="Arial"/>
        </w:rPr>
        <w:t xml:space="preserve"> </w:t>
      </w:r>
      <w:r w:rsidR="000A7E66" w:rsidRPr="0074421D">
        <w:rPr>
          <w:rFonts w:ascii="Arial" w:hAnsi="Arial" w:cs="Arial"/>
        </w:rPr>
        <w:t xml:space="preserve">by trained and certified examiners and included: the Modified Telephone Interview for Cognitive Status (TICS-M) </w:t>
      </w:r>
      <w:r w:rsidR="00765462" w:rsidRPr="0074421D">
        <w:rPr>
          <w:rFonts w:ascii="Arial" w:hAnsi="Arial" w:cs="Arial"/>
        </w:rPr>
        <w:fldChar w:fldCharType="begin"/>
      </w:r>
      <w:r w:rsidR="00646CE4">
        <w:rPr>
          <w:rFonts w:ascii="Arial" w:hAnsi="Arial" w:cs="Arial"/>
        </w:rPr>
        <w:instrText xml:space="preserve"> ADDIN EN.CITE &lt;EndNote&gt;&lt;Cite&gt;&lt;Author&gt;Welsh&lt;/Author&gt;&lt;Year&gt;1993&lt;/Year&gt;&lt;RecNum&gt;113&lt;/RecNum&gt;&lt;DisplayText&gt;(15)&lt;/DisplayText&gt;&lt;record&gt;&lt;rec-number&gt;113&lt;/rec-number&gt;&lt;foreign-keys&gt;&lt;key app="EN" db-id="92rxsdfrnefwwte29fnpaw0i5dx2s9r0p22z" timestamp="1713279251"&gt;113&lt;/key&gt;&lt;/foreign-keys&gt;&lt;ref-type name="Journal Article"&gt;17&lt;/ref-type&gt;&lt;contributors&gt;&lt;authors&gt;&lt;author&gt;Welsh, K. A.&lt;/author&gt;&lt;author&gt;Breitner, J. C. S.&lt;/author&gt;&lt;author&gt;Magruderhabib, K. M.&lt;/author&gt;&lt;/authors&gt;&lt;/contributors&gt;&lt;auth-address&gt;Duke Univ,Med Ctr,Dept Psychiat,Durham,Nc 27710&lt;/auth-address&gt;&lt;titles&gt;&lt;title&gt;Detection of Dementia in the Elderly Using Telephone Screening of Cognitive Status&lt;/title&gt;&lt;secondary-title&gt;Neuropsychiatry Neuropsychology and Behavioral Neurology&lt;/secondary-title&gt;&lt;alt-title&gt;Neuropsy Neuropsy Be&lt;/alt-title&gt;&lt;/titles&gt;&lt;periodical&gt;&lt;full-title&gt;Neuropsychiatry Neuropsychology and Behavioral Neurology&lt;/full-title&gt;&lt;abbr-1&gt;Neuropsy Neuropsy Be&lt;/abbr-1&gt;&lt;/periodical&gt;&lt;alt-periodical&gt;&lt;full-title&gt;Neuropsychiatry Neuropsychology and Behavioral Neurology&lt;/full-title&gt;&lt;abbr-1&gt;Neuropsy Neuropsy Be&lt;/abbr-1&gt;&lt;/alt-periodical&gt;&lt;pages&gt;103-110&lt;/pages&gt;&lt;volume&gt;6&lt;/volume&gt;&lt;number&gt;2&lt;/number&gt;&lt;keywords&gt;&lt;keyword&gt;telephone interview&lt;/keyword&gt;&lt;keyword&gt;alzheimers disease&lt;/keyword&gt;&lt;keyword&gt;in-person evaluation&lt;/keyword&gt;&lt;keyword&gt;post hoc scores&lt;/keyword&gt;&lt;keyword&gt;cognitive deficits&lt;/keyword&gt;&lt;keyword&gt;mini-mental state&lt;/keyword&gt;&lt;keyword&gt;alzheimers-disease&lt;/keyword&gt;&lt;/keywords&gt;&lt;dates&gt;&lt;year&gt;1993&lt;/year&gt;&lt;pub-dates&gt;&lt;date&gt;Apr&lt;/date&gt;&lt;/pub-dates&gt;&lt;/dates&gt;&lt;isbn&gt;0894-878x&lt;/isbn&gt;&lt;accession-num&gt;WOS:A1993KV54000005&lt;/accession-num&gt;&lt;urls&gt;&lt;related-urls&gt;&lt;url&gt;&amp;lt;Go to ISI&amp;gt;://WOS:A1993KV54000005&lt;/url&gt;&lt;/related-urls&gt;&lt;/urls&gt;&lt;language&gt;English&lt;/language&gt;&lt;/record&gt;&lt;/Cite&gt;&lt;/EndNote&gt;</w:instrText>
      </w:r>
      <w:r w:rsidR="00765462" w:rsidRPr="0074421D">
        <w:rPr>
          <w:rFonts w:ascii="Arial" w:hAnsi="Arial" w:cs="Arial"/>
        </w:rPr>
        <w:fldChar w:fldCharType="separate"/>
      </w:r>
      <w:r w:rsidR="00646CE4">
        <w:rPr>
          <w:rFonts w:ascii="Arial" w:hAnsi="Arial" w:cs="Arial"/>
          <w:noProof/>
        </w:rPr>
        <w:t>(15)</w:t>
      </w:r>
      <w:r w:rsidR="00765462" w:rsidRPr="0074421D">
        <w:rPr>
          <w:rFonts w:ascii="Arial" w:hAnsi="Arial" w:cs="Arial"/>
        </w:rPr>
        <w:fldChar w:fldCharType="end"/>
      </w:r>
      <w:r w:rsidR="000A7E66" w:rsidRPr="0074421D">
        <w:rPr>
          <w:rFonts w:ascii="Arial" w:hAnsi="Arial" w:cs="Arial"/>
        </w:rPr>
        <w:t>; the Hopkins Verbal Learning Test-Revised</w:t>
      </w:r>
      <w:r w:rsidR="001A6E20">
        <w:rPr>
          <w:rFonts w:ascii="Arial" w:hAnsi="Arial" w:cs="Arial"/>
        </w:rPr>
        <w:t xml:space="preserve"> </w:t>
      </w:r>
      <w:r w:rsidR="001A6E20">
        <w:rPr>
          <w:rFonts w:ascii="Arial" w:hAnsi="Arial" w:cs="Arial"/>
        </w:rPr>
        <w:fldChar w:fldCharType="begin"/>
      </w:r>
      <w:r w:rsidR="00646CE4">
        <w:rPr>
          <w:rFonts w:ascii="Arial" w:hAnsi="Arial" w:cs="Arial"/>
        </w:rPr>
        <w:instrText xml:space="preserve"> ADDIN EN.CITE &lt;EndNote&gt;&lt;Cite&gt;&lt;Author&gt;Brandt&lt;/Author&gt;&lt;Year&gt;1991&lt;/Year&gt;&lt;RecNum&gt;152&lt;/RecNum&gt;&lt;DisplayText&gt;(16)&lt;/DisplayText&gt;&lt;record&gt;&lt;rec-number&gt;152&lt;/rec-number&gt;&lt;foreign-keys&gt;&lt;key app="EN" db-id="92rxsdfrnefwwte29fnpaw0i5dx2s9r0p22z" timestamp="1715881824"&gt;152&lt;/key&gt;&lt;/foreign-keys&gt;&lt;ref-type name="Journal Article"&gt;17&lt;/ref-type&gt;&lt;contributors&gt;&lt;authors&gt;&lt;author&gt;Brandt, Jason&lt;/author&gt;&lt;/authors&gt;&lt;/contributors&gt;&lt;titles&gt;&lt;title&gt;The Hopkins Verbal Learning Test&lt;/title&gt;&lt;secondary-title&gt;Clinical Neuropsychologist&lt;/secondary-title&gt;&lt;/titles&gt;&lt;periodical&gt;&lt;full-title&gt;Clinical Neuropsychologist&lt;/full-title&gt;&lt;/periodical&gt;&lt;pages&gt;125-142&lt;/pages&gt;&lt;volume&gt;5&lt;/volume&gt;&lt;dates&gt;&lt;year&gt;1991&lt;/year&gt;&lt;/dates&gt;&lt;urls&gt;&lt;/urls&gt;&lt;/record&gt;&lt;/Cite&gt;&lt;/EndNote&gt;</w:instrText>
      </w:r>
      <w:r w:rsidR="001A6E20">
        <w:rPr>
          <w:rFonts w:ascii="Arial" w:hAnsi="Arial" w:cs="Arial"/>
        </w:rPr>
        <w:fldChar w:fldCharType="separate"/>
      </w:r>
      <w:r w:rsidR="00646CE4">
        <w:rPr>
          <w:rFonts w:ascii="Arial" w:hAnsi="Arial" w:cs="Arial"/>
          <w:noProof/>
        </w:rPr>
        <w:t>(16)</w:t>
      </w:r>
      <w:r w:rsidR="001A6E20">
        <w:rPr>
          <w:rFonts w:ascii="Arial" w:hAnsi="Arial" w:cs="Arial"/>
        </w:rPr>
        <w:fldChar w:fldCharType="end"/>
      </w:r>
      <w:r w:rsidR="000A7E66" w:rsidRPr="0074421D">
        <w:rPr>
          <w:rFonts w:ascii="Arial" w:hAnsi="Arial" w:cs="Arial"/>
        </w:rPr>
        <w:t xml:space="preserve">; the Logical Memory </w:t>
      </w:r>
      <w:r w:rsidR="00CD6C7C">
        <w:rPr>
          <w:rFonts w:ascii="Arial" w:hAnsi="Arial" w:cs="Arial"/>
        </w:rPr>
        <w:t>test</w:t>
      </w:r>
      <w:r w:rsidR="000A7E66" w:rsidRPr="0074421D">
        <w:rPr>
          <w:rFonts w:ascii="Arial" w:hAnsi="Arial" w:cs="Arial"/>
        </w:rPr>
        <w:t xml:space="preserve"> (LM) </w:t>
      </w:r>
      <w:r w:rsidR="008B549F">
        <w:rPr>
          <w:rFonts w:ascii="Arial" w:hAnsi="Arial" w:cs="Arial"/>
        </w:rPr>
        <w:fldChar w:fldCharType="begin"/>
      </w:r>
      <w:r w:rsidR="00646CE4">
        <w:rPr>
          <w:rFonts w:ascii="Arial" w:hAnsi="Arial" w:cs="Arial"/>
        </w:rPr>
        <w:instrText xml:space="preserve"> ADDIN EN.CITE &lt;EndNote&gt;&lt;Cite&gt;&lt;Author&gt;Wechsler&lt;/Author&gt;&lt;Year&gt;2009&lt;/Year&gt;&lt;RecNum&gt;144&lt;/RecNum&gt;&lt;DisplayText&gt;(17)&lt;/DisplayText&gt;&lt;record&gt;&lt;rec-number&gt;144&lt;/rec-number&gt;&lt;foreign-keys&gt;&lt;key app="EN" db-id="92rxsdfrnefwwte29fnpaw0i5dx2s9r0p22z" timestamp="1713289397"&gt;144&lt;/key&gt;&lt;/foreign-keys&gt;&lt;ref-type name="Book"&gt;6&lt;/ref-type&gt;&lt;contributors&gt;&lt;authors&gt;&lt;author&gt;Wechsler, D.&lt;/author&gt;&lt;/authors&gt;&lt;/contributors&gt;&lt;titles&gt;&lt;title&gt;Wechsler Memory Scale&lt;/title&gt;&lt;/titles&gt;&lt;edition&gt;4th&lt;/edition&gt;&lt;dates&gt;&lt;year&gt;2009&lt;/year&gt;&lt;/dates&gt;&lt;pub-location&gt;San Antonio TX&lt;/pub-location&gt;&lt;publisher&gt;Pearson&lt;/publisher&gt;&lt;urls&gt;&lt;/urls&gt;&lt;/record&gt;&lt;/Cite&gt;&lt;/EndNote&gt;</w:instrText>
      </w:r>
      <w:r w:rsidR="008B549F">
        <w:rPr>
          <w:rFonts w:ascii="Arial" w:hAnsi="Arial" w:cs="Arial"/>
        </w:rPr>
        <w:fldChar w:fldCharType="separate"/>
      </w:r>
      <w:r w:rsidR="00646CE4">
        <w:rPr>
          <w:rFonts w:ascii="Arial" w:hAnsi="Arial" w:cs="Arial"/>
          <w:noProof/>
        </w:rPr>
        <w:t>(17)</w:t>
      </w:r>
      <w:r w:rsidR="008B549F">
        <w:rPr>
          <w:rFonts w:ascii="Arial" w:hAnsi="Arial" w:cs="Arial"/>
        </w:rPr>
        <w:fldChar w:fldCharType="end"/>
      </w:r>
      <w:r w:rsidR="000A7E66" w:rsidRPr="0074421D">
        <w:rPr>
          <w:rFonts w:ascii="Arial" w:hAnsi="Arial" w:cs="Arial"/>
        </w:rPr>
        <w:t xml:space="preserve">; the Digit Span </w:t>
      </w:r>
      <w:r w:rsidR="00CD6C7C">
        <w:rPr>
          <w:rFonts w:ascii="Arial" w:hAnsi="Arial" w:cs="Arial"/>
        </w:rPr>
        <w:t>t</w:t>
      </w:r>
      <w:r w:rsidR="000A7E66" w:rsidRPr="0074421D">
        <w:rPr>
          <w:rFonts w:ascii="Arial" w:hAnsi="Arial" w:cs="Arial"/>
        </w:rPr>
        <w:t xml:space="preserve">est </w:t>
      </w:r>
      <w:r w:rsidR="008B549F">
        <w:rPr>
          <w:rFonts w:ascii="Arial" w:hAnsi="Arial" w:cs="Arial"/>
        </w:rPr>
        <w:fldChar w:fldCharType="begin"/>
      </w:r>
      <w:r w:rsidR="00646CE4">
        <w:rPr>
          <w:rFonts w:ascii="Arial" w:hAnsi="Arial" w:cs="Arial"/>
        </w:rPr>
        <w:instrText xml:space="preserve"> ADDIN EN.CITE &lt;EndNote&gt;&lt;Cite&gt;&lt;Author&gt;Wechsler&lt;/Author&gt;&lt;Year&gt;2008&lt;/Year&gt;&lt;RecNum&gt;145&lt;/RecNum&gt;&lt;DisplayText&gt;(18)&lt;/DisplayText&gt;&lt;record&gt;&lt;rec-number&gt;145&lt;/rec-number&gt;&lt;foreign-keys&gt;&lt;key app="EN" db-id="92rxsdfrnefwwte29fnpaw0i5dx2s9r0p22z" timestamp="1713289557"&gt;145&lt;/key&gt;&lt;/foreign-keys&gt;&lt;ref-type name="Book"&gt;6&lt;/ref-type&gt;&lt;contributors&gt;&lt;authors&gt;&lt;author&gt;Wechsler, D.&lt;/author&gt;&lt;/authors&gt;&lt;/contributors&gt;&lt;titles&gt;&lt;title&gt;Wechsler Adult Intelligence Scale&lt;/title&gt;&lt;/titles&gt;&lt;edition&gt;4th&lt;/edition&gt;&lt;dates&gt;&lt;year&gt;2008&lt;/year&gt;&lt;/dates&gt;&lt;pub-location&gt;San Antonio TX&lt;/pub-location&gt;&lt;publisher&gt;Pearson&lt;/publisher&gt;&lt;urls&gt;&lt;/urls&gt;&lt;/record&gt;&lt;/Cite&gt;&lt;/EndNote&gt;</w:instrText>
      </w:r>
      <w:r w:rsidR="008B549F">
        <w:rPr>
          <w:rFonts w:ascii="Arial" w:hAnsi="Arial" w:cs="Arial"/>
        </w:rPr>
        <w:fldChar w:fldCharType="separate"/>
      </w:r>
      <w:r w:rsidR="00646CE4">
        <w:rPr>
          <w:rFonts w:ascii="Arial" w:hAnsi="Arial" w:cs="Arial"/>
          <w:noProof/>
        </w:rPr>
        <w:t>(18)</w:t>
      </w:r>
      <w:r w:rsidR="008B549F">
        <w:rPr>
          <w:rFonts w:ascii="Arial" w:hAnsi="Arial" w:cs="Arial"/>
        </w:rPr>
        <w:fldChar w:fldCharType="end"/>
      </w:r>
      <w:r w:rsidR="000A7E66" w:rsidRPr="0074421D">
        <w:rPr>
          <w:rFonts w:ascii="Arial" w:hAnsi="Arial" w:cs="Arial"/>
        </w:rPr>
        <w:t xml:space="preserve">; Category Fluency-Animals; </w:t>
      </w:r>
      <w:r w:rsidR="00CD6C7C">
        <w:rPr>
          <w:rFonts w:ascii="Arial" w:hAnsi="Arial" w:cs="Arial"/>
        </w:rPr>
        <w:t>t</w:t>
      </w:r>
      <w:r w:rsidR="000A7E66" w:rsidRPr="0074421D">
        <w:rPr>
          <w:rFonts w:ascii="Arial" w:hAnsi="Arial" w:cs="Arial"/>
        </w:rPr>
        <w:t xml:space="preserve">he Oral Trail Making Test </w:t>
      </w:r>
      <w:r w:rsidR="00765462" w:rsidRPr="0074421D">
        <w:rPr>
          <w:rFonts w:ascii="Arial" w:hAnsi="Arial" w:cs="Arial"/>
        </w:rPr>
        <w:fldChar w:fldCharType="begin"/>
      </w:r>
      <w:r w:rsidR="00646CE4">
        <w:rPr>
          <w:rFonts w:ascii="Arial" w:hAnsi="Arial" w:cs="Arial"/>
        </w:rPr>
        <w:instrText xml:space="preserve"> ADDIN EN.CITE &lt;EndNote&gt;&lt;Cite&gt;&lt;Author&gt;Ricker&lt;/Author&gt;&lt;Year&gt;1996&lt;/Year&gt;&lt;RecNum&gt;94&lt;/RecNum&gt;&lt;DisplayText&gt;(19)&lt;/DisplayText&gt;&lt;record&gt;&lt;rec-number&gt;94&lt;/rec-number&gt;&lt;foreign-keys&gt;&lt;key app="EN" db-id="92rxsdfrnefwwte29fnpaw0i5dx2s9r0p22z" timestamp="1713204899"&gt;94&lt;/key&gt;&lt;/foreign-keys&gt;&lt;ref-type name="Journal Article"&gt;17&lt;/ref-type&gt;&lt;contributors&gt;&lt;authors&gt;&lt;author&gt;Ricker, J. H.&lt;/author&gt;&lt;author&gt;Axelrod, B. N.&lt;/author&gt;&lt;author&gt;Houtler, B. D.&lt;/author&gt;&lt;/authors&gt;&lt;/contributors&gt;&lt;auth-address&gt;Dept Vet Affairs, Allen Pk, Mi USA&lt;/auth-address&gt;&lt;titles&gt;&lt;title&gt;Clinical validation of the oral trail making test&lt;/title&gt;&lt;secondary-title&gt;Neuropsychiatry Neuropsychology and Behavioral Neurology&lt;/secondary-title&gt;&lt;alt-title&gt;Neuropsy Neuropsy Be&lt;/alt-title&gt;&lt;/titles&gt;&lt;periodical&gt;&lt;full-title&gt;Neuropsychiatry Neuropsychology and Behavioral Neurology&lt;/full-title&gt;&lt;abbr-1&gt;Neuropsy Neuropsy Be&lt;/abbr-1&gt;&lt;/periodical&gt;&lt;alt-periodical&gt;&lt;full-title&gt;Neuropsychiatry Neuropsychology and Behavioral Neurology&lt;/full-title&gt;&lt;abbr-1&gt;Neuropsy Neuropsy Be&lt;/abbr-1&gt;&lt;/alt-periodical&gt;&lt;pages&gt;50-53&lt;/pages&gt;&lt;volume&gt;9&lt;/volume&gt;&lt;number&gt;1&lt;/number&gt;&lt;keywords&gt;&lt;keyword&gt;trail making test&lt;/keyword&gt;&lt;keyword&gt;assessment&lt;/keyword&gt;&lt;keyword&gt;executive control&lt;/keyword&gt;&lt;/keywords&gt;&lt;dates&gt;&lt;year&gt;1996&lt;/year&gt;&lt;pub-dates&gt;&lt;date&gt;Jan&lt;/date&gt;&lt;/pub-dates&gt;&lt;/dates&gt;&lt;isbn&gt;0894-878x&lt;/isbn&gt;&lt;accession-num&gt;WOS:A1996TN50800007&lt;/accession-num&gt;&lt;urls&gt;&lt;related-urls&gt;&lt;url&gt;&amp;lt;Go to ISI&amp;gt;://WOS:A1996TN50800007&lt;/url&gt;&lt;/related-urls&gt;&lt;/urls&gt;&lt;language&gt;English&lt;/language&gt;&lt;/record&gt;&lt;/Cite&gt;&lt;/EndNote&gt;</w:instrText>
      </w:r>
      <w:r w:rsidR="00765462" w:rsidRPr="0074421D">
        <w:rPr>
          <w:rFonts w:ascii="Arial" w:hAnsi="Arial" w:cs="Arial"/>
        </w:rPr>
        <w:fldChar w:fldCharType="separate"/>
      </w:r>
      <w:r w:rsidR="00646CE4">
        <w:rPr>
          <w:rFonts w:ascii="Arial" w:hAnsi="Arial" w:cs="Arial"/>
          <w:noProof/>
        </w:rPr>
        <w:t>(19)</w:t>
      </w:r>
      <w:r w:rsidR="00765462" w:rsidRPr="0074421D">
        <w:rPr>
          <w:rFonts w:ascii="Arial" w:hAnsi="Arial" w:cs="Arial"/>
        </w:rPr>
        <w:fldChar w:fldCharType="end"/>
      </w:r>
      <w:r w:rsidR="000A7E66" w:rsidRPr="0074421D">
        <w:rPr>
          <w:rFonts w:ascii="Arial" w:hAnsi="Arial" w:cs="Arial"/>
        </w:rPr>
        <w:t xml:space="preserve">; </w:t>
      </w:r>
      <w:ins w:id="139" w:author="Steve Rapp" w:date="2024-05-30T15:53:00Z">
        <w:r w:rsidR="000645F1">
          <w:rPr>
            <w:rFonts w:ascii="Arial" w:hAnsi="Arial" w:cs="Arial"/>
          </w:rPr>
          <w:t xml:space="preserve">and </w:t>
        </w:r>
      </w:ins>
      <w:r w:rsidR="000A7E66" w:rsidRPr="0074421D">
        <w:rPr>
          <w:rFonts w:ascii="Arial" w:hAnsi="Arial" w:cs="Arial"/>
        </w:rPr>
        <w:t>the 9-item Personal Health Questionnaire (PHQ-9)</w:t>
      </w:r>
      <w:r w:rsidR="00765462" w:rsidRPr="0074421D">
        <w:rPr>
          <w:rFonts w:ascii="Arial" w:hAnsi="Arial" w:cs="Arial"/>
        </w:rPr>
        <w:fldChar w:fldCharType="begin"/>
      </w:r>
      <w:r w:rsidR="00646CE4">
        <w:rPr>
          <w:rFonts w:ascii="Arial" w:hAnsi="Arial" w:cs="Arial"/>
        </w:rPr>
        <w:instrText xml:space="preserve"> ADDIN EN.CITE &lt;EndNote&gt;&lt;Cite&gt;&lt;Author&gt;Spitzer&lt;/Author&gt;&lt;Year&gt;1994&lt;/Year&gt;&lt;RecNum&gt;106&lt;/RecNum&gt;&lt;DisplayText&gt;(20)&lt;/DisplayText&gt;&lt;record&gt;&lt;rec-number&gt;106&lt;/rec-number&gt;&lt;foreign-keys&gt;&lt;key app="EN" db-id="92rxsdfrnefwwte29fnpaw0i5dx2s9r0p22z" timestamp="1713277441"&gt;106&lt;/key&gt;&lt;/foreign-keys&gt;&lt;ref-type name="Journal Article"&gt;17&lt;/ref-type&gt;&lt;contributors&gt;&lt;authors&gt;&lt;author&gt;Spitzer, R. L.&lt;/author&gt;&lt;author&gt;Williams, J. B.&lt;/author&gt;&lt;author&gt;Kroenke, K.&lt;/author&gt;&lt;author&gt;Linzer, M.&lt;/author&gt;&lt;author&gt;deGruy, F. V., 3rd&lt;/author&gt;&lt;author&gt;Hahn, S. R.&lt;/author&gt;&lt;author&gt;Brody, D.&lt;/author&gt;&lt;author&gt;Johnson, J. G.&lt;/author&gt;&lt;/authors&gt;&lt;/contributors&gt;&lt;auth-address&gt;Biometrics Research Department, New York State Psychiatric Institute, NY 10032.&lt;/auth-address&gt;&lt;titles&gt;&lt;title&gt;Utility of a new procedure for diagnosing mental disorders in primary care. The PRIME-MD 1000 study&lt;/title&gt;&lt;secondary-title&gt;JAMA&lt;/secondary-title&gt;&lt;/titles&gt;&lt;periodical&gt;&lt;full-title&gt;JAMA&lt;/full-title&gt;&lt;/periodical&gt;&lt;pages&gt;1749-56&lt;/pages&gt;&lt;volume&gt;272&lt;/volume&gt;&lt;number&gt;22&lt;/number&gt;&lt;keywords&gt;&lt;keyword&gt;Adult&lt;/keyword&gt;&lt;keyword&gt;Aged&lt;/keyword&gt;&lt;keyword&gt;Aged, 80 and over&lt;/keyword&gt;&lt;keyword&gt;Diagnosis-Related Groups&lt;/keyword&gt;&lt;keyword&gt;*Family Practice&lt;/keyword&gt;&lt;keyword&gt;Female&lt;/keyword&gt;&lt;keyword&gt;Humans&lt;/keyword&gt;&lt;keyword&gt;Male&lt;/keyword&gt;&lt;keyword&gt;Mental Disorders/*diagnosis&lt;/keyword&gt;&lt;keyword&gt;Middle Aged&lt;/keyword&gt;&lt;keyword&gt;*Psychiatric Status Rating Scales&lt;/keyword&gt;&lt;keyword&gt;Psychiatry&lt;/keyword&gt;&lt;keyword&gt;Psychology&lt;/keyword&gt;&lt;keyword&gt;Reproducibility of Results&lt;/keyword&gt;&lt;/keywords&gt;&lt;dates&gt;&lt;year&gt;1994&lt;/year&gt;&lt;pub-dates&gt;&lt;date&gt;Dec 14&lt;/date&gt;&lt;/pub-dates&gt;&lt;/dates&gt;&lt;isbn&gt;0098-7484 (Print)&amp;#xD;0098-7484 (Linking)&lt;/isbn&gt;&lt;accession-num&gt;7966923&lt;/accession-num&gt;&lt;urls&gt;&lt;related-urls&gt;&lt;url&gt;https://www.ncbi.nlm.nih.gov/pubmed/7966923&lt;/url&gt;&lt;/related-urls&gt;&lt;/urls&gt;&lt;remote-database-name&gt;Medline&lt;/remote-database-name&gt;&lt;remote-database-provider&gt;NLM&lt;/remote-database-provider&gt;&lt;/record&gt;&lt;/Cite&gt;&lt;/EndNote&gt;</w:instrText>
      </w:r>
      <w:r w:rsidR="00765462" w:rsidRPr="0074421D">
        <w:rPr>
          <w:rFonts w:ascii="Arial" w:hAnsi="Arial" w:cs="Arial"/>
        </w:rPr>
        <w:fldChar w:fldCharType="separate"/>
      </w:r>
      <w:r w:rsidR="00646CE4">
        <w:rPr>
          <w:rFonts w:ascii="Arial" w:hAnsi="Arial" w:cs="Arial"/>
          <w:noProof/>
        </w:rPr>
        <w:t>(20)</w:t>
      </w:r>
      <w:r w:rsidR="00765462" w:rsidRPr="0074421D">
        <w:rPr>
          <w:rFonts w:ascii="Arial" w:hAnsi="Arial" w:cs="Arial"/>
        </w:rPr>
        <w:fldChar w:fldCharType="end"/>
      </w:r>
      <w:r w:rsidR="000A7E66" w:rsidRPr="0074421D">
        <w:rPr>
          <w:rFonts w:ascii="Arial" w:hAnsi="Arial" w:cs="Arial"/>
        </w:rPr>
        <w:t>, a measure of depressive symptoms</w:t>
      </w:r>
      <w:ins w:id="140" w:author="Steve Rapp" w:date="2024-05-30T15:52:00Z">
        <w:r w:rsidR="000645F1">
          <w:rPr>
            <w:rFonts w:ascii="Arial" w:hAnsi="Arial" w:cs="Arial"/>
          </w:rPr>
          <w:t xml:space="preserve">.  </w:t>
        </w:r>
      </w:ins>
      <w:del w:id="141" w:author="Steve Rapp" w:date="2024-05-30T15:52:00Z">
        <w:r w:rsidR="000A7E66" w:rsidRPr="0074421D" w:rsidDel="000645F1">
          <w:rPr>
            <w:rFonts w:ascii="Arial" w:hAnsi="Arial" w:cs="Arial"/>
          </w:rPr>
          <w:delText xml:space="preserve">; </w:delText>
        </w:r>
      </w:del>
      <w:del w:id="142" w:author="Steve Rapp" w:date="2024-05-30T15:53:00Z">
        <w:r w:rsidR="000A7E66" w:rsidRPr="0074421D" w:rsidDel="000645F1">
          <w:rPr>
            <w:rFonts w:ascii="Arial" w:hAnsi="Arial" w:cs="Arial"/>
          </w:rPr>
          <w:delText>and t</w:delText>
        </w:r>
      </w:del>
      <w:ins w:id="143" w:author="Steve Rapp" w:date="2024-05-30T15:53:00Z">
        <w:r w:rsidR="000645F1">
          <w:rPr>
            <w:rFonts w:ascii="Arial" w:hAnsi="Arial" w:cs="Arial"/>
          </w:rPr>
          <w:t>T</w:t>
        </w:r>
      </w:ins>
      <w:r w:rsidR="000A7E66" w:rsidRPr="0074421D">
        <w:rPr>
          <w:rFonts w:ascii="Arial" w:hAnsi="Arial" w:cs="Arial"/>
        </w:rPr>
        <w:t>he Functional A</w:t>
      </w:r>
      <w:ins w:id="144" w:author="Steve Rapp" w:date="2024-05-30T15:53:00Z">
        <w:r w:rsidR="000645F1">
          <w:rPr>
            <w:rFonts w:ascii="Arial" w:hAnsi="Arial" w:cs="Arial"/>
          </w:rPr>
          <w:t>ctivities</w:t>
        </w:r>
      </w:ins>
      <w:del w:id="145" w:author="Steve Rapp" w:date="2024-05-30T15:53:00Z">
        <w:r w:rsidR="000A7E66" w:rsidRPr="0074421D" w:rsidDel="000645F1">
          <w:rPr>
            <w:rFonts w:ascii="Arial" w:hAnsi="Arial" w:cs="Arial"/>
          </w:rPr>
          <w:delText>ssessment</w:delText>
        </w:r>
      </w:del>
      <w:r w:rsidR="000A7E66" w:rsidRPr="0074421D">
        <w:rPr>
          <w:rFonts w:ascii="Arial" w:hAnsi="Arial" w:cs="Arial"/>
        </w:rPr>
        <w:t xml:space="preserve"> Questionnaire (FAQ) </w:t>
      </w:r>
      <w:r w:rsidR="00765462" w:rsidRPr="0074421D">
        <w:rPr>
          <w:rFonts w:ascii="Arial" w:hAnsi="Arial" w:cs="Arial"/>
        </w:rPr>
        <w:fldChar w:fldCharType="begin"/>
      </w:r>
      <w:r w:rsidR="00646CE4">
        <w:rPr>
          <w:rFonts w:ascii="Arial" w:hAnsi="Arial" w:cs="Arial"/>
        </w:rPr>
        <w:instrText xml:space="preserve"> ADDIN EN.CITE &lt;EndNote&gt;&lt;Cite&gt;&lt;Author&gt;Pfeffer&lt;/Author&gt;&lt;Year&gt;1982&lt;/Year&gt;&lt;RecNum&gt;89&lt;/RecNum&gt;&lt;DisplayText&gt;(21)&lt;/DisplayText&gt;&lt;record&gt;&lt;rec-number&gt;89&lt;/rec-number&gt;&lt;foreign-keys&gt;&lt;key app="EN" db-id="92rxsdfrnefwwte29fnpaw0i5dx2s9r0p22z" timestamp="1713204565"&gt;89&lt;/key&gt;&lt;/foreign-keys&gt;&lt;ref-type name="Journal Article"&gt;17&lt;/ref-type&gt;&lt;contributors&gt;&lt;authors&gt;&lt;author&gt;Pfeffer, R. I.&lt;/author&gt;&lt;author&gt;Kurosaki, T. T.&lt;/author&gt;&lt;author&gt;Harrah, C. H.&lt;/author&gt;&lt;author&gt;Chance, J. M.&lt;/author&gt;&lt;author&gt;Filos, S.&lt;/author&gt;&lt;/authors&gt;&lt;/contributors&gt;&lt;titles&gt;&lt;title&gt;Measurement of Functional Activities in Older Adults in the Community&lt;/title&gt;&lt;secondary-title&gt;Journals of Gerontology&lt;/secondary-title&gt;&lt;alt-title&gt;J Gerontol&lt;/alt-title&gt;&lt;/titles&gt;&lt;periodical&gt;&lt;full-title&gt;Journals of Gerontology&lt;/full-title&gt;&lt;abbr-1&gt;J Gerontol&lt;/abbr-1&gt;&lt;/periodical&gt;&lt;alt-periodical&gt;&lt;full-title&gt;Journals of Gerontology&lt;/full-title&gt;&lt;abbr-1&gt;J Gerontol&lt;/abbr-1&gt;&lt;/alt-periodical&gt;&lt;pages&gt;323-329&lt;/pages&gt;&lt;volume&gt;37&lt;/volume&gt;&lt;number&gt;3&lt;/number&gt;&lt;dates&gt;&lt;year&gt;1982&lt;/year&gt;&lt;/dates&gt;&lt;isbn&gt;0022-1422&lt;/isbn&gt;&lt;accession-num&gt;WOS:A1982NN31600012&lt;/accession-num&gt;&lt;urls&gt;&lt;related-urls&gt;&lt;url&gt;&amp;lt;Go to ISI&amp;gt;://WOS:A1982NN31600012&lt;/url&gt;&lt;/related-urls&gt;&lt;/urls&gt;&lt;electronic-resource-num&gt;DOI 10.1093/geronj/37.3.323&lt;/electronic-resource-num&gt;&lt;language&gt;English&lt;/language&gt;&lt;/record&gt;&lt;/Cite&gt;&lt;/EndNote&gt;</w:instrText>
      </w:r>
      <w:r w:rsidR="00765462" w:rsidRPr="0074421D">
        <w:rPr>
          <w:rFonts w:ascii="Arial" w:hAnsi="Arial" w:cs="Arial"/>
        </w:rPr>
        <w:fldChar w:fldCharType="separate"/>
      </w:r>
      <w:r w:rsidR="00646CE4">
        <w:rPr>
          <w:rFonts w:ascii="Arial" w:hAnsi="Arial" w:cs="Arial"/>
          <w:noProof/>
        </w:rPr>
        <w:t>(21)</w:t>
      </w:r>
      <w:r w:rsidR="00765462" w:rsidRPr="0074421D">
        <w:rPr>
          <w:rFonts w:ascii="Arial" w:hAnsi="Arial" w:cs="Arial"/>
        </w:rPr>
        <w:fldChar w:fldCharType="end"/>
      </w:r>
      <w:r w:rsidR="000A7E66" w:rsidRPr="0074421D">
        <w:rPr>
          <w:rFonts w:ascii="Arial" w:hAnsi="Arial" w:cs="Arial"/>
        </w:rPr>
        <w:t>, a measure of functional status</w:t>
      </w:r>
      <w:r w:rsidR="0073047C" w:rsidRPr="0074421D">
        <w:rPr>
          <w:rFonts w:ascii="Arial" w:hAnsi="Arial" w:cs="Arial"/>
        </w:rPr>
        <w:t xml:space="preserve"> </w:t>
      </w:r>
      <w:ins w:id="146" w:author="Steve Rapp" w:date="2024-05-31T11:21:00Z">
        <w:r w:rsidR="00D5779A">
          <w:rPr>
            <w:rFonts w:ascii="Arial" w:hAnsi="Arial" w:cs="Arial"/>
          </w:rPr>
          <w:t xml:space="preserve">was </w:t>
        </w:r>
      </w:ins>
      <w:ins w:id="147" w:author="Steve Rapp" w:date="2024-05-30T15:55:00Z">
        <w:r w:rsidR="000645F1">
          <w:rPr>
            <w:rFonts w:ascii="Arial" w:hAnsi="Arial" w:cs="Arial"/>
          </w:rPr>
          <w:t>a</w:t>
        </w:r>
      </w:ins>
      <w:ins w:id="148" w:author="Steve Rapp" w:date="2024-05-30T15:56:00Z">
        <w:r w:rsidR="000645F1">
          <w:rPr>
            <w:rFonts w:ascii="Arial" w:hAnsi="Arial" w:cs="Arial"/>
          </w:rPr>
          <w:t>dministered</w:t>
        </w:r>
      </w:ins>
      <w:del w:id="149" w:author="Steve Rapp" w:date="2024-05-30T15:54:00Z">
        <w:r w:rsidR="0073047C" w:rsidRPr="0074421D" w:rsidDel="000645F1">
          <w:rPr>
            <w:rFonts w:ascii="Arial" w:hAnsi="Arial" w:cs="Arial"/>
          </w:rPr>
          <w:delText>for cognition dependent activities</w:delText>
        </w:r>
        <w:r w:rsidR="000A7E66" w:rsidRPr="0074421D" w:rsidDel="000645F1">
          <w:rPr>
            <w:rFonts w:ascii="Arial" w:hAnsi="Arial" w:cs="Arial"/>
          </w:rPr>
          <w:delText xml:space="preserve"> </w:delText>
        </w:r>
      </w:del>
      <w:del w:id="150" w:author="Steve Rapp" w:date="2024-05-30T15:56:00Z">
        <w:r w:rsidR="000A7E66" w:rsidRPr="0074421D" w:rsidDel="000645F1">
          <w:rPr>
            <w:rFonts w:ascii="Arial" w:hAnsi="Arial" w:cs="Arial"/>
          </w:rPr>
          <w:delText>completed by</w:delText>
        </w:r>
      </w:del>
      <w:ins w:id="151" w:author="Steve Rapp" w:date="2024-05-30T15:56:00Z">
        <w:r w:rsidR="000645F1">
          <w:rPr>
            <w:rFonts w:ascii="Arial" w:hAnsi="Arial" w:cs="Arial"/>
          </w:rPr>
          <w:t xml:space="preserve"> to</w:t>
        </w:r>
      </w:ins>
      <w:r w:rsidR="000A7E66" w:rsidRPr="0074421D">
        <w:rPr>
          <w:rFonts w:ascii="Arial" w:hAnsi="Arial" w:cs="Arial"/>
        </w:rPr>
        <w:t xml:space="preserve"> a </w:t>
      </w:r>
      <w:r w:rsidR="00CD6C7C">
        <w:rPr>
          <w:rFonts w:ascii="Arial" w:hAnsi="Arial" w:cs="Arial"/>
        </w:rPr>
        <w:t xml:space="preserve">knowledgeable </w:t>
      </w:r>
      <w:r w:rsidR="000A7E66" w:rsidRPr="0074421D">
        <w:rPr>
          <w:rFonts w:ascii="Arial" w:hAnsi="Arial" w:cs="Arial"/>
        </w:rPr>
        <w:t>proxy</w:t>
      </w:r>
      <w:ins w:id="152" w:author="Steve Rapp" w:date="2024-05-30T15:55:00Z">
        <w:r w:rsidR="000645F1">
          <w:rPr>
            <w:rFonts w:ascii="Arial" w:hAnsi="Arial" w:cs="Arial"/>
          </w:rPr>
          <w:t xml:space="preserve"> by telephone</w:t>
        </w:r>
      </w:ins>
      <w:r w:rsidR="000A7E66" w:rsidRPr="0074421D">
        <w:rPr>
          <w:rFonts w:ascii="Arial" w:hAnsi="Arial" w:cs="Arial"/>
        </w:rPr>
        <w:t xml:space="preserve">.  If a participant had died or was otherwise unable to complete the phone-based cognitive assessment, the Dementia Questionnaire </w:t>
      </w:r>
      <w:r w:rsidR="00765462" w:rsidRPr="0074421D">
        <w:rPr>
          <w:rFonts w:ascii="Arial" w:hAnsi="Arial" w:cs="Arial"/>
        </w:rPr>
        <w:fldChar w:fldCharType="begin"/>
      </w:r>
      <w:r w:rsidR="00646CE4">
        <w:rPr>
          <w:rFonts w:ascii="Arial" w:hAnsi="Arial" w:cs="Arial"/>
        </w:rPr>
        <w:instrText xml:space="preserve"> ADDIN EN.CITE &lt;EndNote&gt;&lt;Cite&gt;&lt;Author&gt;Kawas&lt;/Author&gt;&lt;Year&gt;1994&lt;/Year&gt;&lt;RecNum&gt;13&lt;/RecNum&gt;&lt;DisplayText&gt;(22)&lt;/DisplayText&gt;&lt;record&gt;&lt;rec-number&gt;13&lt;/rec-number&gt;&lt;foreign-keys&gt;&lt;key app="EN" db-id="92rxsdfrnefwwte29fnpaw0i5dx2s9r0p22z" timestamp="1713200921"&gt;13&lt;/key&gt;&lt;/foreign-keys&gt;&lt;ref-type name="Journal Article"&gt;17&lt;/ref-type&gt;&lt;contributors&gt;&lt;authors&gt;&lt;author&gt;Kawas, C.&lt;/author&gt;&lt;author&gt;Segal, J.&lt;/author&gt;&lt;author&gt;Stewart, W. F.&lt;/author&gt;&lt;author&gt;Corrada, M.&lt;/author&gt;&lt;author&gt;Thai, L. J.&lt;/author&gt;&lt;/authors&gt;&lt;/contributors&gt;&lt;auth-address&gt;Johns Hopkins Univ, Sch Hyg &amp;amp; Publ Hlth, Dept Epidemiol, Baltimore, Md USA&amp;#xD;Univ Calif San Diego, Sch Med, Dept Neurosci, San Diego, Ca 92103 USA&lt;/auth-address&gt;&lt;titles&gt;&lt;title&gt;A Validation-Study of the Dementia Questionnaire&lt;/title&gt;&lt;secondary-title&gt;Archives of Neurology&lt;/secondary-title&gt;&lt;alt-title&gt;Arch Neurol-Chicago&lt;/alt-title&gt;&lt;/titles&gt;&lt;periodical&gt;&lt;full-title&gt;Archives of Neurology&lt;/full-title&gt;&lt;abbr-1&gt;Arch Neurol-Chicago&lt;/abbr-1&gt;&lt;/periodical&gt;&lt;alt-periodical&gt;&lt;full-title&gt;Archives of Neurology&lt;/full-title&gt;&lt;abbr-1&gt;Arch Neurol-Chicago&lt;/abbr-1&gt;&lt;/alt-periodical&gt;&lt;pages&gt;901-906&lt;/pages&gt;&lt;volume&gt;51&lt;/volume&gt;&lt;number&gt;9&lt;/number&gt;&lt;keywords&gt;&lt;keyword&gt;alzheimers-disease&lt;/keyword&gt;&lt;keyword&gt;reliability&lt;/keyword&gt;&lt;/keywords&gt;&lt;dates&gt;&lt;year&gt;1994&lt;/year&gt;&lt;pub-dates&gt;&lt;date&gt;Sep&lt;/date&gt;&lt;/pub-dates&gt;&lt;/dates&gt;&lt;isbn&gt;0003-9942&lt;/isbn&gt;&lt;accession-num&gt;WOS:A1994PG22500011&lt;/accession-num&gt;&lt;urls&gt;&lt;related-urls&gt;&lt;url&gt;&amp;lt;Go to ISI&amp;gt;://WOS:A1994PG22500011&lt;/url&gt;&lt;/related-urls&gt;&lt;/urls&gt;&lt;electronic-resource-num&gt;DOI 10.1001/archneur.1994.00540210073015&lt;/electronic-resource-num&gt;&lt;language&gt;English&lt;/language&gt;&lt;/record&gt;&lt;/Cite&gt;&lt;/EndNote&gt;</w:instrText>
      </w:r>
      <w:r w:rsidR="00765462" w:rsidRPr="0074421D">
        <w:rPr>
          <w:rFonts w:ascii="Arial" w:hAnsi="Arial" w:cs="Arial"/>
        </w:rPr>
        <w:fldChar w:fldCharType="separate"/>
      </w:r>
      <w:r w:rsidR="00646CE4">
        <w:rPr>
          <w:rFonts w:ascii="Arial" w:hAnsi="Arial" w:cs="Arial"/>
          <w:noProof/>
        </w:rPr>
        <w:t>(22)</w:t>
      </w:r>
      <w:r w:rsidR="00765462" w:rsidRPr="0074421D">
        <w:rPr>
          <w:rFonts w:ascii="Arial" w:hAnsi="Arial" w:cs="Arial"/>
        </w:rPr>
        <w:fldChar w:fldCharType="end"/>
      </w:r>
      <w:ins w:id="153" w:author="Steve Rapp" w:date="2024-05-30T15:56:00Z">
        <w:r w:rsidR="000645F1">
          <w:rPr>
            <w:rFonts w:ascii="Arial" w:hAnsi="Arial" w:cs="Arial"/>
          </w:rPr>
          <w:t xml:space="preserve">, a structured interview assessing observed cognitive and behavioral changes, </w:t>
        </w:r>
      </w:ins>
      <w:ins w:id="154" w:author="Steve Rapp" w:date="2024-05-30T15:57:00Z">
        <w:r w:rsidR="000645F1">
          <w:rPr>
            <w:rFonts w:ascii="Arial" w:hAnsi="Arial" w:cs="Arial"/>
          </w:rPr>
          <w:t xml:space="preserve">functional status, </w:t>
        </w:r>
      </w:ins>
      <w:ins w:id="155" w:author="Steve Rapp" w:date="2024-05-30T15:58:00Z">
        <w:r w:rsidR="000645F1">
          <w:rPr>
            <w:rFonts w:ascii="Arial" w:hAnsi="Arial" w:cs="Arial"/>
          </w:rPr>
          <w:t xml:space="preserve">and </w:t>
        </w:r>
      </w:ins>
      <w:ins w:id="156" w:author="Steve Rapp" w:date="2024-05-30T15:57:00Z">
        <w:r w:rsidR="000645F1">
          <w:rPr>
            <w:rFonts w:ascii="Arial" w:hAnsi="Arial" w:cs="Arial"/>
          </w:rPr>
          <w:t xml:space="preserve">medical and health information </w:t>
        </w:r>
      </w:ins>
      <w:del w:id="157" w:author="Steve Rapp" w:date="2024-05-30T15:58:00Z">
        <w:r w:rsidR="000A7E66" w:rsidRPr="0074421D" w:rsidDel="000645F1">
          <w:rPr>
            <w:rFonts w:ascii="Arial" w:hAnsi="Arial" w:cs="Arial"/>
          </w:rPr>
          <w:delText xml:space="preserve"> </w:delText>
        </w:r>
      </w:del>
      <w:r w:rsidR="000A7E66" w:rsidRPr="0074421D">
        <w:rPr>
          <w:rFonts w:ascii="Arial" w:hAnsi="Arial" w:cs="Arial"/>
        </w:rPr>
        <w:t xml:space="preserve">was administered to </w:t>
      </w:r>
      <w:ins w:id="158" w:author="Steve Rapp" w:date="2024-05-31T11:21:00Z">
        <w:r w:rsidR="00D5779A">
          <w:rPr>
            <w:rFonts w:ascii="Arial" w:hAnsi="Arial" w:cs="Arial"/>
          </w:rPr>
          <w:t xml:space="preserve">the </w:t>
        </w:r>
      </w:ins>
      <w:r w:rsidR="000A7E66" w:rsidRPr="0074421D">
        <w:rPr>
          <w:rFonts w:ascii="Arial" w:hAnsi="Arial" w:cs="Arial"/>
        </w:rPr>
        <w:t xml:space="preserve">proxy. For all tests and questionnaires, validated Spanish translations were used when available. Otherwise, instruments were translated </w:t>
      </w:r>
      <w:ins w:id="159" w:author="Steve Rapp" w:date="2024-05-30T15:58:00Z">
        <w:r w:rsidR="000645F1">
          <w:rPr>
            <w:rFonts w:ascii="Arial" w:hAnsi="Arial" w:cs="Arial"/>
          </w:rPr>
          <w:t>by native Sp</w:t>
        </w:r>
      </w:ins>
      <w:ins w:id="160" w:author="Steve Rapp" w:date="2024-05-30T15:59:00Z">
        <w:r w:rsidR="000645F1">
          <w:rPr>
            <w:rFonts w:ascii="Arial" w:hAnsi="Arial" w:cs="Arial"/>
          </w:rPr>
          <w:t xml:space="preserve">anish </w:t>
        </w:r>
      </w:ins>
      <w:ins w:id="161" w:author="Steve Rapp" w:date="2024-05-30T15:58:00Z">
        <w:r w:rsidR="000645F1">
          <w:rPr>
            <w:rFonts w:ascii="Arial" w:hAnsi="Arial" w:cs="Arial"/>
          </w:rPr>
          <w:t xml:space="preserve">speakers </w:t>
        </w:r>
      </w:ins>
      <w:r w:rsidR="000A7E66" w:rsidRPr="0074421D">
        <w:rPr>
          <w:rFonts w:ascii="Arial" w:hAnsi="Arial" w:cs="Arial"/>
        </w:rPr>
        <w:t xml:space="preserve">and then </w:t>
      </w:r>
      <w:proofErr w:type="gramStart"/>
      <w:r w:rsidR="000A7E66" w:rsidRPr="0074421D">
        <w:rPr>
          <w:rFonts w:ascii="Arial" w:hAnsi="Arial" w:cs="Arial"/>
        </w:rPr>
        <w:t>back-translated</w:t>
      </w:r>
      <w:proofErr w:type="gramEnd"/>
      <w:r w:rsidR="000A7E66" w:rsidRPr="0074421D">
        <w:rPr>
          <w:rFonts w:ascii="Arial" w:hAnsi="Arial" w:cs="Arial"/>
        </w:rPr>
        <w:t>.</w:t>
      </w:r>
    </w:p>
    <w:p w14:paraId="68C90F95" w14:textId="77777777" w:rsidR="000A7E66" w:rsidRPr="0074421D" w:rsidRDefault="000A7E66" w:rsidP="00B61848">
      <w:pPr>
        <w:spacing w:line="480" w:lineRule="auto"/>
        <w:rPr>
          <w:rFonts w:ascii="Arial" w:hAnsi="Arial" w:cs="Arial"/>
        </w:rPr>
      </w:pPr>
    </w:p>
    <w:p w14:paraId="6924B6C4" w14:textId="1CB45880" w:rsidR="000A6C1A" w:rsidRPr="00D44335" w:rsidRDefault="005A671D" w:rsidP="00B61848">
      <w:pPr>
        <w:spacing w:line="480" w:lineRule="auto"/>
        <w:rPr>
          <w:rFonts w:ascii="Arial" w:hAnsi="Arial" w:cs="Arial"/>
        </w:rPr>
      </w:pPr>
      <w:r>
        <w:rPr>
          <w:rFonts w:ascii="Arial" w:hAnsi="Arial" w:cs="Arial"/>
        </w:rPr>
        <w:t xml:space="preserve">Adjudication of cognitive status </w:t>
      </w:r>
      <w:r w:rsidR="003242A7" w:rsidRPr="00D44335">
        <w:rPr>
          <w:rFonts w:ascii="Arial" w:hAnsi="Arial" w:cs="Arial"/>
        </w:rPr>
        <w:t>was made by</w:t>
      </w:r>
      <w:del w:id="162" w:author="Steve Rapp" w:date="2024-05-31T11:10:00Z">
        <w:r w:rsidR="003242A7" w:rsidRPr="00D44335" w:rsidDel="009F151C">
          <w:rPr>
            <w:rFonts w:ascii="Arial" w:hAnsi="Arial" w:cs="Arial"/>
          </w:rPr>
          <w:delText xml:space="preserve"> a</w:delText>
        </w:r>
      </w:del>
      <w:r w:rsidR="003242A7" w:rsidRPr="00D44335">
        <w:rPr>
          <w:rFonts w:ascii="Arial" w:hAnsi="Arial" w:cs="Arial"/>
        </w:rPr>
        <w:t xml:space="preserve"> </w:t>
      </w:r>
      <w:ins w:id="163" w:author="Steve Rapp" w:date="2024-05-30T15:59:00Z">
        <w:r w:rsidR="000645F1">
          <w:rPr>
            <w:rFonts w:ascii="Arial" w:hAnsi="Arial" w:cs="Arial"/>
          </w:rPr>
          <w:t xml:space="preserve">the same </w:t>
        </w:r>
      </w:ins>
      <w:r w:rsidR="003242A7" w:rsidRPr="00D44335">
        <w:rPr>
          <w:rFonts w:ascii="Arial" w:hAnsi="Arial" w:cs="Arial"/>
        </w:rPr>
        <w:t xml:space="preserve">panel of experts (neurologists, geriatricians, </w:t>
      </w:r>
      <w:proofErr w:type="spellStart"/>
      <w:r w:rsidR="003242A7" w:rsidRPr="00D44335">
        <w:rPr>
          <w:rFonts w:ascii="Arial" w:hAnsi="Arial" w:cs="Arial"/>
        </w:rPr>
        <w:t>geropsychiatrists</w:t>
      </w:r>
      <w:proofErr w:type="spellEnd"/>
      <w:r w:rsidR="003242A7" w:rsidRPr="00D44335">
        <w:rPr>
          <w:rFonts w:ascii="Arial" w:hAnsi="Arial" w:cs="Arial"/>
        </w:rPr>
        <w:t xml:space="preserve">, neuropsychologists and </w:t>
      </w:r>
      <w:proofErr w:type="spellStart"/>
      <w:r w:rsidR="003242A7" w:rsidRPr="00D44335">
        <w:rPr>
          <w:rFonts w:ascii="Arial" w:hAnsi="Arial" w:cs="Arial"/>
        </w:rPr>
        <w:t>geropsychologists</w:t>
      </w:r>
      <w:proofErr w:type="spellEnd"/>
      <w:r w:rsidR="003242A7" w:rsidRPr="00D44335">
        <w:rPr>
          <w:rFonts w:ascii="Arial" w:hAnsi="Arial" w:cs="Arial"/>
        </w:rPr>
        <w:t>) with</w:t>
      </w:r>
      <w:r w:rsidR="00210E60" w:rsidRPr="00D44335">
        <w:rPr>
          <w:rFonts w:ascii="Arial" w:hAnsi="Arial" w:cs="Arial"/>
        </w:rPr>
        <w:t xml:space="preserve"> clinical</w:t>
      </w:r>
      <w:r w:rsidR="003242A7" w:rsidRPr="00D44335">
        <w:rPr>
          <w:rFonts w:ascii="Arial" w:hAnsi="Arial" w:cs="Arial"/>
        </w:rPr>
        <w:t xml:space="preserve"> expertise diagnosing </w:t>
      </w:r>
      <w:r w:rsidR="008000D7">
        <w:rPr>
          <w:rFonts w:ascii="Arial" w:hAnsi="Arial" w:cs="Arial"/>
        </w:rPr>
        <w:t xml:space="preserve">MCI and </w:t>
      </w:r>
      <w:r w:rsidR="003242A7" w:rsidRPr="0074421D">
        <w:rPr>
          <w:rFonts w:ascii="Arial" w:hAnsi="Arial" w:cs="Arial"/>
        </w:rPr>
        <w:t>dementia</w:t>
      </w:r>
      <w:ins w:id="164" w:author="Steve Rapp" w:date="2024-05-30T15:59:00Z">
        <w:r w:rsidR="00785E24">
          <w:rPr>
            <w:rFonts w:ascii="Arial" w:hAnsi="Arial" w:cs="Arial"/>
          </w:rPr>
          <w:t xml:space="preserve"> that was utilized during the trial period</w:t>
        </w:r>
      </w:ins>
      <w:r w:rsidR="003242A7" w:rsidRPr="0074421D">
        <w:rPr>
          <w:rFonts w:ascii="Arial" w:hAnsi="Arial" w:cs="Arial"/>
        </w:rPr>
        <w:t xml:space="preserve">.  </w:t>
      </w:r>
      <w:r>
        <w:rPr>
          <w:rFonts w:ascii="Arial" w:hAnsi="Arial" w:cs="Arial"/>
        </w:rPr>
        <w:t>Adjudication</w:t>
      </w:r>
      <w:r w:rsidR="003242A7" w:rsidRPr="00D44335">
        <w:rPr>
          <w:rFonts w:ascii="Arial" w:hAnsi="Arial" w:cs="Arial"/>
        </w:rPr>
        <w:t xml:space="preserve"> procedures were the same </w:t>
      </w:r>
      <w:r w:rsidR="00210E60" w:rsidRPr="00D44335">
        <w:rPr>
          <w:rFonts w:ascii="Arial" w:hAnsi="Arial" w:cs="Arial"/>
        </w:rPr>
        <w:t xml:space="preserve">throughout all phases of </w:t>
      </w:r>
      <w:r>
        <w:rPr>
          <w:rFonts w:ascii="Arial" w:hAnsi="Arial" w:cs="Arial"/>
        </w:rPr>
        <w:t>the trial</w:t>
      </w:r>
      <w:r w:rsidR="00210E60" w:rsidRPr="00D44335">
        <w:rPr>
          <w:rFonts w:ascii="Arial" w:hAnsi="Arial" w:cs="Arial"/>
        </w:rPr>
        <w:t xml:space="preserve"> </w:t>
      </w:r>
      <w:ins w:id="165" w:author="Steve Rapp" w:date="2024-05-30T15:59:00Z">
        <w:r w:rsidR="00785E24">
          <w:rPr>
            <w:rFonts w:ascii="Arial" w:hAnsi="Arial" w:cs="Arial"/>
          </w:rPr>
          <w:t>and fo</w:t>
        </w:r>
      </w:ins>
      <w:ins w:id="166" w:author="Steve Rapp" w:date="2024-05-30T16:00:00Z">
        <w:r w:rsidR="00785E24">
          <w:rPr>
            <w:rFonts w:ascii="Arial" w:hAnsi="Arial" w:cs="Arial"/>
          </w:rPr>
          <w:t xml:space="preserve">llow-up </w:t>
        </w:r>
      </w:ins>
      <w:r w:rsidR="003242A7" w:rsidRPr="00D44335">
        <w:rPr>
          <w:rFonts w:ascii="Arial" w:hAnsi="Arial" w:cs="Arial"/>
        </w:rPr>
        <w:t xml:space="preserve">and used all available data collected during </w:t>
      </w:r>
      <w:r>
        <w:rPr>
          <w:rFonts w:ascii="Arial" w:hAnsi="Arial" w:cs="Arial"/>
        </w:rPr>
        <w:t>each phase</w:t>
      </w:r>
      <w:r w:rsidR="003242A7" w:rsidRPr="0074421D">
        <w:rPr>
          <w:rFonts w:ascii="Arial" w:hAnsi="Arial" w:cs="Arial"/>
        </w:rPr>
        <w:t>, which</w:t>
      </w:r>
      <w:r w:rsidR="008000D7">
        <w:rPr>
          <w:rFonts w:ascii="Arial" w:hAnsi="Arial" w:cs="Arial"/>
        </w:rPr>
        <w:t>, in addition to the cognitive assessments and proxy reports,</w:t>
      </w:r>
      <w:r w:rsidR="003242A7" w:rsidRPr="00D44335">
        <w:rPr>
          <w:rFonts w:ascii="Arial" w:hAnsi="Arial" w:cs="Arial"/>
        </w:rPr>
        <w:t xml:space="preserve"> included </w:t>
      </w:r>
      <w:r w:rsidR="000A6C1A" w:rsidRPr="00D44335">
        <w:rPr>
          <w:rFonts w:ascii="Arial" w:hAnsi="Arial" w:cs="Arial"/>
        </w:rPr>
        <w:t>standardized measure</w:t>
      </w:r>
      <w:r w:rsidR="003242A7" w:rsidRPr="00D44335">
        <w:rPr>
          <w:rFonts w:ascii="Arial" w:hAnsi="Arial" w:cs="Arial"/>
        </w:rPr>
        <w:t>s</w:t>
      </w:r>
      <w:r w:rsidR="000A6C1A" w:rsidRPr="00D44335">
        <w:rPr>
          <w:rFonts w:ascii="Arial" w:hAnsi="Arial" w:cs="Arial"/>
        </w:rPr>
        <w:t xml:space="preserve"> of </w:t>
      </w:r>
      <w:r w:rsidR="008000D7">
        <w:rPr>
          <w:rFonts w:ascii="Arial" w:hAnsi="Arial" w:cs="Arial"/>
        </w:rPr>
        <w:t xml:space="preserve">self-reported </w:t>
      </w:r>
      <w:r w:rsidR="000A6C1A" w:rsidRPr="00D44335">
        <w:rPr>
          <w:rFonts w:ascii="Arial" w:hAnsi="Arial" w:cs="Arial"/>
        </w:rPr>
        <w:t>perceived health status</w:t>
      </w:r>
      <w:r w:rsidR="008000D7">
        <w:rPr>
          <w:rFonts w:ascii="Arial" w:hAnsi="Arial" w:cs="Arial"/>
        </w:rPr>
        <w:t>,</w:t>
      </w:r>
      <w:r w:rsidR="000A6C1A" w:rsidRPr="00D44335">
        <w:rPr>
          <w:rFonts w:ascii="Arial" w:hAnsi="Arial" w:cs="Arial"/>
        </w:rPr>
        <w:t xml:space="preserve"> quality of life</w:t>
      </w:r>
      <w:r w:rsidR="003803C8">
        <w:rPr>
          <w:rFonts w:ascii="Arial" w:hAnsi="Arial" w:cs="Arial"/>
        </w:rPr>
        <w:t xml:space="preserve"> </w:t>
      </w:r>
      <w:r w:rsidR="003803C8">
        <w:rPr>
          <w:rFonts w:ascii="Arial" w:hAnsi="Arial" w:cs="Arial"/>
        </w:rPr>
        <w:fldChar w:fldCharType="begin">
          <w:fldData xml:space="preserve">PEVuZE5vdGU+PENpdGU+PEF1dGhvcj5CZXJsb3dpdHo8L0F1dGhvcj48WWVhcj4yMDE3PC9ZZWFy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</w:fldData>
        </w:fldChar>
      </w:r>
      <w:r w:rsidR="00646CE4">
        <w:rPr>
          <w:rFonts w:ascii="Arial" w:hAnsi="Arial" w:cs="Arial"/>
        </w:rPr>
        <w:instrText xml:space="preserve"> ADDIN EN.CITE </w:instrText>
      </w:r>
      <w:r w:rsidR="00646CE4">
        <w:rPr>
          <w:rFonts w:ascii="Arial" w:hAnsi="Arial" w:cs="Arial"/>
        </w:rPr>
        <w:fldChar w:fldCharType="begin">
          <w:fldData xml:space="preserve">PEVuZE5vdGU+PENpdGU+PEF1dGhvcj5CZXJsb3dpdHo8L0F1dGhvcj48WWVhcj4yMDE3PC9ZZWFy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</w:fldData>
        </w:fldChar>
      </w:r>
      <w:r w:rsidR="00646CE4">
        <w:rPr>
          <w:rFonts w:ascii="Arial" w:hAnsi="Arial" w:cs="Arial"/>
        </w:rPr>
        <w:instrText xml:space="preserve"> ADDIN EN.CITE.DATA </w:instrText>
      </w:r>
      <w:r w:rsidR="00646CE4">
        <w:rPr>
          <w:rFonts w:ascii="Arial" w:hAnsi="Arial" w:cs="Arial"/>
        </w:rPr>
      </w:r>
      <w:r w:rsidR="00646CE4">
        <w:rPr>
          <w:rFonts w:ascii="Arial" w:hAnsi="Arial" w:cs="Arial"/>
        </w:rPr>
        <w:fldChar w:fldCharType="end"/>
      </w:r>
      <w:r w:rsidR="003803C8">
        <w:rPr>
          <w:rFonts w:ascii="Arial" w:hAnsi="Arial" w:cs="Arial"/>
        </w:rPr>
      </w:r>
      <w:r w:rsidR="003803C8">
        <w:rPr>
          <w:rFonts w:ascii="Arial" w:hAnsi="Arial" w:cs="Arial"/>
        </w:rPr>
        <w:fldChar w:fldCharType="separate"/>
      </w:r>
      <w:r w:rsidR="00646CE4">
        <w:rPr>
          <w:rFonts w:ascii="Arial" w:hAnsi="Arial" w:cs="Arial"/>
          <w:noProof/>
        </w:rPr>
        <w:t>(23)</w:t>
      </w:r>
      <w:r w:rsidR="003803C8">
        <w:rPr>
          <w:rFonts w:ascii="Arial" w:hAnsi="Arial" w:cs="Arial"/>
        </w:rPr>
        <w:fldChar w:fldCharType="end"/>
      </w:r>
      <w:r w:rsidR="008000D7">
        <w:rPr>
          <w:rFonts w:ascii="Arial" w:hAnsi="Arial" w:cs="Arial"/>
        </w:rPr>
        <w:t>,</w:t>
      </w:r>
      <w:r w:rsidR="003242A7" w:rsidRPr="00D44335">
        <w:rPr>
          <w:rFonts w:ascii="Arial" w:hAnsi="Arial" w:cs="Arial"/>
        </w:rPr>
        <w:t xml:space="preserve"> </w:t>
      </w:r>
      <w:r w:rsidR="000A6C1A" w:rsidRPr="00D44335">
        <w:rPr>
          <w:rFonts w:ascii="Arial" w:hAnsi="Arial" w:cs="Arial"/>
        </w:rPr>
        <w:t xml:space="preserve">current medications, medical problems, and current health habits (smoking, alcohol use, and physical activity). </w:t>
      </w:r>
      <w:r w:rsidR="003242A7" w:rsidRPr="00D44335">
        <w:rPr>
          <w:rFonts w:ascii="Arial" w:hAnsi="Arial" w:cs="Arial"/>
        </w:rPr>
        <w:t xml:space="preserve"> A</w:t>
      </w:r>
      <w:r w:rsidR="000A6C1A" w:rsidRPr="00D44335">
        <w:rPr>
          <w:rFonts w:ascii="Arial" w:hAnsi="Arial" w:cs="Arial"/>
        </w:rPr>
        <w:t>ll references to treatment group were redacted</w:t>
      </w:r>
      <w:r w:rsidR="003242A7" w:rsidRPr="00D44335">
        <w:rPr>
          <w:rFonts w:ascii="Arial" w:hAnsi="Arial" w:cs="Arial"/>
        </w:rPr>
        <w:t>, and t</w:t>
      </w:r>
      <w:r w:rsidR="000A6C1A" w:rsidRPr="00D44335">
        <w:rPr>
          <w:rFonts w:ascii="Arial" w:hAnsi="Arial" w:cs="Arial"/>
        </w:rPr>
        <w:t xml:space="preserve">he adjudicators were masked to treatment assignment. </w:t>
      </w:r>
      <w:r w:rsidR="001F14CA">
        <w:rPr>
          <w:rFonts w:ascii="Arial" w:hAnsi="Arial" w:cs="Arial"/>
        </w:rPr>
        <w:t xml:space="preserve">Participants scoring above 31 on the TICS-M were presumed to have no cognitive impairment; those with scores </w:t>
      </w:r>
      <w:r w:rsidR="001F14CA">
        <w:rPr>
          <w:rFonts w:ascii="Arial" w:hAnsi="Arial" w:cs="Arial"/>
          <w:u w:val="single"/>
        </w:rPr>
        <w:t>&lt;</w:t>
      </w:r>
      <w:r w:rsidR="001F14CA">
        <w:rPr>
          <w:rFonts w:ascii="Arial" w:hAnsi="Arial" w:cs="Arial"/>
        </w:rPr>
        <w:t xml:space="preserve"> 31 were referred for adjudication. </w:t>
      </w:r>
      <w:r w:rsidR="000A6C1A" w:rsidRPr="00D44335">
        <w:rPr>
          <w:rFonts w:ascii="Arial" w:hAnsi="Arial" w:cs="Arial"/>
        </w:rPr>
        <w:t xml:space="preserve">Participants were classified into 1 of 3 primary categories: no cognitive impairment, </w:t>
      </w:r>
      <w:r w:rsidR="000A6C1A" w:rsidRPr="00D44335">
        <w:rPr>
          <w:rFonts w:ascii="Arial" w:hAnsi="Arial" w:cs="Arial"/>
        </w:rPr>
        <w:lastRenderedPageBreak/>
        <w:t xml:space="preserve">MCI, or probable dementia. Unclassifiable cases </w:t>
      </w:r>
      <w:ins w:id="167" w:author="Steve Rapp" w:date="2024-05-30T16:00:00Z">
        <w:r w:rsidR="00785E24">
          <w:rPr>
            <w:rFonts w:ascii="Arial" w:hAnsi="Arial" w:cs="Arial"/>
          </w:rPr>
          <w:t>(</w:t>
        </w:r>
      </w:ins>
      <w:ins w:id="168" w:author="Steve Rapp" w:date="2024-05-30T16:01:00Z">
        <w:r w:rsidR="00785E24">
          <w:rPr>
            <w:rFonts w:ascii="Arial" w:hAnsi="Arial" w:cs="Arial"/>
          </w:rPr>
          <w:t xml:space="preserve">e.g. significant depression, recent health event) </w:t>
        </w:r>
      </w:ins>
      <w:r w:rsidR="000A6C1A" w:rsidRPr="00D44335">
        <w:rPr>
          <w:rFonts w:ascii="Arial" w:hAnsi="Arial" w:cs="Arial"/>
        </w:rPr>
        <w:t>were placed in a “cannot classify” category. Each case was reviewed independently by 2 adjudicators using standardized diagnostic criteria for probable dementia and MCI</w:t>
      </w:r>
      <w:r w:rsidR="003242A7" w:rsidRPr="00D44335">
        <w:rPr>
          <w:rFonts w:ascii="Arial" w:hAnsi="Arial" w:cs="Arial"/>
        </w:rPr>
        <w:t xml:space="preserve"> </w:t>
      </w:r>
      <w:del w:id="169" w:author="David M. Reboussin" w:date="2024-05-14T13:54:00Z">
        <w:r w:rsidR="003242A7" w:rsidRPr="00D44335" w:rsidDel="00A37544">
          <w:rPr>
            <w:rFonts w:ascii="Arial" w:hAnsi="Arial" w:cs="Arial"/>
          </w:rPr>
          <w:delText>[</w:delText>
        </w:r>
        <w:r w:rsidR="000A6C1A" w:rsidRPr="00D44335" w:rsidDel="00A37544">
          <w:rPr>
            <w:rFonts w:ascii="Arial" w:hAnsi="Arial" w:cs="Arial"/>
            <w:highlight w:val="yellow"/>
          </w:rPr>
          <w:delText>26,27</w:delText>
        </w:r>
        <w:r w:rsidR="003242A7" w:rsidRPr="00D44335" w:rsidDel="00A37544">
          <w:rPr>
            <w:rFonts w:ascii="Arial" w:hAnsi="Arial" w:cs="Arial"/>
          </w:rPr>
          <w:delText>]</w:delText>
        </w:r>
        <w:r w:rsidR="000A6C1A" w:rsidRPr="00D44335" w:rsidDel="00A37544">
          <w:rPr>
            <w:rFonts w:ascii="Arial" w:hAnsi="Arial" w:cs="Arial"/>
          </w:rPr>
          <w:delText xml:space="preserve"> </w:delText>
        </w:r>
      </w:del>
      <w:r w:rsidR="00765462" w:rsidRPr="00D44335">
        <w:rPr>
          <w:rFonts w:ascii="Arial" w:hAnsi="Arial" w:cs="Arial"/>
        </w:rPr>
        <w:fldChar w:fldCharType="begin">
          <w:fldData xml:space="preserve">PEVuZE5vdGU+PENpdGU+PEF1dGhvcj5BbGJlcnQ8L0F1dGhvcj48WWVhcj4yMDExPC9ZZWFyPjxS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</w:fldData>
        </w:fldChar>
      </w:r>
      <w:r w:rsidR="00646CE4">
        <w:rPr>
          <w:rFonts w:ascii="Arial" w:hAnsi="Arial" w:cs="Arial"/>
        </w:rPr>
        <w:instrText xml:space="preserve"> ADDIN EN.CITE </w:instrText>
      </w:r>
      <w:r w:rsidR="00646CE4">
        <w:rPr>
          <w:rFonts w:ascii="Arial" w:hAnsi="Arial" w:cs="Arial"/>
        </w:rPr>
        <w:fldChar w:fldCharType="begin">
          <w:fldData xml:space="preserve">PEVuZE5vdGU+PENpdGU+PEF1dGhvcj5BbGJlcnQ8L0F1dGhvcj48WWVhcj4yMDExPC9ZZWFyPjxS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</w:fldData>
        </w:fldChar>
      </w:r>
      <w:r w:rsidR="00646CE4">
        <w:rPr>
          <w:rFonts w:ascii="Arial" w:hAnsi="Arial" w:cs="Arial"/>
        </w:rPr>
        <w:instrText xml:space="preserve"> ADDIN EN.CITE.DATA </w:instrText>
      </w:r>
      <w:r w:rsidR="00646CE4">
        <w:rPr>
          <w:rFonts w:ascii="Arial" w:hAnsi="Arial" w:cs="Arial"/>
        </w:rPr>
      </w:r>
      <w:r w:rsidR="00646CE4">
        <w:rPr>
          <w:rFonts w:ascii="Arial" w:hAnsi="Arial" w:cs="Arial"/>
        </w:rPr>
        <w:fldChar w:fldCharType="end"/>
      </w:r>
      <w:r w:rsidR="00765462" w:rsidRPr="00D44335">
        <w:rPr>
          <w:rFonts w:ascii="Arial" w:hAnsi="Arial" w:cs="Arial"/>
        </w:rPr>
      </w:r>
      <w:r w:rsidR="00765462" w:rsidRPr="00D44335">
        <w:rPr>
          <w:rFonts w:ascii="Arial" w:hAnsi="Arial" w:cs="Arial"/>
        </w:rPr>
        <w:fldChar w:fldCharType="separate"/>
      </w:r>
      <w:r w:rsidR="00646CE4">
        <w:rPr>
          <w:rFonts w:ascii="Arial" w:hAnsi="Arial" w:cs="Arial"/>
          <w:noProof/>
        </w:rPr>
        <w:t>(24, 25)</w:t>
      </w:r>
      <w:r w:rsidR="00765462" w:rsidRPr="00D44335">
        <w:rPr>
          <w:rFonts w:ascii="Arial" w:hAnsi="Arial" w:cs="Arial"/>
        </w:rPr>
        <w:fldChar w:fldCharType="end"/>
      </w:r>
      <w:r w:rsidR="00ED1269">
        <w:rPr>
          <w:rFonts w:ascii="Arial" w:hAnsi="Arial" w:cs="Arial"/>
        </w:rPr>
        <w:t xml:space="preserve">. </w:t>
      </w:r>
      <w:r w:rsidR="00F06BA4" w:rsidRPr="00D44335">
        <w:rPr>
          <w:rFonts w:ascii="Arial" w:hAnsi="Arial" w:cs="Arial"/>
        </w:rPr>
        <w:t xml:space="preserve"> </w:t>
      </w:r>
      <w:r w:rsidR="000A6C1A" w:rsidRPr="00D44335">
        <w:rPr>
          <w:rFonts w:ascii="Arial" w:hAnsi="Arial" w:cs="Arial"/>
        </w:rPr>
        <w:t xml:space="preserve">Agreements by the 2 adjudicators were </w:t>
      </w:r>
      <w:ins w:id="170" w:author="Steve Rapp" w:date="2024-05-30T16:02:00Z">
        <w:r w:rsidR="00785E24">
          <w:rPr>
            <w:rFonts w:ascii="Arial" w:hAnsi="Arial" w:cs="Arial"/>
          </w:rPr>
          <w:t xml:space="preserve">considered </w:t>
        </w:r>
      </w:ins>
      <w:r w:rsidR="000A6C1A" w:rsidRPr="00D44335">
        <w:rPr>
          <w:rFonts w:ascii="Arial" w:hAnsi="Arial" w:cs="Arial"/>
        </w:rPr>
        <w:t xml:space="preserve">final. Disagreements were discussed by the full panel on regularly scheduled conference calls, with the classification decision achieved by a majority vote of the panel members. </w:t>
      </w:r>
      <w:del w:id="171" w:author="David M. Reboussin" w:date="2024-05-28T13:59:00Z">
        <w:r w:rsidR="000A6C1A" w:rsidRPr="00D44335" w:rsidDel="00646CE4">
          <w:rPr>
            <w:rFonts w:ascii="Arial" w:hAnsi="Arial" w:cs="Arial"/>
          </w:rPr>
          <w:delText>No subclassification of probable dementia was made</w:delText>
        </w:r>
        <w:r w:rsidR="000A7E66" w:rsidRPr="00D44335" w:rsidDel="00646CE4">
          <w:rPr>
            <w:rFonts w:ascii="Arial" w:hAnsi="Arial" w:cs="Arial"/>
          </w:rPr>
          <w:delText>, but MCI was subclassified</w:delText>
        </w:r>
        <w:r w:rsidR="000A6C1A" w:rsidRPr="00D44335" w:rsidDel="00646CE4">
          <w:rPr>
            <w:rFonts w:ascii="Arial" w:hAnsi="Arial" w:cs="Arial"/>
          </w:rPr>
          <w:delText xml:space="preserve">. </w:delText>
        </w:r>
      </w:del>
      <w:r w:rsidR="000A6C1A" w:rsidRPr="00D44335">
        <w:rPr>
          <w:rFonts w:ascii="Arial" w:hAnsi="Arial" w:cs="Arial"/>
        </w:rPr>
        <w:t>Additional details of the adjudication process can be found in the protocol (</w:t>
      </w:r>
      <w:r w:rsidR="000A6C1A" w:rsidRPr="00D44335">
        <w:rPr>
          <w:rFonts w:ascii="Arial" w:hAnsi="Arial" w:cs="Arial"/>
          <w:highlight w:val="yellow"/>
        </w:rPr>
        <w:t>Supplement 1</w:t>
      </w:r>
      <w:r w:rsidR="000A6C1A" w:rsidRPr="00D44335">
        <w:rPr>
          <w:rFonts w:ascii="Arial" w:hAnsi="Arial" w:cs="Arial"/>
        </w:rPr>
        <w:t>).</w:t>
      </w:r>
    </w:p>
    <w:p w14:paraId="40847457" w14:textId="77777777" w:rsidR="000A6C1A" w:rsidRPr="00D44335" w:rsidRDefault="000A6C1A" w:rsidP="00B61848">
      <w:pPr>
        <w:spacing w:line="480" w:lineRule="auto"/>
        <w:rPr>
          <w:rFonts w:ascii="Arial" w:hAnsi="Arial" w:cs="Arial"/>
        </w:rPr>
      </w:pPr>
    </w:p>
    <w:p w14:paraId="3470001A" w14:textId="77777777" w:rsidR="000A6C1A" w:rsidRPr="00D44335" w:rsidRDefault="000A6C1A" w:rsidP="00B61848">
      <w:pPr>
        <w:spacing w:line="480" w:lineRule="auto"/>
        <w:rPr>
          <w:rFonts w:ascii="Arial" w:hAnsi="Arial" w:cs="Arial"/>
          <w:b/>
          <w:bCs/>
        </w:rPr>
      </w:pPr>
      <w:r w:rsidRPr="00D44335">
        <w:rPr>
          <w:rFonts w:ascii="Arial" w:hAnsi="Arial" w:cs="Arial"/>
          <w:b/>
          <w:bCs/>
        </w:rPr>
        <w:t>Duration of Follow-up</w:t>
      </w:r>
    </w:p>
    <w:p w14:paraId="54F52597" w14:textId="77777777" w:rsidR="00C2620C" w:rsidRPr="00D44335" w:rsidRDefault="00C2620C" w:rsidP="00B61848">
      <w:pPr>
        <w:spacing w:line="480" w:lineRule="auto"/>
        <w:rPr>
          <w:rFonts w:ascii="Arial" w:hAnsi="Arial" w:cs="Arial"/>
        </w:rPr>
      </w:pPr>
    </w:p>
    <w:p w14:paraId="2A2F8189" w14:textId="46580806" w:rsidR="00C2620C" w:rsidRPr="00D44335" w:rsidRDefault="000A7E66" w:rsidP="00B61848">
      <w:pPr>
        <w:spacing w:line="480" w:lineRule="auto"/>
        <w:rPr>
          <w:rFonts w:ascii="Arial" w:hAnsi="Arial" w:cs="Arial"/>
        </w:rPr>
      </w:pPr>
      <w:r w:rsidRPr="00D44335">
        <w:rPr>
          <w:rFonts w:ascii="Arial" w:hAnsi="Arial" w:cs="Arial"/>
        </w:rPr>
        <w:t>The main trial included planned cognitive assessments at baseline and at 2 and 4 years of follow-up, as well as at study closeout if it was more than 1 year removed from the 4-year follow-up visit (</w:t>
      </w:r>
      <w:commentRangeStart w:id="172"/>
      <w:proofErr w:type="spellStart"/>
      <w:r w:rsidRPr="00D44335">
        <w:rPr>
          <w:rFonts w:ascii="Arial" w:hAnsi="Arial" w:cs="Arial"/>
          <w:highlight w:val="yellow"/>
        </w:rPr>
        <w:t>eFigure</w:t>
      </w:r>
      <w:proofErr w:type="spellEnd"/>
      <w:r w:rsidRPr="00D44335">
        <w:rPr>
          <w:rFonts w:ascii="Arial" w:hAnsi="Arial" w:cs="Arial"/>
          <w:highlight w:val="yellow"/>
        </w:rPr>
        <w:t xml:space="preserve"> 1 in Supplement 2</w:t>
      </w:r>
      <w:commentRangeEnd w:id="172"/>
      <w:r w:rsidR="00405768">
        <w:rPr>
          <w:rStyle w:val="CommentReference"/>
        </w:rPr>
        <w:commentReference w:id="172"/>
      </w:r>
      <w:r w:rsidRPr="00D44335">
        <w:rPr>
          <w:rFonts w:ascii="Arial" w:hAnsi="Arial" w:cs="Arial"/>
        </w:rPr>
        <w:t xml:space="preserve">). The </w:t>
      </w:r>
      <w:r w:rsidR="00F00516" w:rsidRPr="00D44335">
        <w:rPr>
          <w:rFonts w:ascii="Arial" w:hAnsi="Arial" w:cs="Arial"/>
        </w:rPr>
        <w:t>Alzheimer's, Senior and Kidney (</w:t>
      </w:r>
      <w:r w:rsidR="00210E60" w:rsidRPr="00D44335">
        <w:rPr>
          <w:rFonts w:ascii="Arial" w:hAnsi="Arial" w:cs="Arial"/>
        </w:rPr>
        <w:t>SPRINT-</w:t>
      </w:r>
      <w:r w:rsidRPr="00D44335">
        <w:rPr>
          <w:rFonts w:ascii="Arial" w:hAnsi="Arial" w:cs="Arial"/>
        </w:rPr>
        <w:t>ASK</w:t>
      </w:r>
      <w:r w:rsidR="00F00516" w:rsidRPr="00D44335">
        <w:rPr>
          <w:rFonts w:ascii="Arial" w:hAnsi="Arial" w:cs="Arial"/>
        </w:rPr>
        <w:t>)</w:t>
      </w:r>
      <w:r w:rsidRPr="00D44335">
        <w:rPr>
          <w:rFonts w:ascii="Arial" w:hAnsi="Arial" w:cs="Arial"/>
        </w:rPr>
        <w:t xml:space="preserve"> follow-up visit, which included an in-person, or for those unable to attend the clinic visit, a phone-based cognitive assessment, was conducted between October 2017 and July 2018.  This analysis included the additional assessments </w:t>
      </w:r>
      <w:r w:rsidR="008000D7">
        <w:rPr>
          <w:rFonts w:ascii="Arial" w:hAnsi="Arial" w:cs="Arial"/>
        </w:rPr>
        <w:t xml:space="preserve">conducted </w:t>
      </w:r>
      <w:r w:rsidRPr="00D44335">
        <w:rPr>
          <w:rFonts w:ascii="Arial" w:hAnsi="Arial" w:cs="Arial"/>
        </w:rPr>
        <w:t xml:space="preserve">between December 2, </w:t>
      </w:r>
      <w:r w:rsidR="00F06BA4" w:rsidRPr="00D44335">
        <w:rPr>
          <w:rFonts w:ascii="Arial" w:hAnsi="Arial" w:cs="Arial"/>
        </w:rPr>
        <w:t>2019,</w:t>
      </w:r>
      <w:r w:rsidRPr="00D44335">
        <w:rPr>
          <w:rFonts w:ascii="Arial" w:hAnsi="Arial" w:cs="Arial"/>
        </w:rPr>
        <w:t xml:space="preserve"> and December 31, 2023</w:t>
      </w:r>
      <w:r w:rsidR="008000D7">
        <w:rPr>
          <w:rFonts w:ascii="Arial" w:hAnsi="Arial" w:cs="Arial"/>
        </w:rPr>
        <w:t>.</w:t>
      </w:r>
    </w:p>
    <w:p w14:paraId="1B3DD318" w14:textId="77777777" w:rsidR="000A7E66" w:rsidRPr="00D44335" w:rsidRDefault="000A7E66" w:rsidP="00B61848">
      <w:pPr>
        <w:spacing w:line="480" w:lineRule="auto"/>
        <w:rPr>
          <w:rFonts w:ascii="Arial" w:hAnsi="Arial" w:cs="Arial"/>
        </w:rPr>
      </w:pPr>
    </w:p>
    <w:p w14:paraId="7B893DEE" w14:textId="77777777" w:rsidR="00C2620C" w:rsidRPr="00D44335" w:rsidRDefault="00C2620C" w:rsidP="00B61848">
      <w:pPr>
        <w:spacing w:line="480" w:lineRule="auto"/>
        <w:rPr>
          <w:rFonts w:ascii="Arial" w:hAnsi="Arial" w:cs="Arial"/>
          <w:b/>
          <w:bCs/>
        </w:rPr>
      </w:pPr>
      <w:r w:rsidRPr="00D44335">
        <w:rPr>
          <w:rFonts w:ascii="Arial" w:hAnsi="Arial" w:cs="Arial"/>
          <w:b/>
          <w:bCs/>
        </w:rPr>
        <w:t>Cognitive Outcomes</w:t>
      </w:r>
    </w:p>
    <w:p w14:paraId="5B19D982" w14:textId="77777777" w:rsidR="00C2620C" w:rsidRPr="00D44335" w:rsidRDefault="00C2620C" w:rsidP="00B61848">
      <w:pPr>
        <w:spacing w:line="480" w:lineRule="auto"/>
        <w:rPr>
          <w:rFonts w:ascii="Arial" w:hAnsi="Arial" w:cs="Arial"/>
        </w:rPr>
      </w:pPr>
    </w:p>
    <w:p w14:paraId="41AD79DC" w14:textId="0D9C7774" w:rsidR="00033308" w:rsidRPr="00D44335" w:rsidRDefault="00C2620C" w:rsidP="00B61848">
      <w:pPr>
        <w:spacing w:line="480" w:lineRule="auto"/>
        <w:rPr>
          <w:rFonts w:ascii="Arial" w:hAnsi="Arial" w:cs="Arial"/>
        </w:rPr>
      </w:pPr>
      <w:r w:rsidRPr="00D44335">
        <w:rPr>
          <w:rFonts w:ascii="Arial" w:hAnsi="Arial" w:cs="Arial"/>
        </w:rPr>
        <w:t xml:space="preserve">The primary cognitive outcome was occurrence of </w:t>
      </w:r>
      <w:r w:rsidR="000A7E66" w:rsidRPr="00D44335">
        <w:rPr>
          <w:rFonts w:ascii="Arial" w:hAnsi="Arial" w:cs="Arial"/>
        </w:rPr>
        <w:t xml:space="preserve">all-cause </w:t>
      </w:r>
      <w:r w:rsidRPr="00D44335">
        <w:rPr>
          <w:rFonts w:ascii="Arial" w:hAnsi="Arial" w:cs="Arial"/>
        </w:rPr>
        <w:t xml:space="preserve">probable dementia. Secondary cognitive outcomes included occurrence of MCI and a composite outcome of occurrence of </w:t>
      </w:r>
      <w:r w:rsidR="000A2D34">
        <w:rPr>
          <w:rFonts w:ascii="Arial" w:hAnsi="Arial" w:cs="Arial"/>
        </w:rPr>
        <w:t xml:space="preserve">either </w:t>
      </w:r>
      <w:r w:rsidRPr="00D44335">
        <w:rPr>
          <w:rFonts w:ascii="Arial" w:hAnsi="Arial" w:cs="Arial"/>
        </w:rPr>
        <w:t xml:space="preserve">probable dementia or MCI. </w:t>
      </w:r>
      <w:r w:rsidR="000A2D34">
        <w:rPr>
          <w:rFonts w:ascii="Arial" w:hAnsi="Arial" w:cs="Arial"/>
        </w:rPr>
        <w:t>The occurrence of MCI</w:t>
      </w:r>
      <w:r w:rsidRPr="00D44335">
        <w:rPr>
          <w:rFonts w:ascii="Arial" w:hAnsi="Arial" w:cs="Arial"/>
        </w:rPr>
        <w:t xml:space="preserve"> was defined as 2 or more consecutive adjudicated classification</w:t>
      </w:r>
      <w:r w:rsidR="000A2D34">
        <w:rPr>
          <w:rFonts w:ascii="Arial" w:hAnsi="Arial" w:cs="Arial"/>
        </w:rPr>
        <w:t>s</w:t>
      </w:r>
      <w:r w:rsidRPr="00D44335">
        <w:rPr>
          <w:rFonts w:ascii="Arial" w:hAnsi="Arial" w:cs="Arial"/>
        </w:rPr>
        <w:t xml:space="preserve"> of MCI (</w:t>
      </w:r>
      <w:commentRangeStart w:id="173"/>
      <w:proofErr w:type="spellStart"/>
      <w:r w:rsidR="000A7E66" w:rsidRPr="00D44335">
        <w:rPr>
          <w:rFonts w:ascii="Arial" w:hAnsi="Arial" w:cs="Arial"/>
          <w:highlight w:val="yellow"/>
        </w:rPr>
        <w:t>eFigure</w:t>
      </w:r>
      <w:proofErr w:type="spellEnd"/>
      <w:r w:rsidR="000A7E66" w:rsidRPr="00D44335">
        <w:rPr>
          <w:rFonts w:ascii="Arial" w:hAnsi="Arial" w:cs="Arial"/>
          <w:highlight w:val="yellow"/>
        </w:rPr>
        <w:t xml:space="preserve"> 2 in Supplement 2</w:t>
      </w:r>
      <w:commentRangeEnd w:id="173"/>
      <w:r w:rsidR="00B60F00">
        <w:rPr>
          <w:rStyle w:val="CommentReference"/>
        </w:rPr>
        <w:commentReference w:id="173"/>
      </w:r>
      <w:r w:rsidRPr="00D44335">
        <w:rPr>
          <w:rFonts w:ascii="Arial" w:hAnsi="Arial" w:cs="Arial"/>
        </w:rPr>
        <w:t xml:space="preserve">). </w:t>
      </w:r>
    </w:p>
    <w:p w14:paraId="13A18887" w14:textId="77777777" w:rsidR="00F4239F" w:rsidRPr="00D44335" w:rsidRDefault="00F4239F" w:rsidP="00B61848">
      <w:pPr>
        <w:spacing w:line="480" w:lineRule="auto"/>
        <w:rPr>
          <w:rFonts w:ascii="Arial" w:hAnsi="Arial" w:cs="Arial"/>
        </w:rPr>
      </w:pPr>
    </w:p>
    <w:p w14:paraId="536526C1" w14:textId="77777777" w:rsidR="000A6C1A" w:rsidRPr="00D44335" w:rsidRDefault="000A6C1A" w:rsidP="00B61848">
      <w:pPr>
        <w:spacing w:line="480" w:lineRule="auto"/>
        <w:rPr>
          <w:rFonts w:ascii="Arial" w:hAnsi="Arial" w:cs="Arial"/>
          <w:b/>
          <w:bCs/>
        </w:rPr>
      </w:pPr>
      <w:r w:rsidRPr="00D44335">
        <w:rPr>
          <w:rFonts w:ascii="Arial" w:hAnsi="Arial" w:cs="Arial"/>
          <w:b/>
          <w:bCs/>
        </w:rPr>
        <w:t>Statistical Analysis</w:t>
      </w:r>
    </w:p>
    <w:p w14:paraId="0C4697C2" w14:textId="77777777" w:rsidR="00033308" w:rsidRPr="00D44335" w:rsidRDefault="00033308" w:rsidP="00B61848">
      <w:pPr>
        <w:spacing w:line="480" w:lineRule="auto"/>
        <w:rPr>
          <w:rFonts w:ascii="Arial" w:hAnsi="Arial" w:cs="Arial"/>
        </w:rPr>
      </w:pPr>
    </w:p>
    <w:p w14:paraId="7EC6F8A5" w14:textId="0345438B" w:rsidR="00C921DF" w:rsidRPr="00D44335" w:rsidRDefault="000A6C1A" w:rsidP="00B61848">
      <w:pPr>
        <w:spacing w:line="480" w:lineRule="auto"/>
        <w:rPr>
          <w:rFonts w:ascii="Arial" w:hAnsi="Arial" w:cs="Arial"/>
        </w:rPr>
      </w:pPr>
      <w:r w:rsidRPr="00D44335">
        <w:rPr>
          <w:rFonts w:ascii="Arial" w:hAnsi="Arial" w:cs="Arial"/>
        </w:rPr>
        <w:t xml:space="preserve">The primary hypothesis </w:t>
      </w:r>
      <w:del w:id="174" w:author="Byron C Jaeger" w:date="2024-05-16T11:33:00Z">
        <w:r w:rsidRPr="00D44335" w:rsidDel="000A2D34">
          <w:rPr>
            <w:rFonts w:ascii="Arial" w:hAnsi="Arial" w:cs="Arial"/>
          </w:rPr>
          <w:delText xml:space="preserve">for the </w:delText>
        </w:r>
      </w:del>
      <w:del w:id="175" w:author="Byron C Jaeger" w:date="2024-05-16T11:31:00Z">
        <w:r w:rsidRPr="00D44335" w:rsidDel="000A2D34">
          <w:rPr>
            <w:rFonts w:ascii="Arial" w:hAnsi="Arial" w:cs="Arial"/>
          </w:rPr>
          <w:delText>cognitive assessments</w:delText>
        </w:r>
      </w:del>
      <w:del w:id="176" w:author="Byron C Jaeger" w:date="2024-05-16T11:33:00Z">
        <w:r w:rsidRPr="00D44335" w:rsidDel="000A2D34">
          <w:rPr>
            <w:rFonts w:ascii="Arial" w:hAnsi="Arial" w:cs="Arial"/>
          </w:rPr>
          <w:delText xml:space="preserve"> </w:delText>
        </w:r>
      </w:del>
      <w:r w:rsidRPr="00D44335">
        <w:rPr>
          <w:rFonts w:ascii="Arial" w:hAnsi="Arial" w:cs="Arial"/>
        </w:rPr>
        <w:t xml:space="preserve">was that the </w:t>
      </w:r>
      <w:ins w:id="177" w:author="Steve Rapp" w:date="2024-05-30T16:09:00Z">
        <w:r w:rsidR="00472899">
          <w:rPr>
            <w:rFonts w:ascii="Arial" w:hAnsi="Arial" w:cs="Arial"/>
          </w:rPr>
          <w:t xml:space="preserve">rate </w:t>
        </w:r>
      </w:ins>
      <w:commentRangeStart w:id="178"/>
      <w:del w:id="179" w:author="Steve Rapp" w:date="2024-05-30T16:09:00Z">
        <w:r w:rsidRPr="00D44335" w:rsidDel="00472899">
          <w:rPr>
            <w:rFonts w:ascii="Arial" w:hAnsi="Arial" w:cs="Arial"/>
          </w:rPr>
          <w:delText xml:space="preserve">incidence </w:delText>
        </w:r>
      </w:del>
      <w:commentRangeEnd w:id="178"/>
      <w:r w:rsidR="000A2D34">
        <w:rPr>
          <w:rStyle w:val="CommentReference"/>
        </w:rPr>
        <w:commentReference w:id="178"/>
      </w:r>
      <w:r w:rsidRPr="00D44335">
        <w:rPr>
          <w:rFonts w:ascii="Arial" w:hAnsi="Arial" w:cs="Arial"/>
        </w:rPr>
        <w:t xml:space="preserve">of all-cause probable dementia would be lower for participants assigned to intensive </w:t>
      </w:r>
      <w:r w:rsidRPr="00E15ED6">
        <w:rPr>
          <w:rFonts w:ascii="Arial" w:hAnsi="Arial" w:cs="Arial"/>
        </w:rPr>
        <w:t xml:space="preserve">treatment compared with </w:t>
      </w:r>
      <w:r w:rsidR="00E15ED6">
        <w:rPr>
          <w:rFonts w:ascii="Arial" w:hAnsi="Arial" w:cs="Arial"/>
        </w:rPr>
        <w:t>those</w:t>
      </w:r>
      <w:r w:rsidRPr="00E15ED6">
        <w:rPr>
          <w:rFonts w:ascii="Arial" w:hAnsi="Arial" w:cs="Arial"/>
        </w:rPr>
        <w:t xml:space="preserve"> assigned to standard treatment over </w:t>
      </w:r>
      <w:r w:rsidR="00C921DF" w:rsidRPr="00E15ED6">
        <w:rPr>
          <w:rFonts w:ascii="Arial" w:hAnsi="Arial" w:cs="Arial"/>
        </w:rPr>
        <w:t xml:space="preserve">the entire </w:t>
      </w:r>
      <w:r w:rsidRPr="00E15ED6">
        <w:rPr>
          <w:rFonts w:ascii="Arial" w:hAnsi="Arial" w:cs="Arial"/>
        </w:rPr>
        <w:t>follow-up</w:t>
      </w:r>
      <w:r w:rsidR="00C921DF" w:rsidRPr="00E15ED6">
        <w:rPr>
          <w:rFonts w:ascii="Arial" w:hAnsi="Arial" w:cs="Arial"/>
        </w:rPr>
        <w:t xml:space="preserve"> period</w:t>
      </w:r>
      <w:r w:rsidRPr="00E15ED6">
        <w:rPr>
          <w:rFonts w:ascii="Arial" w:hAnsi="Arial" w:cs="Arial"/>
        </w:rPr>
        <w:t xml:space="preserve">. </w:t>
      </w:r>
      <w:r w:rsidR="00C921DF" w:rsidRPr="00E15ED6">
        <w:rPr>
          <w:rFonts w:ascii="Arial" w:hAnsi="Arial" w:cs="Arial"/>
        </w:rPr>
        <w:t xml:space="preserve"> </w:t>
      </w:r>
      <w:r w:rsidR="00C921DF" w:rsidRPr="00D44335">
        <w:rPr>
          <w:rFonts w:ascii="Arial" w:hAnsi="Arial" w:cs="Arial"/>
        </w:rPr>
        <w:t xml:space="preserve">We expected to contact at least half of the eligible cohort, which we estimated would ascertain 651 new cases </w:t>
      </w:r>
      <w:r w:rsidR="00D43BD0">
        <w:rPr>
          <w:rFonts w:ascii="Arial" w:hAnsi="Arial" w:cs="Arial"/>
        </w:rPr>
        <w:t xml:space="preserve">of probable dementia </w:t>
      </w:r>
      <w:r w:rsidR="00C921DF" w:rsidRPr="00D44335">
        <w:rPr>
          <w:rFonts w:ascii="Arial" w:hAnsi="Arial" w:cs="Arial"/>
        </w:rPr>
        <w:t xml:space="preserve">and provide 90% power for a 17% </w:t>
      </w:r>
      <w:r w:rsidR="00D43BD0">
        <w:rPr>
          <w:rFonts w:ascii="Arial" w:hAnsi="Arial" w:cs="Arial"/>
        </w:rPr>
        <w:t>relative reduction</w:t>
      </w:r>
      <w:r w:rsidR="00C921DF" w:rsidRPr="00D44335">
        <w:rPr>
          <w:rFonts w:ascii="Arial" w:hAnsi="Arial" w:cs="Arial"/>
        </w:rPr>
        <w:t>.</w:t>
      </w:r>
    </w:p>
    <w:p w14:paraId="7AD06A92" w14:textId="744645A0" w:rsidR="00C921DF" w:rsidRPr="00D44335" w:rsidRDefault="00C344A1" w:rsidP="00B61848">
      <w:pPr>
        <w:spacing w:line="480" w:lineRule="auto"/>
        <w:rPr>
          <w:rFonts w:ascii="Arial" w:hAnsi="Arial" w:cs="Arial"/>
        </w:rPr>
      </w:pPr>
      <w:ins w:id="180" w:author="Byron C Jaeger" w:date="2024-05-31T15:32:00Z">
        <w:r>
          <w:rPr>
            <w:rFonts w:ascii="Arial" w:hAnsi="Arial" w:cs="Arial"/>
          </w:rPr>
          <w:t xml:space="preserve">Cumulative incidence was </w:t>
        </w:r>
      </w:ins>
      <w:ins w:id="181" w:author="Byron C Jaeger" w:date="2024-05-31T15:40:00Z">
        <w:r w:rsidR="00B90267">
          <w:rPr>
            <w:rFonts w:ascii="Arial" w:hAnsi="Arial" w:cs="Arial"/>
          </w:rPr>
          <w:t xml:space="preserve">estimated </w:t>
        </w:r>
      </w:ins>
      <w:ins w:id="182" w:author="Byron C Jaeger" w:date="2024-05-31T15:41:00Z">
        <w:r w:rsidR="00B90267">
          <w:rPr>
            <w:rFonts w:ascii="Arial" w:hAnsi="Arial" w:cs="Arial"/>
          </w:rPr>
          <w:t xml:space="preserve">for MCI and probable dementia, separately, accounting for the competing risk of </w:t>
        </w:r>
        <w:commentRangeStart w:id="183"/>
        <w:r w:rsidR="00B90267">
          <w:rPr>
            <w:rFonts w:ascii="Arial" w:hAnsi="Arial" w:cs="Arial"/>
          </w:rPr>
          <w:t>death</w:t>
        </w:r>
      </w:ins>
      <w:commentRangeEnd w:id="183"/>
      <w:ins w:id="184" w:author="Byron C Jaeger" w:date="2024-05-31T15:43:00Z">
        <w:r w:rsidR="00B90267">
          <w:rPr>
            <w:rStyle w:val="CommentReference"/>
          </w:rPr>
          <w:commentReference w:id="183"/>
        </w:r>
      </w:ins>
      <w:ins w:id="185" w:author="Byron C Jaeger" w:date="2024-05-31T15:41:00Z">
        <w:r w:rsidR="00B90267">
          <w:rPr>
            <w:rFonts w:ascii="Arial" w:hAnsi="Arial" w:cs="Arial"/>
          </w:rPr>
          <w:t>.</w:t>
        </w:r>
      </w:ins>
    </w:p>
    <w:p w14:paraId="48921C75" w14:textId="0707213D" w:rsidR="000A6C1A" w:rsidRPr="00D44335" w:rsidRDefault="00C22B49" w:rsidP="00B61848">
      <w:pPr>
        <w:spacing w:line="480" w:lineRule="auto"/>
        <w:rPr>
          <w:rFonts w:ascii="Arial" w:hAnsi="Arial" w:cs="Arial"/>
        </w:rPr>
      </w:pPr>
      <w:commentRangeStart w:id="186"/>
      <w:r>
        <w:rPr>
          <w:rFonts w:ascii="Arial" w:hAnsi="Arial" w:cs="Arial"/>
        </w:rPr>
        <w:t>[</w:t>
      </w:r>
      <w:r w:rsidRPr="00D44335">
        <w:rPr>
          <w:rFonts w:ascii="Arial" w:hAnsi="Arial" w:cs="Arial"/>
          <w:highlight w:val="yellow"/>
        </w:rPr>
        <w:t>Add initial sentence that says we estimated cumulative incidence curves using an approach that accounts for the competing risk of death</w:t>
      </w:r>
      <w:r>
        <w:rPr>
          <w:rFonts w:ascii="Arial" w:hAnsi="Arial" w:cs="Arial"/>
        </w:rPr>
        <w:t xml:space="preserve">]. </w:t>
      </w:r>
      <w:commentRangeEnd w:id="186"/>
      <w:r>
        <w:rPr>
          <w:rStyle w:val="CommentReference"/>
        </w:rPr>
        <w:commentReference w:id="186"/>
      </w:r>
      <w:r>
        <w:rPr>
          <w:rFonts w:ascii="Arial" w:hAnsi="Arial" w:cs="Arial"/>
        </w:rPr>
        <w:t xml:space="preserve">Treatment group comparisons for </w:t>
      </w:r>
      <w:del w:id="187" w:author="Byron C Jaeger" w:date="2024-05-31T15:44:00Z">
        <w:r w:rsidDel="00B90267">
          <w:rPr>
            <w:rFonts w:ascii="Arial" w:hAnsi="Arial" w:cs="Arial"/>
          </w:rPr>
          <w:delText xml:space="preserve">the </w:delText>
        </w:r>
      </w:del>
      <w:ins w:id="188" w:author="Steve Rapp" w:date="2024-05-30T16:10:00Z">
        <w:del w:id="189" w:author="Byron C Jaeger" w:date="2024-05-31T15:44:00Z">
          <w:r w:rsidR="00F57C1B" w:rsidDel="00B90267">
            <w:rPr>
              <w:rFonts w:ascii="Arial" w:hAnsi="Arial" w:cs="Arial"/>
            </w:rPr>
            <w:delText>rate</w:delText>
          </w:r>
        </w:del>
      </w:ins>
      <w:del w:id="190" w:author="Byron C Jaeger" w:date="2024-05-31T15:44:00Z">
        <w:r w:rsidDel="00B90267">
          <w:rPr>
            <w:rFonts w:ascii="Arial" w:hAnsi="Arial" w:cs="Arial"/>
          </w:rPr>
          <w:delText>incidence of probable dementia, MCI, or the composite accounted for the competing risk of all-cause</w:delText>
        </w:r>
        <w:r w:rsidRPr="00A97C42" w:rsidDel="00B90267">
          <w:rPr>
            <w:rFonts w:ascii="Arial" w:hAnsi="Arial" w:cs="Arial"/>
          </w:rPr>
          <w:delText xml:space="preserve"> mortality</w:delText>
        </w:r>
      </w:del>
      <w:ins w:id="191" w:author="Byron C Jaeger" w:date="2024-05-31T15:44:00Z">
        <w:r w:rsidR="00B90267">
          <w:rPr>
            <w:rFonts w:ascii="Arial" w:hAnsi="Arial" w:cs="Arial"/>
          </w:rPr>
          <w:t>were conducted</w:t>
        </w:r>
      </w:ins>
      <w:r>
        <w:rPr>
          <w:rFonts w:ascii="Arial" w:hAnsi="Arial" w:cs="Arial"/>
        </w:rPr>
        <w:t xml:space="preserve"> using cause-specific Cox proportional hazards </w:t>
      </w:r>
      <w:commentRangeStart w:id="192"/>
      <w:r>
        <w:rPr>
          <w:rFonts w:ascii="Arial" w:hAnsi="Arial" w:cs="Arial"/>
        </w:rPr>
        <w:t>regression models with the baseline hazard function stratified by clinic site.</w:t>
      </w:r>
      <w:r w:rsidR="000A6C1A" w:rsidRPr="00D44335">
        <w:rPr>
          <w:rFonts w:ascii="Arial" w:hAnsi="Arial" w:cs="Arial"/>
        </w:rPr>
        <w:t xml:space="preserve"> </w:t>
      </w:r>
      <w:commentRangeEnd w:id="192"/>
      <w:r>
        <w:rPr>
          <w:rStyle w:val="CommentReference"/>
        </w:rPr>
        <w:commentReference w:id="192"/>
      </w:r>
      <w:ins w:id="193" w:author="David M. Reboussin" w:date="2024-05-28T14:05:00Z">
        <w:r w:rsidR="00646CE4">
          <w:rPr>
            <w:rFonts w:ascii="Arial" w:hAnsi="Arial" w:cs="Arial"/>
          </w:rPr>
          <w:t xml:space="preserve">  </w:t>
        </w:r>
      </w:ins>
      <w:r w:rsidR="004F5FDF">
        <w:rPr>
          <w:rFonts w:ascii="Arial" w:hAnsi="Arial" w:cs="Arial"/>
        </w:rPr>
        <w:fldChar w:fldCharType="begin">
          <w:fldData xml:space="preserve">PEVuZE5vdGU+PENpdGU+PEF1dGhvcj5BdXN0aW48L0F1dGhvcj48WWVhcj4yMDE3PC9ZZWFyPjxS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==
</w:fldData>
        </w:fldChar>
      </w:r>
      <w:r w:rsidR="004F5FDF">
        <w:rPr>
          <w:rFonts w:ascii="Arial" w:hAnsi="Arial" w:cs="Arial"/>
        </w:rPr>
        <w:instrText xml:space="preserve"> ADDIN EN.CITE </w:instrText>
      </w:r>
      <w:r w:rsidR="004F5FDF">
        <w:rPr>
          <w:rFonts w:ascii="Arial" w:hAnsi="Arial" w:cs="Arial"/>
        </w:rPr>
        <w:fldChar w:fldCharType="begin">
          <w:fldData xml:space="preserve">PEVuZE5vdGU+PENpdGU+PEF1dGhvcj5BdXN0aW48L0F1dGhvcj48WWVhcj4yMDE3PC9ZZWFyPjxS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==
</w:fldData>
        </w:fldChar>
      </w:r>
      <w:r w:rsidR="004F5FDF">
        <w:rPr>
          <w:rFonts w:ascii="Arial" w:hAnsi="Arial" w:cs="Arial"/>
        </w:rPr>
        <w:instrText xml:space="preserve"> ADDIN EN.CITE.DATA </w:instrText>
      </w:r>
      <w:r w:rsidR="004F5FDF">
        <w:rPr>
          <w:rFonts w:ascii="Arial" w:hAnsi="Arial" w:cs="Arial"/>
        </w:rPr>
      </w:r>
      <w:r w:rsidR="004F5FDF">
        <w:rPr>
          <w:rFonts w:ascii="Arial" w:hAnsi="Arial" w:cs="Arial"/>
        </w:rPr>
        <w:fldChar w:fldCharType="end"/>
      </w:r>
      <w:r w:rsidR="004F5FDF">
        <w:rPr>
          <w:rFonts w:ascii="Arial" w:hAnsi="Arial" w:cs="Arial"/>
        </w:rPr>
      </w:r>
      <w:r w:rsidR="004F5FDF">
        <w:rPr>
          <w:rFonts w:ascii="Arial" w:hAnsi="Arial" w:cs="Arial"/>
        </w:rPr>
        <w:fldChar w:fldCharType="separate"/>
      </w:r>
      <w:r w:rsidR="004F5FDF">
        <w:rPr>
          <w:rFonts w:ascii="Arial" w:hAnsi="Arial" w:cs="Arial"/>
          <w:noProof/>
        </w:rPr>
        <w:t>(26, 27)</w:t>
      </w:r>
      <w:r w:rsidR="004F5FDF">
        <w:rPr>
          <w:rFonts w:ascii="Arial" w:hAnsi="Arial" w:cs="Arial"/>
        </w:rPr>
        <w:fldChar w:fldCharType="end"/>
      </w:r>
      <w:r w:rsidR="004F5FDF">
        <w:rPr>
          <w:rFonts w:ascii="Arial" w:hAnsi="Arial" w:cs="Arial"/>
        </w:rPr>
        <w:t xml:space="preserve"> </w:t>
      </w:r>
      <w:r w:rsidR="00D43BD0">
        <w:rPr>
          <w:rFonts w:ascii="Arial" w:hAnsi="Arial" w:cs="Arial"/>
        </w:rPr>
        <w:t xml:space="preserve">Given the known result that the benefit of intensive treatment on all-cause mortality in SPRINT </w:t>
      </w:r>
      <w:del w:id="194" w:author="Byron C Jaeger" w:date="2024-05-16T11:38:00Z">
        <w:r w:rsidR="00D43BD0" w:rsidDel="000A2D34">
          <w:rPr>
            <w:rFonts w:ascii="Arial" w:hAnsi="Arial" w:cs="Arial"/>
          </w:rPr>
          <w:delText>varied</w:delText>
        </w:r>
      </w:del>
      <w:ins w:id="195" w:author="Byron C Jaeger" w:date="2024-05-16T11:38:00Z">
        <w:r w:rsidR="000A2D34">
          <w:rPr>
            <w:rFonts w:ascii="Arial" w:hAnsi="Arial" w:cs="Arial"/>
          </w:rPr>
          <w:t>attenuated</w:t>
        </w:r>
      </w:ins>
      <w:r w:rsidR="00D43BD0">
        <w:rPr>
          <w:rFonts w:ascii="Arial" w:hAnsi="Arial" w:cs="Arial"/>
        </w:rPr>
        <w:t xml:space="preserve"> over the course of extended follow-up</w:t>
      </w:r>
      <w:r w:rsidR="004F5FDF">
        <w:rPr>
          <w:rFonts w:ascii="Arial" w:hAnsi="Arial" w:cs="Arial"/>
        </w:rPr>
        <w:t xml:space="preserve"> </w:t>
      </w:r>
      <w:r w:rsidR="004F5FDF">
        <w:rPr>
          <w:rFonts w:ascii="Arial" w:hAnsi="Arial" w:cs="Arial"/>
        </w:rPr>
        <w:fldChar w:fldCharType="begin">
          <w:fldData xml:space="preserve">PEVuZE5vdGU+PENpdGU+PEF1dGhvcj5KYWVnZXI8L0F1dGhvcj48WWVhcj4yMDIyPC9ZZWFyPjxS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</w:fldData>
        </w:fldChar>
      </w:r>
      <w:r w:rsidR="004F5FDF">
        <w:rPr>
          <w:rFonts w:ascii="Arial" w:hAnsi="Arial" w:cs="Arial"/>
        </w:rPr>
        <w:instrText xml:space="preserve"> ADDIN EN.CITE </w:instrText>
      </w:r>
      <w:r w:rsidR="004F5FDF">
        <w:rPr>
          <w:rFonts w:ascii="Arial" w:hAnsi="Arial" w:cs="Arial"/>
        </w:rPr>
        <w:fldChar w:fldCharType="begin">
          <w:fldData xml:space="preserve">PEVuZE5vdGU+PENpdGU+PEF1dGhvcj5KYWVnZXI8L0F1dGhvcj48WWVhcj4yMDIyPC9ZZWFyPjxS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</w:fldData>
        </w:fldChar>
      </w:r>
      <w:r w:rsidR="004F5FDF">
        <w:rPr>
          <w:rFonts w:ascii="Arial" w:hAnsi="Arial" w:cs="Arial"/>
        </w:rPr>
        <w:instrText xml:space="preserve"> ADDIN EN.CITE.DATA </w:instrText>
      </w:r>
      <w:r w:rsidR="004F5FDF">
        <w:rPr>
          <w:rFonts w:ascii="Arial" w:hAnsi="Arial" w:cs="Arial"/>
        </w:rPr>
      </w:r>
      <w:r w:rsidR="004F5FDF">
        <w:rPr>
          <w:rFonts w:ascii="Arial" w:hAnsi="Arial" w:cs="Arial"/>
        </w:rPr>
        <w:fldChar w:fldCharType="end"/>
      </w:r>
      <w:r w:rsidR="004F5FDF">
        <w:rPr>
          <w:rFonts w:ascii="Arial" w:hAnsi="Arial" w:cs="Arial"/>
        </w:rPr>
      </w:r>
      <w:r w:rsidR="004F5FDF">
        <w:rPr>
          <w:rFonts w:ascii="Arial" w:hAnsi="Arial" w:cs="Arial"/>
        </w:rPr>
        <w:fldChar w:fldCharType="separate"/>
      </w:r>
      <w:r w:rsidR="004F5FDF">
        <w:rPr>
          <w:rFonts w:ascii="Arial" w:hAnsi="Arial" w:cs="Arial"/>
          <w:noProof/>
        </w:rPr>
        <w:t>(28)</w:t>
      </w:r>
      <w:r w:rsidR="004F5FDF">
        <w:rPr>
          <w:rFonts w:ascii="Arial" w:hAnsi="Arial" w:cs="Arial"/>
        </w:rPr>
        <w:fldChar w:fldCharType="end"/>
      </w:r>
      <w:r w:rsidR="00D43BD0">
        <w:rPr>
          <w:rFonts w:ascii="Arial" w:hAnsi="Arial" w:cs="Arial"/>
        </w:rPr>
        <w:t>,</w:t>
      </w:r>
      <w:r w:rsidR="00D43BD0" w:rsidRPr="00D43BD0">
        <w:rPr>
          <w:rFonts w:ascii="Arial" w:hAnsi="Arial" w:cs="Arial"/>
        </w:rPr>
        <w:t xml:space="preserve"> </w:t>
      </w:r>
      <w:r w:rsidR="00D43BD0">
        <w:rPr>
          <w:rFonts w:ascii="Arial" w:hAnsi="Arial" w:cs="Arial"/>
        </w:rPr>
        <w:t>we also fit models that estimated the effect</w:t>
      </w:r>
      <w:r w:rsidR="00D43BD0" w:rsidRPr="0097055D">
        <w:rPr>
          <w:rFonts w:ascii="Arial" w:hAnsi="Arial" w:cs="Arial"/>
        </w:rPr>
        <w:t xml:space="preserve"> </w:t>
      </w:r>
      <w:r w:rsidR="00D43BD0">
        <w:rPr>
          <w:rFonts w:ascii="Arial" w:hAnsi="Arial" w:cs="Arial"/>
        </w:rPr>
        <w:t xml:space="preserve">of more </w:t>
      </w:r>
      <w:r w:rsidR="00D43BD0" w:rsidRPr="0097055D">
        <w:rPr>
          <w:rFonts w:ascii="Arial" w:hAnsi="Arial" w:cs="Arial"/>
        </w:rPr>
        <w:t>intensive</w:t>
      </w:r>
      <w:r w:rsidR="00D43BD0">
        <w:rPr>
          <w:rFonts w:ascii="Arial" w:hAnsi="Arial" w:cs="Arial"/>
        </w:rPr>
        <w:t xml:space="preserve"> SBP lowering </w:t>
      </w:r>
      <w:r w:rsidR="00D43BD0" w:rsidRPr="0097055D">
        <w:rPr>
          <w:rFonts w:ascii="Arial" w:hAnsi="Arial" w:cs="Arial"/>
        </w:rPr>
        <w:t>as a continuous function of time since randomization</w:t>
      </w:r>
      <w:r w:rsidR="004F5FDF">
        <w:rPr>
          <w:rFonts w:ascii="Arial" w:hAnsi="Arial" w:cs="Arial"/>
        </w:rPr>
        <w:t xml:space="preserve"> </w:t>
      </w:r>
      <w:r w:rsidR="004F5FDF">
        <w:rPr>
          <w:rFonts w:ascii="Arial" w:hAnsi="Arial" w:cs="Arial"/>
        </w:rPr>
        <w:fldChar w:fldCharType="begin"/>
      </w:r>
      <w:r w:rsidR="004F5FDF">
        <w:rPr>
          <w:rFonts w:ascii="Arial" w:hAnsi="Arial" w:cs="Arial"/>
        </w:rPr>
        <w:instrText xml:space="preserve"> ADDIN EN.CITE &lt;EndNote&gt;&lt;Cite&gt;&lt;Author&gt;Therneau&lt;/Author&gt;&lt;Year&gt;2024&lt;/Year&gt;&lt;RecNum&gt;156&lt;/RecNum&gt;&lt;DisplayText&gt;(29)&lt;/DisplayText&gt;&lt;record&gt;&lt;rec-number&gt;156&lt;/rec-number&gt;&lt;foreign-keys&gt;&lt;key app="EN" db-id="92rxsdfrnefwwte29fnpaw0i5dx2s9r0p22z" timestamp="1716919914"&gt;156&lt;/key&gt;&lt;/foreign-keys&gt;&lt;ref-type name="Electronic Article"&gt;43&lt;/ref-type&gt;&lt;contributors&gt;&lt;authors&gt;&lt;author&gt;Therneau, T. M.; Crowson, C; Atkinson, E.&lt;/author&gt;&lt;/authors&gt;&lt;/contributors&gt;&lt;titles&gt;&lt;title&gt;Using time dependent covariates and time dependent coefficients in the Cox model&lt;/title&gt;&lt;/titles&gt;&lt;dates&gt;&lt;year&gt;2024&lt;/year&gt;&lt;/dates&gt;&lt;urls&gt;&lt;related-urls&gt;&lt;url&gt;https://cran.r-project.org/web/packages/survival/ vignettes/timedep.pdf&lt;/url&gt;&lt;/related-urls&gt;&lt;/urls&gt;&lt;/record&gt;&lt;/Cite&gt;&lt;/EndNote&gt;</w:instrText>
      </w:r>
      <w:r w:rsidR="004F5FDF">
        <w:rPr>
          <w:rFonts w:ascii="Arial" w:hAnsi="Arial" w:cs="Arial"/>
        </w:rPr>
        <w:fldChar w:fldCharType="separate"/>
      </w:r>
      <w:r w:rsidR="004F5FDF">
        <w:rPr>
          <w:rFonts w:ascii="Arial" w:hAnsi="Arial" w:cs="Arial"/>
          <w:noProof/>
        </w:rPr>
        <w:t>(29)</w:t>
      </w:r>
      <w:r w:rsidR="004F5FDF">
        <w:rPr>
          <w:rFonts w:ascii="Arial" w:hAnsi="Arial" w:cs="Arial"/>
        </w:rPr>
        <w:fldChar w:fldCharType="end"/>
      </w:r>
      <w:r w:rsidR="00D43BD0" w:rsidRPr="0097055D">
        <w:rPr>
          <w:rFonts w:ascii="Arial" w:hAnsi="Arial" w:cs="Arial"/>
        </w:rPr>
        <w:t>.</w:t>
      </w:r>
      <w:r w:rsidR="00D43BD0">
        <w:rPr>
          <w:rFonts w:ascii="Arial" w:hAnsi="Arial" w:cs="Arial"/>
        </w:rPr>
        <w:t xml:space="preserve"> </w:t>
      </w:r>
      <w:r w:rsidR="000A6C1A" w:rsidRPr="00D44335">
        <w:rPr>
          <w:rFonts w:ascii="Arial" w:hAnsi="Arial" w:cs="Arial"/>
        </w:rPr>
        <w:t xml:space="preserve">Interactions between treatment </w:t>
      </w:r>
      <w:ins w:id="196" w:author="Byron C Jaeger" w:date="2024-05-16T11:38:00Z">
        <w:r w:rsidR="008416ED">
          <w:rPr>
            <w:rFonts w:ascii="Arial" w:hAnsi="Arial" w:cs="Arial"/>
          </w:rPr>
          <w:t>group</w:t>
        </w:r>
        <w:r w:rsidR="008416ED" w:rsidRPr="00D44335">
          <w:rPr>
            <w:rFonts w:ascii="Arial" w:hAnsi="Arial" w:cs="Arial"/>
          </w:rPr>
          <w:t xml:space="preserve"> </w:t>
        </w:r>
      </w:ins>
      <w:r w:rsidR="000A6C1A" w:rsidRPr="00D44335">
        <w:rPr>
          <w:rFonts w:ascii="Arial" w:hAnsi="Arial" w:cs="Arial"/>
        </w:rPr>
        <w:t xml:space="preserve">and prespecified subgroups were assessed with a likelihood ratio test. We conducted sensitivity analyses accounting for </w:t>
      </w:r>
      <w:commentRangeStart w:id="197"/>
      <w:r w:rsidR="000A6C1A" w:rsidRPr="00D44335">
        <w:rPr>
          <w:rFonts w:ascii="Arial" w:hAnsi="Arial" w:cs="Arial"/>
        </w:rPr>
        <w:t>the competing risk of death</w:t>
      </w:r>
      <w:commentRangeEnd w:id="197"/>
      <w:r w:rsidR="008416ED">
        <w:rPr>
          <w:rStyle w:val="CommentReference"/>
        </w:rPr>
        <w:commentReference w:id="197"/>
      </w:r>
      <w:r w:rsidR="000A6C1A" w:rsidRPr="00D44335">
        <w:rPr>
          <w:rFonts w:ascii="Arial" w:hAnsi="Arial" w:cs="Arial"/>
        </w:rPr>
        <w:t xml:space="preserve">. We also performed sensitivity analyses to assess the influence of missing data using </w:t>
      </w:r>
      <w:r w:rsidR="00C921DF" w:rsidRPr="00D44335">
        <w:rPr>
          <w:rFonts w:ascii="Arial" w:hAnsi="Arial" w:cs="Arial"/>
        </w:rPr>
        <w:t>&gt;</w:t>
      </w:r>
      <w:r w:rsidR="00C921DF" w:rsidRPr="00D44335">
        <w:rPr>
          <w:rFonts w:ascii="Arial" w:hAnsi="Arial" w:cs="Arial"/>
          <w:highlight w:val="yellow"/>
        </w:rPr>
        <w:t>details here</w:t>
      </w:r>
      <w:r w:rsidR="00C921DF" w:rsidRPr="00D44335">
        <w:rPr>
          <w:rFonts w:ascii="Arial" w:hAnsi="Arial" w:cs="Arial"/>
        </w:rPr>
        <w:t>&lt;</w:t>
      </w:r>
      <w:r w:rsidR="000A6C1A" w:rsidRPr="00D44335">
        <w:rPr>
          <w:rFonts w:ascii="Arial" w:hAnsi="Arial" w:cs="Arial"/>
        </w:rPr>
        <w:t xml:space="preserve"> (Supplement). All hypothesis tests were 2-sided and performed at the α=.05 level of significance. There was no adjustment of the significance threshold for the secondary or other end points. All analyses were performed using SAS version 9.4 (SAS Institute Inc) and the R statistical computing environment (</w:t>
      </w:r>
      <w:r w:rsidR="008416ED">
        <w:rPr>
          <w:rFonts w:ascii="Arial" w:hAnsi="Arial" w:cs="Arial"/>
        </w:rPr>
        <w:fldChar w:fldCharType="begin"/>
      </w:r>
      <w:r w:rsidR="008416ED">
        <w:rPr>
          <w:rFonts w:ascii="Arial" w:hAnsi="Arial" w:cs="Arial"/>
        </w:rPr>
        <w:instrText>HYPERLINK "</w:instrText>
      </w:r>
      <w:r w:rsidR="008416ED" w:rsidRPr="00D44335">
        <w:rPr>
          <w:rFonts w:ascii="Arial" w:hAnsi="Arial" w:cs="Arial"/>
        </w:rPr>
        <w:instrText>http://www.r-project.org</w:instrText>
      </w:r>
      <w:r w:rsidR="008416ED">
        <w:rPr>
          <w:rFonts w:ascii="Arial" w:hAnsi="Arial" w:cs="Arial"/>
        </w:rPr>
        <w:instrText>"</w:instrText>
      </w:r>
      <w:r w:rsidR="008416ED">
        <w:rPr>
          <w:rFonts w:ascii="Arial" w:hAnsi="Arial" w:cs="Arial"/>
        </w:rPr>
      </w:r>
      <w:r w:rsidR="008416ED">
        <w:rPr>
          <w:rFonts w:ascii="Arial" w:hAnsi="Arial" w:cs="Arial"/>
        </w:rPr>
        <w:fldChar w:fldCharType="separate"/>
      </w:r>
      <w:r w:rsidR="008416ED" w:rsidRPr="00D44335">
        <w:rPr>
          <w:rStyle w:val="Hyperlink"/>
          <w:rFonts w:ascii="Arial" w:hAnsi="Arial" w:cs="Arial"/>
        </w:rPr>
        <w:t>http://www.r-project.org</w:t>
      </w:r>
      <w:ins w:id="198" w:author="Byron C Jaeger" w:date="2024-05-16T11:41:00Z">
        <w:r w:rsidR="008416ED">
          <w:rPr>
            <w:rFonts w:ascii="Arial" w:hAnsi="Arial" w:cs="Arial"/>
          </w:rPr>
          <w:fldChar w:fldCharType="end"/>
        </w:r>
      </w:ins>
      <w:r w:rsidR="000A6C1A" w:rsidRPr="00D44335">
        <w:rPr>
          <w:rFonts w:ascii="Arial" w:hAnsi="Arial" w:cs="Arial"/>
        </w:rPr>
        <w:t>).</w:t>
      </w:r>
    </w:p>
    <w:p w14:paraId="14F9B408" w14:textId="77777777" w:rsidR="00033308" w:rsidRPr="00D44335" w:rsidRDefault="00033308" w:rsidP="00B61848">
      <w:pPr>
        <w:spacing w:line="480" w:lineRule="auto"/>
        <w:rPr>
          <w:rFonts w:ascii="Arial" w:hAnsi="Arial" w:cs="Arial"/>
        </w:rPr>
      </w:pPr>
    </w:p>
    <w:p w14:paraId="3D343455" w14:textId="721A58B6" w:rsidR="00033308" w:rsidRPr="00E15ED6" w:rsidRDefault="00033308" w:rsidP="00B61848">
      <w:pPr>
        <w:spacing w:line="480" w:lineRule="auto"/>
        <w:rPr>
          <w:rFonts w:ascii="Arial" w:hAnsi="Arial" w:cs="Arial"/>
        </w:rPr>
      </w:pPr>
      <w:commentRangeStart w:id="199"/>
      <w:commentRangeStart w:id="200"/>
      <w:r w:rsidRPr="00D44335">
        <w:rPr>
          <w:rFonts w:ascii="Arial" w:hAnsi="Arial" w:cs="Arial"/>
        </w:rPr>
        <w:t xml:space="preserve">Prespecified subgroups included age (&lt;75 vs ≥75 years), sex, race (black vs nonblack), baseline SBP tertiles (≤132, &gt;132 to &lt;145, and ≥145 mm Hg), and presence of CVD, chronic kidney disease, and orthostatic hypotension at baseline. </w:t>
      </w:r>
      <w:commentRangeEnd w:id="199"/>
      <w:r w:rsidR="00F934DC">
        <w:rPr>
          <w:rStyle w:val="CommentReference"/>
        </w:rPr>
        <w:commentReference w:id="199"/>
      </w:r>
      <w:commentRangeEnd w:id="200"/>
      <w:r w:rsidR="00B3430E">
        <w:rPr>
          <w:rStyle w:val="CommentReference"/>
        </w:rPr>
        <w:commentReference w:id="200"/>
      </w:r>
    </w:p>
    <w:p w14:paraId="195ED0F8" w14:textId="77777777" w:rsidR="00A33CDF" w:rsidRPr="00E15ED6" w:rsidRDefault="00A33CDF" w:rsidP="00B61848">
      <w:pPr>
        <w:spacing w:line="480" w:lineRule="auto"/>
        <w:rPr>
          <w:rFonts w:ascii="Arial" w:hAnsi="Arial" w:cs="Arial"/>
          <w:b/>
          <w:bCs/>
        </w:rPr>
      </w:pPr>
    </w:p>
    <w:p w14:paraId="65836C85" w14:textId="77777777" w:rsidR="00A33CDF" w:rsidRPr="00E15ED6" w:rsidRDefault="00A33CDF" w:rsidP="00B61848">
      <w:pPr>
        <w:spacing w:line="480" w:lineRule="auto"/>
        <w:rPr>
          <w:rFonts w:ascii="Arial" w:hAnsi="Arial" w:cs="Arial"/>
          <w:b/>
          <w:bCs/>
        </w:rPr>
      </w:pPr>
      <w:commentRangeStart w:id="201"/>
      <w:r w:rsidRPr="00E15ED6">
        <w:rPr>
          <w:rFonts w:ascii="Arial" w:hAnsi="Arial" w:cs="Arial"/>
          <w:b/>
          <w:bCs/>
        </w:rPr>
        <w:t>RESULTS</w:t>
      </w:r>
      <w:commentRangeEnd w:id="201"/>
      <w:r w:rsidR="00D01B74">
        <w:rPr>
          <w:rStyle w:val="CommentReference"/>
        </w:rPr>
        <w:commentReference w:id="201"/>
      </w:r>
    </w:p>
    <w:p w14:paraId="7DE70D85" w14:textId="77777777" w:rsidR="00A33CDF" w:rsidRPr="00E15ED6" w:rsidRDefault="00A33CDF" w:rsidP="00B61848">
      <w:pPr>
        <w:spacing w:line="480" w:lineRule="auto"/>
        <w:rPr>
          <w:rFonts w:ascii="Arial" w:hAnsi="Arial" w:cs="Arial"/>
          <w:b/>
          <w:bCs/>
        </w:rPr>
      </w:pPr>
    </w:p>
    <w:p w14:paraId="23FE940A" w14:textId="77777777" w:rsidR="00A33CDF" w:rsidRPr="00E15ED6" w:rsidRDefault="00A33CDF" w:rsidP="00B61848">
      <w:pPr>
        <w:spacing w:line="480" w:lineRule="auto"/>
        <w:rPr>
          <w:rFonts w:ascii="Arial" w:hAnsi="Arial" w:cs="Arial"/>
          <w:b/>
          <w:bCs/>
        </w:rPr>
      </w:pPr>
      <w:r w:rsidRPr="00E15ED6">
        <w:rPr>
          <w:rFonts w:ascii="Arial" w:hAnsi="Arial" w:cs="Arial"/>
          <w:b/>
          <w:bCs/>
        </w:rPr>
        <w:t>Study Participants</w:t>
      </w:r>
    </w:p>
    <w:p w14:paraId="418F4DFD" w14:textId="77777777" w:rsidR="00DA69D1" w:rsidRPr="00E15ED6" w:rsidRDefault="00DA69D1" w:rsidP="00B61848">
      <w:pPr>
        <w:spacing w:line="480" w:lineRule="auto"/>
        <w:rPr>
          <w:rFonts w:ascii="Arial" w:hAnsi="Arial" w:cs="Arial"/>
        </w:rPr>
      </w:pPr>
    </w:p>
    <w:p w14:paraId="23C3571C" w14:textId="4289A708" w:rsidR="00A33CDF" w:rsidRPr="00E15ED6" w:rsidRDefault="00F0429E" w:rsidP="00B61848">
      <w:pPr>
        <w:spacing w:line="480" w:lineRule="auto"/>
        <w:rPr>
          <w:rFonts w:ascii="Arial" w:hAnsi="Arial" w:cs="Arial"/>
        </w:rPr>
      </w:pPr>
      <w:r w:rsidRPr="00E15ED6">
        <w:rPr>
          <w:rFonts w:ascii="Arial" w:hAnsi="Arial" w:cs="Arial"/>
        </w:rPr>
        <w:t>Characteristics of the 9361 randomized participants in the main trial design have been published previously</w:t>
      </w:r>
      <w:r w:rsidR="00F06BA4" w:rsidRPr="00E15ED6">
        <w:rPr>
          <w:rFonts w:ascii="Arial" w:hAnsi="Arial" w:cs="Arial"/>
        </w:rPr>
        <w:t xml:space="preserve"> </w:t>
      </w:r>
      <w:r w:rsidR="00765462" w:rsidRPr="00E15ED6">
        <w:rPr>
          <w:rFonts w:ascii="Arial" w:hAnsi="Arial" w:cs="Arial"/>
        </w:rPr>
        <w:fldChar w:fldCharType="begin">
          <w:fldData xml:space="preserve">PEVuZE5vdGU+PENpdGU+PEF1dGhvcj5Hcm91cDwvQXV0aG9yPjxZZWFyPjIwMTk8L1llYXI+PFJl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PEVuZE5vdGU+PENpdGU+PEF1dGhvcj5Hcm91cDwvQXV0aG9yPjxZZWFyPjIwMTk8L1llYXI+PFJl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765462" w:rsidRPr="00E15ED6">
        <w:rPr>
          <w:rFonts w:ascii="Arial" w:hAnsi="Arial" w:cs="Arial"/>
        </w:rPr>
      </w:r>
      <w:r w:rsidR="00765462" w:rsidRPr="00E15ED6">
        <w:rPr>
          <w:rFonts w:ascii="Arial" w:hAnsi="Arial" w:cs="Arial"/>
        </w:rPr>
        <w:fldChar w:fldCharType="separate"/>
      </w:r>
      <w:r w:rsidR="00F9430D">
        <w:rPr>
          <w:rFonts w:ascii="Arial" w:hAnsi="Arial" w:cs="Arial"/>
          <w:noProof/>
        </w:rPr>
        <w:t>(2, 10)</w:t>
      </w:r>
      <w:r w:rsidR="00765462" w:rsidRPr="00E15ED6">
        <w:rPr>
          <w:rFonts w:ascii="Arial" w:hAnsi="Arial" w:cs="Arial"/>
        </w:rPr>
        <w:fldChar w:fldCharType="end"/>
      </w:r>
      <w:r w:rsidRPr="00E15ED6">
        <w:rPr>
          <w:rFonts w:ascii="Arial" w:hAnsi="Arial" w:cs="Arial"/>
        </w:rPr>
        <w:t xml:space="preserve">.   Of the 7221 in the cohort who were eligible for </w:t>
      </w:r>
      <w:r w:rsidR="004F5FDF">
        <w:rPr>
          <w:rFonts w:ascii="Arial" w:hAnsi="Arial" w:cs="Arial"/>
        </w:rPr>
        <w:t>this extended follow-up</w:t>
      </w:r>
      <w:r w:rsidRPr="00E15ED6">
        <w:rPr>
          <w:rFonts w:ascii="Arial" w:hAnsi="Arial" w:cs="Arial"/>
        </w:rPr>
        <w:t>, almost 60%, n=4232, were assessed and had their cognitive status ascertained.   The eligible cohort was similar to the full trial cohort (Tables).   Blood pressure measurements were not available for this study.</w:t>
      </w:r>
    </w:p>
    <w:p w14:paraId="0CB30645" w14:textId="77777777" w:rsidR="00F0429E" w:rsidRPr="00E15ED6" w:rsidRDefault="00F0429E" w:rsidP="00B61848">
      <w:pPr>
        <w:spacing w:line="480" w:lineRule="auto"/>
        <w:rPr>
          <w:rFonts w:ascii="Arial" w:hAnsi="Arial" w:cs="Arial"/>
        </w:rPr>
      </w:pPr>
    </w:p>
    <w:p w14:paraId="4E309E3D" w14:textId="77777777" w:rsidR="00A960AD" w:rsidRPr="00E15ED6" w:rsidRDefault="00A960AD" w:rsidP="00B61848">
      <w:pPr>
        <w:spacing w:line="480" w:lineRule="auto"/>
        <w:rPr>
          <w:rFonts w:ascii="Arial" w:hAnsi="Arial" w:cs="Arial"/>
          <w:b/>
          <w:bCs/>
        </w:rPr>
      </w:pPr>
      <w:r w:rsidRPr="00E15ED6">
        <w:rPr>
          <w:rFonts w:ascii="Arial" w:hAnsi="Arial" w:cs="Arial"/>
          <w:b/>
          <w:bCs/>
        </w:rPr>
        <w:t>Follow-up Cognitive Data Collection</w:t>
      </w:r>
    </w:p>
    <w:p w14:paraId="70877BC2" w14:textId="77777777" w:rsidR="00A960AD" w:rsidRPr="00E15ED6" w:rsidRDefault="00A960AD" w:rsidP="00B61848">
      <w:pPr>
        <w:spacing w:line="480" w:lineRule="auto"/>
        <w:rPr>
          <w:rFonts w:ascii="Arial" w:hAnsi="Arial" w:cs="Arial"/>
        </w:rPr>
      </w:pPr>
    </w:p>
    <w:p w14:paraId="346E0451" w14:textId="77777777" w:rsidR="00F0429E" w:rsidRPr="00E15ED6" w:rsidRDefault="00F0429E" w:rsidP="00B61848">
      <w:pPr>
        <w:spacing w:line="480" w:lineRule="auto"/>
        <w:rPr>
          <w:rFonts w:ascii="Arial" w:hAnsi="Arial" w:cs="Arial"/>
        </w:rPr>
      </w:pPr>
      <w:r w:rsidRPr="00E15ED6">
        <w:rPr>
          <w:rFonts w:ascii="Arial" w:hAnsi="Arial" w:cs="Arial"/>
        </w:rPr>
        <w:t xml:space="preserve">In general, participants who did not complete a cognitive assessment during the extended follow-up were more likely to be non-White, higher baseline SBP, lower eGFR (&lt;60 versus ≥ 60), no baseline aspirin use, had a CVD event during the trial, and did not participate in ASK.   4232 participants completed 1 cognitive assessment; 149 completed 2.  </w:t>
      </w:r>
    </w:p>
    <w:p w14:paraId="7BA873BC" w14:textId="77777777" w:rsidR="00F0429E" w:rsidRPr="00E15ED6" w:rsidRDefault="00F0429E" w:rsidP="00B61848">
      <w:pPr>
        <w:spacing w:line="480" w:lineRule="auto"/>
        <w:rPr>
          <w:rFonts w:ascii="Arial" w:hAnsi="Arial" w:cs="Arial"/>
        </w:rPr>
      </w:pPr>
    </w:p>
    <w:p w14:paraId="050CDBBE" w14:textId="077C4A13" w:rsidR="00A960AD" w:rsidRPr="00B67490" w:rsidRDefault="00F0429E" w:rsidP="00B61848">
      <w:pPr>
        <w:spacing w:line="480" w:lineRule="auto"/>
        <w:rPr>
          <w:rFonts w:ascii="Arial" w:hAnsi="Arial" w:cs="Arial"/>
          <w:rPrChange w:id="202" w:author="Nicholas M. Pajewski" w:date="2024-05-11T21:44:00Z">
            <w:rPr/>
          </w:rPrChange>
        </w:rPr>
      </w:pPr>
      <w:r w:rsidRPr="00E15ED6">
        <w:rPr>
          <w:rFonts w:ascii="Arial" w:hAnsi="Arial" w:cs="Arial"/>
        </w:rPr>
        <w:t>Completion rates decreased at the extended follow-up visits (51% and 49%, respectively, for the intensive and standard treatment groups) but were not statistically different by treatment group (P = .21). Occurrence of indeterminate adjudications (</w:t>
      </w:r>
      <w:proofErr w:type="spellStart"/>
      <w:r w:rsidRPr="00E15ED6">
        <w:rPr>
          <w:rFonts w:ascii="Arial" w:hAnsi="Arial" w:cs="Arial"/>
        </w:rPr>
        <w:t>ie</w:t>
      </w:r>
      <w:proofErr w:type="spellEnd"/>
      <w:r w:rsidRPr="00E15ED6">
        <w:rPr>
          <w:rFonts w:ascii="Arial" w:hAnsi="Arial" w:cs="Arial"/>
        </w:rPr>
        <w:t xml:space="preserve">, decisions of “cannot classify”) was </w:t>
      </w:r>
      <w:commentRangeStart w:id="203"/>
      <w:r w:rsidRPr="00E15ED6">
        <w:rPr>
          <w:rFonts w:ascii="Arial" w:hAnsi="Arial" w:cs="Arial"/>
        </w:rPr>
        <w:t xml:space="preserve">low </w:t>
      </w:r>
      <w:commentRangeEnd w:id="203"/>
      <w:r w:rsidR="00B97BEF">
        <w:rPr>
          <w:rStyle w:val="CommentReference"/>
        </w:rPr>
        <w:commentReference w:id="203"/>
      </w:r>
      <w:r w:rsidRPr="00B67490">
        <w:rPr>
          <w:rFonts w:ascii="Arial" w:hAnsi="Arial" w:cs="Arial"/>
          <w:rPrChange w:id="204" w:author="Nicholas M. Pajewski" w:date="2024-05-11T21:44:00Z">
            <w:rPr/>
          </w:rPrChange>
        </w:rPr>
        <w:t>and was also similar between the treatment groups (</w:t>
      </w:r>
      <w:proofErr w:type="spellStart"/>
      <w:r w:rsidRPr="00B67490">
        <w:rPr>
          <w:rFonts w:ascii="Arial" w:hAnsi="Arial" w:cs="Arial"/>
          <w:rPrChange w:id="205" w:author="Nicholas M. Pajewski" w:date="2024-05-11T21:44:00Z">
            <w:rPr/>
          </w:rPrChange>
        </w:rPr>
        <w:t>eTable</w:t>
      </w:r>
      <w:proofErr w:type="spellEnd"/>
      <w:r w:rsidRPr="00B67490">
        <w:rPr>
          <w:rFonts w:ascii="Arial" w:hAnsi="Arial" w:cs="Arial"/>
          <w:rPrChange w:id="206" w:author="Nicholas M. Pajewski" w:date="2024-05-11T21:44:00Z">
            <w:rPr/>
          </w:rPrChange>
        </w:rPr>
        <w:t xml:space="preserve"> 3 in Supplement 2).</w:t>
      </w:r>
    </w:p>
    <w:p w14:paraId="4DED5048" w14:textId="77777777" w:rsidR="00F0429E" w:rsidRPr="00B67490" w:rsidRDefault="00F0429E" w:rsidP="00B61848">
      <w:pPr>
        <w:spacing w:line="480" w:lineRule="auto"/>
        <w:rPr>
          <w:rFonts w:ascii="Arial" w:hAnsi="Arial" w:cs="Arial"/>
          <w:rPrChange w:id="207" w:author="Nicholas M. Pajewski" w:date="2024-05-11T21:44:00Z">
            <w:rPr/>
          </w:rPrChange>
        </w:rPr>
      </w:pPr>
    </w:p>
    <w:p w14:paraId="1190E7BB" w14:textId="77777777" w:rsidR="006B27D1" w:rsidRPr="00B67490" w:rsidRDefault="006B27D1" w:rsidP="00B61848">
      <w:pPr>
        <w:spacing w:line="480" w:lineRule="auto"/>
        <w:rPr>
          <w:rFonts w:ascii="Arial" w:hAnsi="Arial" w:cs="Arial"/>
          <w:b/>
          <w:bCs/>
          <w:rPrChange w:id="208" w:author="Nicholas M. Pajewski" w:date="2024-05-11T21:44:00Z">
            <w:rPr>
              <w:b/>
              <w:bCs/>
            </w:rPr>
          </w:rPrChange>
        </w:rPr>
      </w:pPr>
      <w:r w:rsidRPr="00B67490">
        <w:rPr>
          <w:rFonts w:ascii="Arial" w:hAnsi="Arial" w:cs="Arial"/>
          <w:b/>
          <w:bCs/>
          <w:rPrChange w:id="209" w:author="Nicholas M. Pajewski" w:date="2024-05-11T21:44:00Z">
            <w:rPr>
              <w:b/>
              <w:bCs/>
            </w:rPr>
          </w:rPrChange>
        </w:rPr>
        <w:t>Primary Cognitive Outcome</w:t>
      </w:r>
    </w:p>
    <w:p w14:paraId="3AF4EFA0" w14:textId="77777777" w:rsidR="006B27D1" w:rsidRPr="00B67490" w:rsidRDefault="006B27D1" w:rsidP="00B61848">
      <w:pPr>
        <w:spacing w:line="480" w:lineRule="auto"/>
        <w:rPr>
          <w:rFonts w:ascii="Arial" w:hAnsi="Arial" w:cs="Arial"/>
          <w:rPrChange w:id="210" w:author="Nicholas M. Pajewski" w:date="2024-05-11T21:44:00Z">
            <w:rPr/>
          </w:rPrChange>
        </w:rPr>
      </w:pPr>
    </w:p>
    <w:p w14:paraId="4DCE589F" w14:textId="44EBA7EE" w:rsidR="00A960AD" w:rsidRPr="00E15ED6" w:rsidRDefault="00A960AD" w:rsidP="00B61848">
      <w:pPr>
        <w:spacing w:line="480" w:lineRule="auto"/>
        <w:rPr>
          <w:rFonts w:ascii="Arial" w:hAnsi="Arial" w:cs="Arial"/>
        </w:rPr>
      </w:pPr>
      <w:r w:rsidRPr="00B67490">
        <w:rPr>
          <w:rFonts w:ascii="Arial" w:hAnsi="Arial" w:cs="Arial"/>
          <w:rPrChange w:id="211" w:author="Nicholas M. Pajewski" w:date="2024-05-11T21:44:00Z">
            <w:rPr/>
          </w:rPrChange>
        </w:rPr>
        <w:lastRenderedPageBreak/>
        <w:t xml:space="preserve">A total of 216 new </w:t>
      </w:r>
      <w:r w:rsidR="00B60F00">
        <w:rPr>
          <w:rFonts w:ascii="Arial" w:hAnsi="Arial" w:cs="Arial"/>
        </w:rPr>
        <w:t>probable dementia</w:t>
      </w:r>
      <w:r w:rsidRPr="00E15ED6">
        <w:rPr>
          <w:rFonts w:ascii="Arial" w:hAnsi="Arial" w:cs="Arial"/>
        </w:rPr>
        <w:t xml:space="preserve"> cases </w:t>
      </w:r>
      <w:r w:rsidR="006B27D1" w:rsidRPr="00E15ED6">
        <w:rPr>
          <w:rFonts w:ascii="Arial" w:hAnsi="Arial" w:cs="Arial"/>
        </w:rPr>
        <w:t>were ascertained</w:t>
      </w:r>
      <w:r w:rsidR="00210E60" w:rsidRPr="00E15ED6">
        <w:rPr>
          <w:rFonts w:ascii="Arial" w:hAnsi="Arial" w:cs="Arial"/>
        </w:rPr>
        <w:t xml:space="preserve"> during this phase of extended follow-up</w:t>
      </w:r>
      <w:r w:rsidR="006B27D1" w:rsidRPr="00E15ED6">
        <w:rPr>
          <w:rFonts w:ascii="Arial" w:hAnsi="Arial" w:cs="Arial"/>
        </w:rPr>
        <w:t xml:space="preserve">, increasing the total number of PD cases to 541. In the intensive treatment group, </w:t>
      </w:r>
      <w:r w:rsidR="00572107">
        <w:rPr>
          <w:rFonts w:ascii="Arial" w:hAnsi="Arial" w:cs="Arial"/>
        </w:rPr>
        <w:t xml:space="preserve">a total of </w:t>
      </w:r>
      <w:r w:rsidR="006B27D1" w:rsidRPr="00E15ED6">
        <w:rPr>
          <w:rFonts w:ascii="Arial" w:hAnsi="Arial" w:cs="Arial"/>
        </w:rPr>
        <w:t xml:space="preserve">248 participants (8.5 per 1000 person-years) were adjudicated with probable dementia </w:t>
      </w:r>
      <w:r w:rsidR="00572107">
        <w:rPr>
          <w:rFonts w:ascii="Arial" w:hAnsi="Arial" w:cs="Arial"/>
        </w:rPr>
        <w:t xml:space="preserve">across all stages of follow-up </w:t>
      </w:r>
      <w:r w:rsidR="006B27D1" w:rsidRPr="00E15ED6">
        <w:rPr>
          <w:rFonts w:ascii="Arial" w:hAnsi="Arial" w:cs="Arial"/>
        </w:rPr>
        <w:t xml:space="preserve">compared with 293 participants (10.2 per 1000 person-years) in the standard treatment group (hazard ratio [HR], 0.86; 95% CI, 0.72-1.02) (Figure  and Table). </w:t>
      </w:r>
      <w:commentRangeStart w:id="212"/>
      <w:r w:rsidR="006B27D1" w:rsidRPr="00E15ED6">
        <w:rPr>
          <w:rFonts w:ascii="Arial" w:hAnsi="Arial" w:cs="Arial"/>
        </w:rPr>
        <w:t xml:space="preserve">The proportional hazards assumption was </w:t>
      </w:r>
      <w:ins w:id="213" w:author="Byron C Jaeger" w:date="2024-05-31T15:46:00Z">
        <w:r w:rsidR="00B90267">
          <w:rPr>
            <w:rFonts w:ascii="Arial" w:hAnsi="Arial" w:cs="Arial"/>
          </w:rPr>
          <w:t xml:space="preserve">tested using </w:t>
        </w:r>
      </w:ins>
      <w:ins w:id="214" w:author="Byron C Jaeger" w:date="2024-05-31T15:47:00Z">
        <w:r w:rsidR="0035649C">
          <w:rPr>
            <w:rFonts w:ascii="Arial" w:hAnsi="Arial" w:cs="Arial"/>
          </w:rPr>
          <w:t>Schoenfeld residuals</w:t>
        </w:r>
      </w:ins>
      <w:commentRangeStart w:id="215"/>
      <w:ins w:id="216" w:author="Byron C Jaeger" w:date="2024-05-31T15:46:00Z">
        <w:r w:rsidR="00B90267">
          <w:rPr>
            <w:rFonts w:ascii="Arial" w:hAnsi="Arial" w:cs="Arial"/>
          </w:rPr>
          <w:t>,</w:t>
        </w:r>
      </w:ins>
      <w:commentRangeEnd w:id="215"/>
      <w:ins w:id="217" w:author="Byron C Jaeger" w:date="2024-05-31T15:49:00Z">
        <w:r w:rsidR="0035649C">
          <w:rPr>
            <w:rStyle w:val="CommentReference"/>
          </w:rPr>
          <w:commentReference w:id="215"/>
        </w:r>
      </w:ins>
      <w:commentRangeEnd w:id="212"/>
      <w:ins w:id="218" w:author="Byron C Jaeger" w:date="2024-05-31T15:53:00Z">
        <w:r w:rsidR="0035649C">
          <w:rPr>
            <w:rStyle w:val="CommentReference"/>
          </w:rPr>
          <w:commentReference w:id="212"/>
        </w:r>
      </w:ins>
      <w:ins w:id="219" w:author="Byron C Jaeger" w:date="2024-05-31T15:46:00Z">
        <w:r w:rsidR="00B90267">
          <w:rPr>
            <w:rFonts w:ascii="Arial" w:hAnsi="Arial" w:cs="Arial"/>
          </w:rPr>
          <w:t xml:space="preserve"> </w:t>
        </w:r>
      </w:ins>
      <w:commentRangeStart w:id="220"/>
      <w:ins w:id="221" w:author="Byron C Jaeger" w:date="2024-05-31T15:48:00Z">
        <w:r w:rsidR="0035649C">
          <w:rPr>
            <w:rFonts w:ascii="Arial" w:hAnsi="Arial" w:cs="Arial"/>
          </w:rPr>
          <w:t xml:space="preserve">and was </w:t>
        </w:r>
      </w:ins>
      <w:r w:rsidR="006B27D1" w:rsidRPr="00E15ED6">
        <w:rPr>
          <w:rFonts w:ascii="Arial" w:hAnsi="Arial" w:cs="Arial"/>
        </w:rPr>
        <w:t>not severely violated, although there was some indication of an increasing difference between the treatment groups during the later observational phase of follow-up (</w:t>
      </w:r>
      <w:r w:rsidR="006B27D1" w:rsidRPr="00E15ED6">
        <w:rPr>
          <w:rFonts w:ascii="Arial" w:hAnsi="Arial" w:cs="Arial"/>
          <w:highlight w:val="yellow"/>
        </w:rPr>
        <w:t>how tested, P </w:t>
      </w:r>
      <w:proofErr w:type="gramStart"/>
      <w:r w:rsidR="006B27D1" w:rsidRPr="00E15ED6">
        <w:rPr>
          <w:rFonts w:ascii="Arial" w:hAnsi="Arial" w:cs="Arial"/>
          <w:highlight w:val="yellow"/>
        </w:rPr>
        <w:t>= .xx</w:t>
      </w:r>
      <w:proofErr w:type="gramEnd"/>
      <w:r w:rsidR="006B27D1" w:rsidRPr="00E15ED6">
        <w:rPr>
          <w:rFonts w:ascii="Arial" w:hAnsi="Arial" w:cs="Arial"/>
        </w:rPr>
        <w:t>).</w:t>
      </w:r>
      <w:commentRangeEnd w:id="220"/>
      <w:r w:rsidR="0035649C">
        <w:rPr>
          <w:rStyle w:val="CommentReference"/>
        </w:rPr>
        <w:commentReference w:id="220"/>
      </w:r>
    </w:p>
    <w:p w14:paraId="42CF8D4B" w14:textId="77777777" w:rsidR="006B27D1" w:rsidRPr="00E15ED6" w:rsidRDefault="006B27D1" w:rsidP="00B61848">
      <w:pPr>
        <w:spacing w:line="480" w:lineRule="auto"/>
        <w:rPr>
          <w:rFonts w:ascii="Arial" w:hAnsi="Arial" w:cs="Arial"/>
        </w:rPr>
      </w:pPr>
    </w:p>
    <w:p w14:paraId="2F6C4F56" w14:textId="63D669AE" w:rsidR="006B27D1" w:rsidRPr="00E15ED6" w:rsidRDefault="006B27D1" w:rsidP="00B61848">
      <w:pPr>
        <w:spacing w:line="480" w:lineRule="auto"/>
        <w:rPr>
          <w:rFonts w:ascii="Arial" w:hAnsi="Arial" w:cs="Arial"/>
        </w:rPr>
      </w:pPr>
      <w:r w:rsidRPr="00E15ED6">
        <w:rPr>
          <w:rFonts w:ascii="Arial" w:hAnsi="Arial" w:cs="Arial"/>
        </w:rPr>
        <w:t>There were no significant interactions between treatment group and any prespecified subgroup (Figure ). When death was treated as a competing risk (</w:t>
      </w:r>
      <w:proofErr w:type="spellStart"/>
      <w:r w:rsidRPr="00E15ED6">
        <w:rPr>
          <w:rFonts w:ascii="Arial" w:hAnsi="Arial" w:cs="Arial"/>
        </w:rPr>
        <w:t>eFigure</w:t>
      </w:r>
      <w:proofErr w:type="spellEnd"/>
      <w:r w:rsidRPr="00E15ED6">
        <w:rPr>
          <w:rFonts w:ascii="Arial" w:hAnsi="Arial" w:cs="Arial"/>
        </w:rPr>
        <w:t xml:space="preserve"> 5 in Supplement 2), the results with respect to the effect of intensive treatment on probable dementia were similar (HR, 0.86; 95% CI, 0.73-1.01). [ASK: MODIFY FOR OUR SENSITIVITY ANALYSES </w:t>
      </w:r>
      <w:r w:rsidRPr="00E15ED6">
        <w:rPr>
          <w:rFonts w:ascii="Arial" w:hAnsi="Arial" w:cs="Arial"/>
          <w:highlight w:val="yellow"/>
        </w:rPr>
        <w:t>Results based on multiple imputation indicated that the incidence of probable dementia was likely underestimated in both treatment groups because of incomplete ascertainment; however, HR estimates were generally unchanged (Supplement).</w:t>
      </w:r>
      <w:r w:rsidRPr="00E15ED6">
        <w:rPr>
          <w:rFonts w:ascii="Arial" w:hAnsi="Arial" w:cs="Arial"/>
        </w:rPr>
        <w:t>]</w:t>
      </w:r>
    </w:p>
    <w:p w14:paraId="08A346F9" w14:textId="77777777" w:rsidR="00A33CDF" w:rsidRPr="00E15ED6" w:rsidRDefault="00A33CDF" w:rsidP="00B61848">
      <w:pPr>
        <w:spacing w:line="480" w:lineRule="auto"/>
        <w:rPr>
          <w:rFonts w:ascii="Arial" w:hAnsi="Arial" w:cs="Arial"/>
        </w:rPr>
      </w:pPr>
    </w:p>
    <w:p w14:paraId="7AE68111" w14:textId="77777777" w:rsidR="00A33CDF" w:rsidRPr="00E15ED6" w:rsidRDefault="00A33CDF" w:rsidP="00B61848">
      <w:pPr>
        <w:spacing w:line="480" w:lineRule="auto"/>
        <w:rPr>
          <w:rFonts w:ascii="Arial" w:hAnsi="Arial" w:cs="Arial"/>
          <w:b/>
          <w:bCs/>
        </w:rPr>
      </w:pPr>
      <w:commentRangeStart w:id="222"/>
      <w:r w:rsidRPr="00E15ED6">
        <w:rPr>
          <w:rFonts w:ascii="Arial" w:hAnsi="Arial" w:cs="Arial"/>
          <w:b/>
          <w:bCs/>
        </w:rPr>
        <w:t>Secondary Cognitive Outcomes</w:t>
      </w:r>
      <w:commentRangeEnd w:id="222"/>
      <w:r w:rsidR="001E5FFB">
        <w:rPr>
          <w:rStyle w:val="CommentReference"/>
        </w:rPr>
        <w:commentReference w:id="222"/>
      </w:r>
    </w:p>
    <w:p w14:paraId="77F2555F" w14:textId="571A1CAD" w:rsidR="00A33CDF" w:rsidRPr="00E15ED6" w:rsidRDefault="00F0429E" w:rsidP="00B61848">
      <w:pPr>
        <w:spacing w:line="480" w:lineRule="auto"/>
        <w:rPr>
          <w:rFonts w:ascii="Arial" w:hAnsi="Arial" w:cs="Arial"/>
        </w:rPr>
      </w:pPr>
      <w:r w:rsidRPr="00E15ED6">
        <w:rPr>
          <w:rFonts w:ascii="Arial" w:hAnsi="Arial" w:cs="Arial"/>
        </w:rPr>
        <w:t>Two consecutive occurrences of m</w:t>
      </w:r>
      <w:r w:rsidR="00A33CDF" w:rsidRPr="00E15ED6">
        <w:rPr>
          <w:rFonts w:ascii="Arial" w:hAnsi="Arial" w:cs="Arial"/>
        </w:rPr>
        <w:t xml:space="preserve">ild cognitive impairment occurred in </w:t>
      </w:r>
      <w:r w:rsidR="00C70097" w:rsidRPr="00E15ED6">
        <w:rPr>
          <w:rFonts w:ascii="Arial" w:hAnsi="Arial" w:cs="Arial"/>
        </w:rPr>
        <w:t>380</w:t>
      </w:r>
      <w:r w:rsidR="00A33CDF" w:rsidRPr="00E15ED6">
        <w:rPr>
          <w:rFonts w:ascii="Arial" w:hAnsi="Arial" w:cs="Arial"/>
        </w:rPr>
        <w:t xml:space="preserve"> participants in the intensive treatment group and </w:t>
      </w:r>
      <w:r w:rsidR="00C70097" w:rsidRPr="00E15ED6">
        <w:rPr>
          <w:rFonts w:ascii="Arial" w:hAnsi="Arial" w:cs="Arial"/>
        </w:rPr>
        <w:t>430</w:t>
      </w:r>
      <w:r w:rsidR="00A33CDF" w:rsidRPr="00E15ED6">
        <w:rPr>
          <w:rFonts w:ascii="Arial" w:hAnsi="Arial" w:cs="Arial"/>
        </w:rPr>
        <w:t xml:space="preserve"> participants in the standard treatment group (14.</w:t>
      </w:r>
      <w:r w:rsidR="00C70097" w:rsidRPr="00E15ED6">
        <w:rPr>
          <w:rFonts w:ascii="Arial" w:hAnsi="Arial" w:cs="Arial"/>
        </w:rPr>
        <w:t>0</w:t>
      </w:r>
      <w:r w:rsidR="00A33CDF" w:rsidRPr="00E15ED6">
        <w:rPr>
          <w:rFonts w:ascii="Arial" w:hAnsi="Arial" w:cs="Arial"/>
        </w:rPr>
        <w:t xml:space="preserve"> vs 1</w:t>
      </w:r>
      <w:r w:rsidR="00C70097" w:rsidRPr="00E15ED6">
        <w:rPr>
          <w:rFonts w:ascii="Arial" w:hAnsi="Arial" w:cs="Arial"/>
        </w:rPr>
        <w:t>6.2</w:t>
      </w:r>
      <w:r w:rsidR="00A33CDF" w:rsidRPr="00E15ED6">
        <w:rPr>
          <w:rFonts w:ascii="Arial" w:hAnsi="Arial" w:cs="Arial"/>
        </w:rPr>
        <w:t xml:space="preserve"> per 1000 person-years; HR, 0.8</w:t>
      </w:r>
      <w:r w:rsidR="00C70097" w:rsidRPr="00E15ED6">
        <w:rPr>
          <w:rFonts w:ascii="Arial" w:hAnsi="Arial" w:cs="Arial"/>
        </w:rPr>
        <w:t>7</w:t>
      </w:r>
      <w:r w:rsidR="00A33CDF" w:rsidRPr="00E15ED6">
        <w:rPr>
          <w:rFonts w:ascii="Arial" w:hAnsi="Arial" w:cs="Arial"/>
        </w:rPr>
        <w:t>; 95% CI, 0.</w:t>
      </w:r>
      <w:r w:rsidR="00C70097" w:rsidRPr="00E15ED6">
        <w:rPr>
          <w:rFonts w:ascii="Arial" w:hAnsi="Arial" w:cs="Arial"/>
        </w:rPr>
        <w:t>76</w:t>
      </w:r>
      <w:r w:rsidR="00A33CDF" w:rsidRPr="00E15ED6">
        <w:rPr>
          <w:rFonts w:ascii="Arial" w:hAnsi="Arial" w:cs="Arial"/>
        </w:rPr>
        <w:t>-</w:t>
      </w:r>
      <w:commentRangeStart w:id="223"/>
      <w:r w:rsidR="00C70097" w:rsidRPr="00E15ED6">
        <w:rPr>
          <w:rFonts w:ascii="Arial" w:hAnsi="Arial" w:cs="Arial"/>
        </w:rPr>
        <w:t>1.00</w:t>
      </w:r>
      <w:commentRangeEnd w:id="223"/>
      <w:r w:rsidR="0035649C">
        <w:rPr>
          <w:rStyle w:val="CommentReference"/>
        </w:rPr>
        <w:commentReference w:id="223"/>
      </w:r>
      <w:r w:rsidR="00A33CDF" w:rsidRPr="00E15ED6">
        <w:rPr>
          <w:rFonts w:ascii="Arial" w:hAnsi="Arial" w:cs="Arial"/>
        </w:rPr>
        <w:t>)</w:t>
      </w:r>
      <w:r w:rsidR="00572107">
        <w:rPr>
          <w:rFonts w:ascii="Arial" w:hAnsi="Arial" w:cs="Arial"/>
        </w:rPr>
        <w:t xml:space="preserve"> across all stages of follow-up</w:t>
      </w:r>
      <w:r w:rsidR="00A33CDF" w:rsidRPr="00E15ED6">
        <w:rPr>
          <w:rFonts w:ascii="Arial" w:hAnsi="Arial" w:cs="Arial"/>
        </w:rPr>
        <w:t>. There was a significant difference in the composite outcome of MCI or probable dementia favoring the intensive treatment group (20</w:t>
      </w:r>
      <w:r w:rsidR="00C70097" w:rsidRPr="00E15ED6">
        <w:rPr>
          <w:rFonts w:ascii="Arial" w:hAnsi="Arial" w:cs="Arial"/>
        </w:rPr>
        <w:t>.1</w:t>
      </w:r>
      <w:r w:rsidR="00A33CDF" w:rsidRPr="00E15ED6">
        <w:rPr>
          <w:rFonts w:ascii="Arial" w:hAnsi="Arial" w:cs="Arial"/>
        </w:rPr>
        <w:t xml:space="preserve"> vs 2</w:t>
      </w:r>
      <w:r w:rsidR="00C70097" w:rsidRPr="00E15ED6">
        <w:rPr>
          <w:rFonts w:ascii="Arial" w:hAnsi="Arial" w:cs="Arial"/>
        </w:rPr>
        <w:t>2.9</w:t>
      </w:r>
      <w:r w:rsidR="00A33CDF" w:rsidRPr="00E15ED6">
        <w:rPr>
          <w:rFonts w:ascii="Arial" w:hAnsi="Arial" w:cs="Arial"/>
        </w:rPr>
        <w:t xml:space="preserve"> per 1000 person-years; HR, 0.8</w:t>
      </w:r>
      <w:r w:rsidR="00C70097" w:rsidRPr="00E15ED6">
        <w:rPr>
          <w:rFonts w:ascii="Arial" w:hAnsi="Arial" w:cs="Arial"/>
        </w:rPr>
        <w:t>9</w:t>
      </w:r>
      <w:r w:rsidR="00A33CDF" w:rsidRPr="00E15ED6">
        <w:rPr>
          <w:rFonts w:ascii="Arial" w:hAnsi="Arial" w:cs="Arial"/>
        </w:rPr>
        <w:t>; 95% CI, 0.7</w:t>
      </w:r>
      <w:r w:rsidR="00C70097" w:rsidRPr="00E15ED6">
        <w:rPr>
          <w:rFonts w:ascii="Arial" w:hAnsi="Arial" w:cs="Arial"/>
        </w:rPr>
        <w:t>9</w:t>
      </w:r>
      <w:r w:rsidR="00A33CDF" w:rsidRPr="00E15ED6">
        <w:rPr>
          <w:rFonts w:ascii="Arial" w:hAnsi="Arial" w:cs="Arial"/>
        </w:rPr>
        <w:t>-0.9</w:t>
      </w:r>
      <w:r w:rsidR="00C70097" w:rsidRPr="00E15ED6">
        <w:rPr>
          <w:rFonts w:ascii="Arial" w:hAnsi="Arial" w:cs="Arial"/>
        </w:rPr>
        <w:t>9</w:t>
      </w:r>
      <w:r w:rsidR="00A33CDF" w:rsidRPr="00E15ED6">
        <w:rPr>
          <w:rFonts w:ascii="Arial" w:hAnsi="Arial" w:cs="Arial"/>
        </w:rPr>
        <w:t>). There was a nominally significant interaction between treatment group and presence of chronic kidney disease at baseline with respect to MCI (P = .0</w:t>
      </w:r>
      <w:r w:rsidR="00C70097" w:rsidRPr="00E15ED6">
        <w:rPr>
          <w:rFonts w:ascii="Arial" w:hAnsi="Arial" w:cs="Arial"/>
        </w:rPr>
        <w:t>3</w:t>
      </w:r>
      <w:r w:rsidR="00A33CDF" w:rsidRPr="00E15ED6">
        <w:rPr>
          <w:rFonts w:ascii="Arial" w:hAnsi="Arial" w:cs="Arial"/>
        </w:rPr>
        <w:t xml:space="preserve">) (Supplement); however, this result would not be significant after applying any correction for multiple testing. </w:t>
      </w:r>
      <w:r w:rsidRPr="00E15ED6">
        <w:rPr>
          <w:rFonts w:ascii="Arial" w:hAnsi="Arial" w:cs="Arial"/>
        </w:rPr>
        <w:t xml:space="preserve"> </w:t>
      </w:r>
      <w:r w:rsidR="00B46A73" w:rsidRPr="00E15ED6">
        <w:rPr>
          <w:rFonts w:ascii="Arial" w:hAnsi="Arial" w:cs="Arial"/>
        </w:rPr>
        <w:t>T</w:t>
      </w:r>
      <w:r w:rsidR="00A33CDF" w:rsidRPr="00E15ED6">
        <w:rPr>
          <w:rFonts w:ascii="Arial" w:hAnsi="Arial" w:cs="Arial"/>
        </w:rPr>
        <w:t xml:space="preserve">here were no </w:t>
      </w:r>
      <w:r w:rsidR="00A33CDF" w:rsidRPr="00E15ED6">
        <w:rPr>
          <w:rFonts w:ascii="Arial" w:hAnsi="Arial" w:cs="Arial"/>
        </w:rPr>
        <w:lastRenderedPageBreak/>
        <w:t>significant interactions between treatment assignment and prespecified subgroups with respect to the composite of MCI and probable dementia (Supplement).</w:t>
      </w:r>
    </w:p>
    <w:p w14:paraId="1A2B7D51" w14:textId="77777777" w:rsidR="00A33CDF" w:rsidRPr="00E15ED6" w:rsidRDefault="00A33CDF" w:rsidP="00B61848">
      <w:pPr>
        <w:spacing w:line="480" w:lineRule="auto"/>
        <w:rPr>
          <w:rFonts w:ascii="Arial" w:hAnsi="Arial" w:cs="Arial"/>
        </w:rPr>
      </w:pPr>
    </w:p>
    <w:p w14:paraId="2E5C2410" w14:textId="62A7C579" w:rsidR="000A4A3C" w:rsidRPr="00E15ED6" w:rsidRDefault="000A4A3C" w:rsidP="00B61848">
      <w:pPr>
        <w:spacing w:line="480" w:lineRule="auto"/>
        <w:rPr>
          <w:rFonts w:ascii="Arial" w:hAnsi="Arial" w:cs="Arial"/>
          <w:b/>
          <w:bCs/>
        </w:rPr>
      </w:pPr>
      <w:r w:rsidRPr="00E15ED6">
        <w:rPr>
          <w:rFonts w:ascii="Arial" w:hAnsi="Arial" w:cs="Arial"/>
          <w:b/>
          <w:bCs/>
        </w:rPr>
        <w:t>DISCUSSION</w:t>
      </w:r>
    </w:p>
    <w:p w14:paraId="4919C760" w14:textId="77777777" w:rsidR="000A4A3C" w:rsidRPr="00E15ED6" w:rsidDel="00B60F00" w:rsidRDefault="000A4A3C" w:rsidP="00B61848">
      <w:pPr>
        <w:spacing w:line="480" w:lineRule="auto"/>
        <w:rPr>
          <w:del w:id="224" w:author="Nicholas M. Pajewski" w:date="2024-05-12T11:27:00Z"/>
          <w:rFonts w:ascii="Arial" w:hAnsi="Arial" w:cs="Arial"/>
          <w:b/>
          <w:bCs/>
        </w:rPr>
      </w:pPr>
    </w:p>
    <w:p w14:paraId="1FE04C03" w14:textId="4A71832F" w:rsidR="000A4A3C" w:rsidRPr="00782441" w:rsidRDefault="000A4A3C" w:rsidP="00B61848">
      <w:pPr>
        <w:spacing w:line="480" w:lineRule="auto"/>
        <w:rPr>
          <w:rFonts w:ascii="Arial" w:hAnsi="Arial" w:cs="Arial"/>
        </w:rPr>
      </w:pPr>
      <w:r w:rsidRPr="00E15ED6">
        <w:rPr>
          <w:rFonts w:ascii="Arial" w:hAnsi="Arial" w:cs="Arial"/>
        </w:rPr>
        <w:t>Th</w:t>
      </w:r>
      <w:r w:rsidR="00210E60" w:rsidRPr="00E15ED6">
        <w:rPr>
          <w:rFonts w:ascii="Arial" w:hAnsi="Arial" w:cs="Arial"/>
        </w:rPr>
        <w:t>is</w:t>
      </w:r>
      <w:r w:rsidRPr="00E15ED6">
        <w:rPr>
          <w:rFonts w:ascii="Arial" w:hAnsi="Arial" w:cs="Arial"/>
        </w:rPr>
        <w:t xml:space="preserve"> extended follow-up </w:t>
      </w:r>
      <w:r w:rsidR="00210E60" w:rsidRPr="00E15ED6">
        <w:rPr>
          <w:rFonts w:ascii="Arial" w:hAnsi="Arial" w:cs="Arial"/>
        </w:rPr>
        <w:t xml:space="preserve">of </w:t>
      </w:r>
      <w:r w:rsidR="00D315AB" w:rsidRPr="00E15ED6">
        <w:rPr>
          <w:rFonts w:ascii="Arial" w:hAnsi="Arial" w:cs="Arial"/>
        </w:rPr>
        <w:t>participants in SPRINT</w:t>
      </w:r>
      <w:r w:rsidR="00210E60" w:rsidRPr="00E15ED6">
        <w:rPr>
          <w:rFonts w:ascii="Arial" w:hAnsi="Arial" w:cs="Arial"/>
        </w:rPr>
        <w:t xml:space="preserve"> </w:t>
      </w:r>
      <w:r w:rsidRPr="00E15ED6">
        <w:rPr>
          <w:rFonts w:ascii="Arial" w:hAnsi="Arial" w:cs="Arial"/>
        </w:rPr>
        <w:t>for</w:t>
      </w:r>
      <w:r w:rsidR="00D315AB" w:rsidRPr="00E15ED6">
        <w:rPr>
          <w:rFonts w:ascii="Arial" w:hAnsi="Arial" w:cs="Arial"/>
        </w:rPr>
        <w:t xml:space="preserve"> cognitive status</w:t>
      </w:r>
      <w:r w:rsidRPr="00E15ED6">
        <w:rPr>
          <w:rFonts w:ascii="Arial" w:hAnsi="Arial" w:cs="Arial"/>
        </w:rPr>
        <w:t xml:space="preserve"> provides important new information about the </w:t>
      </w:r>
      <w:r w:rsidR="00B60F00">
        <w:rPr>
          <w:rFonts w:ascii="Arial" w:hAnsi="Arial" w:cs="Arial"/>
        </w:rPr>
        <w:t>legacy</w:t>
      </w:r>
      <w:r w:rsidRPr="00782441">
        <w:rPr>
          <w:rFonts w:ascii="Arial" w:hAnsi="Arial" w:cs="Arial"/>
        </w:rPr>
        <w:t xml:space="preserve"> effect of intensive </w:t>
      </w:r>
      <w:ins w:id="225" w:author="Steve Rapp" w:date="2024-05-31T09:50:00Z">
        <w:r w:rsidR="00FA28FC">
          <w:rPr>
            <w:rFonts w:ascii="Arial" w:hAnsi="Arial" w:cs="Arial"/>
          </w:rPr>
          <w:t>S</w:t>
        </w:r>
      </w:ins>
      <w:r w:rsidRPr="00782441">
        <w:rPr>
          <w:rFonts w:ascii="Arial" w:hAnsi="Arial" w:cs="Arial"/>
        </w:rPr>
        <w:t>BP control on risk for cognitive impairment</w:t>
      </w:r>
      <w:del w:id="226" w:author="Steve Rapp" w:date="2024-05-31T09:51:00Z">
        <w:r w:rsidRPr="00782441" w:rsidDel="00FA28FC">
          <w:rPr>
            <w:rFonts w:ascii="Arial" w:hAnsi="Arial" w:cs="Arial"/>
          </w:rPr>
          <w:delText xml:space="preserve"> and dementia</w:delText>
        </w:r>
      </w:del>
      <w:r w:rsidRPr="00782441">
        <w:rPr>
          <w:rFonts w:ascii="Arial" w:hAnsi="Arial" w:cs="Arial"/>
        </w:rPr>
        <w:t>. The</w:t>
      </w:r>
      <w:r w:rsidR="00B60F00">
        <w:rPr>
          <w:rFonts w:ascii="Arial" w:hAnsi="Arial" w:cs="Arial"/>
        </w:rPr>
        <w:t>se results</w:t>
      </w:r>
      <w:r w:rsidRPr="00782441">
        <w:rPr>
          <w:rFonts w:ascii="Arial" w:hAnsi="Arial" w:cs="Arial"/>
        </w:rPr>
        <w:t xml:space="preserve"> show that after</w:t>
      </w:r>
      <w:r w:rsidR="00572107">
        <w:rPr>
          <w:rFonts w:ascii="Arial" w:hAnsi="Arial" w:cs="Arial"/>
        </w:rPr>
        <w:t xml:space="preserve"> a median of almost </w:t>
      </w:r>
      <w:r w:rsidR="00210E60" w:rsidRPr="00782441">
        <w:rPr>
          <w:rFonts w:ascii="Arial" w:hAnsi="Arial" w:cs="Arial"/>
        </w:rPr>
        <w:t xml:space="preserve"> </w:t>
      </w:r>
      <w:commentRangeStart w:id="227"/>
      <w:commentRangeStart w:id="228"/>
      <w:r w:rsidR="006F7754" w:rsidRPr="00782441">
        <w:rPr>
          <w:rFonts w:ascii="Arial" w:hAnsi="Arial" w:cs="Arial"/>
        </w:rPr>
        <w:t>7</w:t>
      </w:r>
      <w:r w:rsidRPr="00782441">
        <w:rPr>
          <w:rFonts w:ascii="Arial" w:hAnsi="Arial" w:cs="Arial"/>
        </w:rPr>
        <w:t xml:space="preserve"> years of extended follow-up</w:t>
      </w:r>
      <w:commentRangeEnd w:id="227"/>
      <w:r w:rsidR="00B60F00">
        <w:rPr>
          <w:rStyle w:val="CommentReference"/>
        </w:rPr>
        <w:commentReference w:id="227"/>
      </w:r>
      <w:commentRangeEnd w:id="228"/>
      <w:r w:rsidR="00B3430E">
        <w:rPr>
          <w:rStyle w:val="CommentReference"/>
        </w:rPr>
        <w:commentReference w:id="228"/>
      </w:r>
      <w:r w:rsidRPr="00782441">
        <w:rPr>
          <w:rFonts w:ascii="Arial" w:hAnsi="Arial" w:cs="Arial"/>
        </w:rPr>
        <w:t xml:space="preserve">, the previously reported statistically significant reduction in </w:t>
      </w:r>
      <w:r w:rsidR="00D43BD0">
        <w:rPr>
          <w:rFonts w:ascii="Arial" w:hAnsi="Arial" w:cs="Arial"/>
        </w:rPr>
        <w:t xml:space="preserve">the </w:t>
      </w:r>
      <w:r w:rsidRPr="00782441">
        <w:rPr>
          <w:rFonts w:ascii="Arial" w:hAnsi="Arial" w:cs="Arial"/>
        </w:rPr>
        <w:t>rate of cognitive impairment (</w:t>
      </w:r>
      <w:r w:rsidR="00D43BD0">
        <w:rPr>
          <w:rFonts w:ascii="Arial" w:hAnsi="Arial" w:cs="Arial"/>
        </w:rPr>
        <w:t xml:space="preserve">composite of </w:t>
      </w:r>
      <w:r w:rsidRPr="00782441">
        <w:rPr>
          <w:rFonts w:ascii="Arial" w:hAnsi="Arial" w:cs="Arial"/>
        </w:rPr>
        <w:t xml:space="preserve">MCI </w:t>
      </w:r>
      <w:r w:rsidR="00572107">
        <w:rPr>
          <w:rFonts w:ascii="Arial" w:hAnsi="Arial" w:cs="Arial"/>
        </w:rPr>
        <w:t>or</w:t>
      </w:r>
      <w:r w:rsidR="00D43BD0">
        <w:rPr>
          <w:rFonts w:ascii="Arial" w:hAnsi="Arial" w:cs="Arial"/>
        </w:rPr>
        <w:t xml:space="preserve"> probable dementia</w:t>
      </w:r>
      <w:r w:rsidRPr="00782441">
        <w:rPr>
          <w:rFonts w:ascii="Arial" w:hAnsi="Arial" w:cs="Arial"/>
        </w:rPr>
        <w:t xml:space="preserve">) </w:t>
      </w:r>
      <w:r w:rsidR="00D43BD0">
        <w:rPr>
          <w:rFonts w:ascii="Arial" w:hAnsi="Arial" w:cs="Arial"/>
        </w:rPr>
        <w:t>was maintained</w:t>
      </w:r>
      <w:r w:rsidRPr="00782441">
        <w:rPr>
          <w:rFonts w:ascii="Arial" w:hAnsi="Arial" w:cs="Arial"/>
        </w:rPr>
        <w:t xml:space="preserve">. The estimated effect on </w:t>
      </w:r>
      <w:r w:rsidR="00B60F00">
        <w:rPr>
          <w:rFonts w:ascii="Arial" w:hAnsi="Arial" w:cs="Arial"/>
        </w:rPr>
        <w:t>probable dementia</w:t>
      </w:r>
      <w:r w:rsidR="00BF13FF" w:rsidRPr="00782441">
        <w:rPr>
          <w:rFonts w:ascii="Arial" w:hAnsi="Arial" w:cs="Arial"/>
        </w:rPr>
        <w:t>, though not statistically significant,</w:t>
      </w:r>
      <w:r w:rsidRPr="00782441">
        <w:rPr>
          <w:rFonts w:ascii="Arial" w:hAnsi="Arial" w:cs="Arial"/>
        </w:rPr>
        <w:t xml:space="preserve"> was also similar to the</w:t>
      </w:r>
      <w:r w:rsidR="00B60F00">
        <w:rPr>
          <w:rFonts w:ascii="Arial" w:hAnsi="Arial" w:cs="Arial"/>
        </w:rPr>
        <w:t xml:space="preserve"> primary trial analysis</w:t>
      </w:r>
      <w:ins w:id="229" w:author="Steve Rapp" w:date="2024-05-31T09:52:00Z">
        <w:r w:rsidR="00FA28FC">
          <w:rPr>
            <w:rFonts w:ascii="Arial" w:hAnsi="Arial" w:cs="Arial"/>
          </w:rPr>
          <w:t xml:space="preserve"> in trending </w:t>
        </w:r>
      </w:ins>
      <w:ins w:id="230" w:author="Steve Rapp" w:date="2024-05-31T09:53:00Z">
        <w:r w:rsidR="00FA28FC">
          <w:rPr>
            <w:rFonts w:ascii="Arial" w:hAnsi="Arial" w:cs="Arial"/>
          </w:rPr>
          <w:t>toward</w:t>
        </w:r>
      </w:ins>
      <w:ins w:id="231" w:author="Steve Rapp" w:date="2024-05-31T09:52:00Z">
        <w:r w:rsidR="00FA28FC">
          <w:rPr>
            <w:rFonts w:ascii="Arial" w:hAnsi="Arial" w:cs="Arial"/>
          </w:rPr>
          <w:t xml:space="preserve"> a protective effect</w:t>
        </w:r>
      </w:ins>
      <w:r w:rsidRPr="00782441">
        <w:rPr>
          <w:rFonts w:ascii="Arial" w:hAnsi="Arial" w:cs="Arial"/>
        </w:rPr>
        <w:t>. The</w:t>
      </w:r>
      <w:r w:rsidR="00BF13FF" w:rsidRPr="00782441">
        <w:rPr>
          <w:rFonts w:ascii="Arial" w:hAnsi="Arial" w:cs="Arial"/>
        </w:rPr>
        <w:t>se</w:t>
      </w:r>
      <w:r w:rsidRPr="00782441">
        <w:rPr>
          <w:rFonts w:ascii="Arial" w:hAnsi="Arial" w:cs="Arial"/>
        </w:rPr>
        <w:t xml:space="preserve"> persistent beneficial effects of intensive BP control </w:t>
      </w:r>
      <w:r w:rsidR="00D43BD0">
        <w:rPr>
          <w:rFonts w:ascii="Arial" w:hAnsi="Arial" w:cs="Arial"/>
        </w:rPr>
        <w:t>accruing from additional follow-up</w:t>
      </w:r>
      <w:r w:rsidRPr="00782441">
        <w:rPr>
          <w:rFonts w:ascii="Arial" w:hAnsi="Arial" w:cs="Arial"/>
        </w:rPr>
        <w:t xml:space="preserve"> are particularly remarkable in that trial participants only underwent an average of 3.3 years </w:t>
      </w:r>
      <w:r w:rsidR="00D479E7" w:rsidRPr="00782441">
        <w:rPr>
          <w:rFonts w:ascii="Arial" w:hAnsi="Arial" w:cs="Arial"/>
        </w:rPr>
        <w:t>of</w:t>
      </w:r>
      <w:r w:rsidRPr="00782441">
        <w:rPr>
          <w:rFonts w:ascii="Arial" w:hAnsi="Arial" w:cs="Arial"/>
        </w:rPr>
        <w:t xml:space="preserve"> intensive </w:t>
      </w:r>
      <w:ins w:id="232" w:author="Steve Rapp" w:date="2024-05-31T09:55:00Z">
        <w:r w:rsidR="00FA28FC">
          <w:rPr>
            <w:rFonts w:ascii="Arial" w:hAnsi="Arial" w:cs="Arial"/>
          </w:rPr>
          <w:t>S</w:t>
        </w:r>
      </w:ins>
      <w:r w:rsidRPr="00782441">
        <w:rPr>
          <w:rFonts w:ascii="Arial" w:hAnsi="Arial" w:cs="Arial"/>
        </w:rPr>
        <w:t xml:space="preserve">BP control </w:t>
      </w:r>
      <w:ins w:id="233" w:author="Steve Rapp" w:date="2024-05-31T11:25:00Z">
        <w:r w:rsidR="00D5779A">
          <w:rPr>
            <w:rFonts w:ascii="Arial" w:hAnsi="Arial" w:cs="Arial"/>
          </w:rPr>
          <w:t xml:space="preserve">treatment </w:t>
        </w:r>
      </w:ins>
      <w:r w:rsidRPr="00782441">
        <w:rPr>
          <w:rFonts w:ascii="Arial" w:hAnsi="Arial" w:cs="Arial"/>
        </w:rPr>
        <w:t xml:space="preserve">to a target of less than 120 mm Hg compared with a target of less than 140 mm Hg. These data </w:t>
      </w:r>
      <w:r w:rsidR="00961E6B" w:rsidRPr="00782441">
        <w:rPr>
          <w:rFonts w:ascii="Arial" w:hAnsi="Arial" w:cs="Arial"/>
        </w:rPr>
        <w:t>indicate that</w:t>
      </w:r>
      <w:r w:rsidRPr="00782441">
        <w:rPr>
          <w:rFonts w:ascii="Arial" w:hAnsi="Arial" w:cs="Arial"/>
        </w:rPr>
        <w:t xml:space="preserve"> intensive BP control can have beneficial effects on cognition for up to 10 years, even if intensive BP control </w:t>
      </w:r>
      <w:ins w:id="234" w:author="Steve Rapp" w:date="2024-05-31T11:25:00Z">
        <w:r w:rsidR="00D5779A">
          <w:rPr>
            <w:rFonts w:ascii="Arial" w:hAnsi="Arial" w:cs="Arial"/>
          </w:rPr>
          <w:t xml:space="preserve">treatment </w:t>
        </w:r>
      </w:ins>
      <w:r w:rsidRPr="00782441">
        <w:rPr>
          <w:rFonts w:ascii="Arial" w:hAnsi="Arial" w:cs="Arial"/>
        </w:rPr>
        <w:t>is not maintained for this entire span of time</w:t>
      </w:r>
      <w:r w:rsidR="00ED1269">
        <w:rPr>
          <w:rFonts w:ascii="Arial" w:hAnsi="Arial" w:cs="Arial"/>
        </w:rPr>
        <w:t xml:space="preserve"> </w:t>
      </w:r>
      <w:r w:rsidR="0038106B">
        <w:rPr>
          <w:rFonts w:ascii="Arial" w:hAnsi="Arial" w:cs="Arial"/>
        </w:rPr>
        <w:fldChar w:fldCharType="begin">
          <w:fldData xml:space="preserve">PEVuZE5vdGU+PENpdGU+PEF1dGhvcj5KYWVnZXI8L0F1dGhvcj48WWVhcj4yMDIyPC9ZZWFyPjxS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</w:fldData>
        </w:fldChar>
      </w:r>
      <w:r w:rsidR="004F5FDF">
        <w:rPr>
          <w:rFonts w:ascii="Arial" w:hAnsi="Arial" w:cs="Arial"/>
        </w:rPr>
        <w:instrText xml:space="preserve"> ADDIN EN.CITE </w:instrText>
      </w:r>
      <w:r w:rsidR="004F5FDF">
        <w:rPr>
          <w:rFonts w:ascii="Arial" w:hAnsi="Arial" w:cs="Arial"/>
        </w:rPr>
        <w:fldChar w:fldCharType="begin">
          <w:fldData xml:space="preserve">PEVuZE5vdGU+PENpdGU+PEF1dGhvcj5KYWVnZXI8L0F1dGhvcj48WWVhcj4yMDIyPC9ZZWFyPjxS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</w:fldData>
        </w:fldChar>
      </w:r>
      <w:r w:rsidR="004F5FDF">
        <w:rPr>
          <w:rFonts w:ascii="Arial" w:hAnsi="Arial" w:cs="Arial"/>
        </w:rPr>
        <w:instrText xml:space="preserve"> ADDIN EN.CITE.DATA </w:instrText>
      </w:r>
      <w:r w:rsidR="004F5FDF">
        <w:rPr>
          <w:rFonts w:ascii="Arial" w:hAnsi="Arial" w:cs="Arial"/>
        </w:rPr>
      </w:r>
      <w:r w:rsidR="004F5FDF">
        <w:rPr>
          <w:rFonts w:ascii="Arial" w:hAnsi="Arial" w:cs="Arial"/>
        </w:rPr>
        <w:fldChar w:fldCharType="end"/>
      </w:r>
      <w:r w:rsidR="0038106B">
        <w:rPr>
          <w:rFonts w:ascii="Arial" w:hAnsi="Arial" w:cs="Arial"/>
        </w:rPr>
      </w:r>
      <w:r w:rsidR="0038106B">
        <w:rPr>
          <w:rFonts w:ascii="Arial" w:hAnsi="Arial" w:cs="Arial"/>
        </w:rPr>
        <w:fldChar w:fldCharType="separate"/>
      </w:r>
      <w:r w:rsidR="004F5FDF">
        <w:rPr>
          <w:rFonts w:ascii="Arial" w:hAnsi="Arial" w:cs="Arial"/>
          <w:noProof/>
        </w:rPr>
        <w:t>(28)</w:t>
      </w:r>
      <w:r w:rsidR="0038106B">
        <w:rPr>
          <w:rFonts w:ascii="Arial" w:hAnsi="Arial" w:cs="Arial"/>
        </w:rPr>
        <w:fldChar w:fldCharType="end"/>
      </w:r>
      <w:r w:rsidR="00ED1269">
        <w:rPr>
          <w:rFonts w:ascii="Arial" w:hAnsi="Arial" w:cs="Arial"/>
        </w:rPr>
        <w:t>.</w:t>
      </w:r>
    </w:p>
    <w:p w14:paraId="5EC941E0" w14:textId="77777777" w:rsidR="00BA6B20" w:rsidRPr="00782441" w:rsidRDefault="00BA6B20" w:rsidP="00B61848">
      <w:pPr>
        <w:spacing w:line="480" w:lineRule="auto"/>
        <w:rPr>
          <w:rFonts w:ascii="Arial" w:hAnsi="Arial" w:cs="Arial"/>
        </w:rPr>
      </w:pPr>
    </w:p>
    <w:p w14:paraId="7AD0CC87" w14:textId="0992FA02" w:rsidR="000A4A3C" w:rsidRPr="00782441" w:rsidRDefault="000A4A3C" w:rsidP="00B61848">
      <w:pPr>
        <w:spacing w:line="480" w:lineRule="auto"/>
        <w:rPr>
          <w:rFonts w:ascii="Arial" w:hAnsi="Arial" w:cs="Arial"/>
        </w:rPr>
      </w:pPr>
      <w:r w:rsidRPr="00782441">
        <w:rPr>
          <w:rFonts w:ascii="Arial" w:hAnsi="Arial" w:cs="Arial"/>
        </w:rPr>
        <w:t>While SPRINT and several previous trials have shown significant benefit for cardiovascular morbidity and mortality</w:t>
      </w:r>
      <w:r w:rsidR="00F87C57" w:rsidRPr="00782441">
        <w:rPr>
          <w:rFonts w:ascii="Arial" w:hAnsi="Arial" w:cs="Arial"/>
        </w:rPr>
        <w:t xml:space="preserve"> </w:t>
      </w:r>
      <w:r w:rsidR="00765462" w:rsidRPr="00782441">
        <w:rPr>
          <w:rFonts w:ascii="Arial" w:hAnsi="Arial" w:cs="Arial"/>
        </w:rPr>
        <w:fldChar w:fldCharType="begin">
          <w:fldData xml:space="preserve">PEVuZE5vdGU+PENpdGU+PEF1dGhvcj5BbWJyb3NpdXM8L0F1dGhvcj48WWVhcj4yMDE0PC9ZZWFy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</w:fldData>
        </w:fldChar>
      </w:r>
      <w:r w:rsidR="00F9430D">
        <w:rPr>
          <w:rFonts w:ascii="Arial" w:hAnsi="Arial" w:cs="Arial"/>
        </w:rPr>
        <w:instrText xml:space="preserve"> ADDIN EN.CITE </w:instrText>
      </w:r>
      <w:r w:rsidR="00F9430D">
        <w:rPr>
          <w:rFonts w:ascii="Arial" w:hAnsi="Arial" w:cs="Arial"/>
        </w:rPr>
        <w:fldChar w:fldCharType="begin">
          <w:fldData xml:space="preserve">PEVuZE5vdGU+PENpdGU+PEF1dGhvcj5BbWJyb3NpdXM8L0F1dGhvcj48WWVhcj4yMDE0PC9ZZWFy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</w:fldData>
        </w:fldChar>
      </w:r>
      <w:r w:rsidR="00F9430D">
        <w:rPr>
          <w:rFonts w:ascii="Arial" w:hAnsi="Arial" w:cs="Arial"/>
        </w:rPr>
        <w:instrText xml:space="preserve"> ADDIN EN.CITE.DATA </w:instrText>
      </w:r>
      <w:r w:rsidR="00F9430D">
        <w:rPr>
          <w:rFonts w:ascii="Arial" w:hAnsi="Arial" w:cs="Arial"/>
        </w:rPr>
      </w:r>
      <w:r w:rsidR="00F9430D">
        <w:rPr>
          <w:rFonts w:ascii="Arial" w:hAnsi="Arial" w:cs="Arial"/>
        </w:rPr>
        <w:fldChar w:fldCharType="end"/>
      </w:r>
      <w:r w:rsidR="00765462" w:rsidRPr="00782441">
        <w:rPr>
          <w:rFonts w:ascii="Arial" w:hAnsi="Arial" w:cs="Arial"/>
        </w:rPr>
      </w:r>
      <w:r w:rsidR="00765462" w:rsidRPr="00782441">
        <w:rPr>
          <w:rFonts w:ascii="Arial" w:hAnsi="Arial" w:cs="Arial"/>
        </w:rPr>
        <w:fldChar w:fldCharType="separate"/>
      </w:r>
      <w:r w:rsidR="00F9430D">
        <w:rPr>
          <w:rFonts w:ascii="Arial" w:hAnsi="Arial" w:cs="Arial"/>
          <w:noProof/>
        </w:rPr>
        <w:t>(5, 12)</w:t>
      </w:r>
      <w:r w:rsidR="00765462" w:rsidRPr="00782441">
        <w:rPr>
          <w:rFonts w:ascii="Arial" w:hAnsi="Arial" w:cs="Arial"/>
        </w:rPr>
        <w:fldChar w:fldCharType="end"/>
      </w:r>
      <w:r w:rsidR="00F87C57" w:rsidRPr="00782441">
        <w:rPr>
          <w:rFonts w:ascii="Arial" w:hAnsi="Arial" w:cs="Arial"/>
        </w:rPr>
        <w:t>[</w:t>
      </w:r>
      <w:r w:rsidR="00F87C57" w:rsidRPr="00782441">
        <w:rPr>
          <w:rFonts w:ascii="Arial" w:hAnsi="Arial" w:cs="Arial"/>
          <w:highlight w:val="yellow"/>
        </w:rPr>
        <w:t>China Rural Health</w:t>
      </w:r>
      <w:r w:rsidR="00F87C57" w:rsidRPr="00782441">
        <w:rPr>
          <w:rFonts w:ascii="Arial" w:hAnsi="Arial" w:cs="Arial"/>
        </w:rPr>
        <w:t>]</w:t>
      </w:r>
      <w:r w:rsidRPr="00782441">
        <w:rPr>
          <w:rFonts w:ascii="Arial" w:hAnsi="Arial" w:cs="Arial"/>
        </w:rPr>
        <w:t>,</w:t>
      </w:r>
      <w:r w:rsidR="00F87C57" w:rsidRPr="00782441">
        <w:rPr>
          <w:rFonts w:ascii="Arial" w:hAnsi="Arial" w:cs="Arial"/>
        </w:rPr>
        <w:t xml:space="preserve"> </w:t>
      </w:r>
      <w:r w:rsidRPr="00782441">
        <w:rPr>
          <w:rFonts w:ascii="Arial" w:hAnsi="Arial" w:cs="Arial"/>
        </w:rPr>
        <w:t xml:space="preserve">there has also emerged </w:t>
      </w:r>
      <w:commentRangeStart w:id="235"/>
      <w:r w:rsidRPr="00782441">
        <w:rPr>
          <w:rFonts w:ascii="Arial" w:hAnsi="Arial" w:cs="Arial"/>
        </w:rPr>
        <w:t>a strong body of evidence</w:t>
      </w:r>
      <w:commentRangeEnd w:id="235"/>
      <w:r w:rsidR="00FA28FC">
        <w:rPr>
          <w:rStyle w:val="CommentReference"/>
        </w:rPr>
        <w:commentReference w:id="235"/>
      </w:r>
      <w:r w:rsidRPr="00782441">
        <w:rPr>
          <w:rFonts w:ascii="Arial" w:hAnsi="Arial" w:cs="Arial"/>
        </w:rPr>
        <w:t xml:space="preserve"> for intensive BP’s reduction of dementia risk since the original publication of the SPRINT-MIND results [</w:t>
      </w:r>
      <w:r w:rsidRPr="00782441">
        <w:rPr>
          <w:rFonts w:ascii="Arial" w:hAnsi="Arial" w:cs="Arial"/>
          <w:highlight w:val="yellow"/>
        </w:rPr>
        <w:t xml:space="preserve">add in ruth peters work and the China rural health He results </w:t>
      </w:r>
      <w:commentRangeStart w:id="236"/>
      <w:r w:rsidRPr="00782441">
        <w:rPr>
          <w:rFonts w:ascii="Arial" w:hAnsi="Arial" w:cs="Arial"/>
          <w:highlight w:val="yellow"/>
        </w:rPr>
        <w:t>refs</w:t>
      </w:r>
      <w:commentRangeEnd w:id="236"/>
      <w:r w:rsidR="00B3430E">
        <w:rPr>
          <w:rStyle w:val="CommentReference"/>
        </w:rPr>
        <w:commentReference w:id="236"/>
      </w:r>
      <w:r w:rsidRPr="00782441">
        <w:rPr>
          <w:rFonts w:ascii="Arial" w:hAnsi="Arial" w:cs="Arial"/>
        </w:rPr>
        <w:t xml:space="preserve">] </w:t>
      </w:r>
      <w:r w:rsidR="0038106B">
        <w:rPr>
          <w:rFonts w:ascii="Arial" w:hAnsi="Arial" w:cs="Arial"/>
        </w:rPr>
        <w:fldChar w:fldCharType="begin">
          <w:fldData xml:space="preserve">PEVuZE5vdGU+PENpdGU+PEF1dGhvcj5IdWdoZXM8L0F1dGhvcj48WWVhcj4yMDIwPC9ZZWFyPjxS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</w:fldData>
        </w:fldChar>
      </w:r>
      <w:r w:rsidR="004F5FDF">
        <w:rPr>
          <w:rFonts w:ascii="Arial" w:hAnsi="Arial" w:cs="Arial"/>
        </w:rPr>
        <w:instrText xml:space="preserve"> ADDIN EN.CITE </w:instrText>
      </w:r>
      <w:r w:rsidR="004F5FDF">
        <w:rPr>
          <w:rFonts w:ascii="Arial" w:hAnsi="Arial" w:cs="Arial"/>
        </w:rPr>
        <w:fldChar w:fldCharType="begin">
          <w:fldData xml:space="preserve">PEVuZE5vdGU+PENpdGU+PEF1dGhvcj5IdWdoZXM8L0F1dGhvcj48WWVhcj4yMDIwPC9ZZWFyPjxS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</w:fldData>
        </w:fldChar>
      </w:r>
      <w:r w:rsidR="004F5FDF">
        <w:rPr>
          <w:rFonts w:ascii="Arial" w:hAnsi="Arial" w:cs="Arial"/>
        </w:rPr>
        <w:instrText xml:space="preserve"> ADDIN EN.CITE.DATA </w:instrText>
      </w:r>
      <w:r w:rsidR="004F5FDF">
        <w:rPr>
          <w:rFonts w:ascii="Arial" w:hAnsi="Arial" w:cs="Arial"/>
        </w:rPr>
      </w:r>
      <w:r w:rsidR="004F5FDF">
        <w:rPr>
          <w:rFonts w:ascii="Arial" w:hAnsi="Arial" w:cs="Arial"/>
        </w:rPr>
        <w:fldChar w:fldCharType="end"/>
      </w:r>
      <w:r w:rsidR="0038106B">
        <w:rPr>
          <w:rFonts w:ascii="Arial" w:hAnsi="Arial" w:cs="Arial"/>
        </w:rPr>
      </w:r>
      <w:r w:rsidR="0038106B">
        <w:rPr>
          <w:rFonts w:ascii="Arial" w:hAnsi="Arial" w:cs="Arial"/>
        </w:rPr>
        <w:fldChar w:fldCharType="separate"/>
      </w:r>
      <w:r w:rsidR="004F5FDF">
        <w:rPr>
          <w:rFonts w:ascii="Arial" w:hAnsi="Arial" w:cs="Arial"/>
          <w:noProof/>
        </w:rPr>
        <w:t>(30)</w:t>
      </w:r>
      <w:r w:rsidR="0038106B">
        <w:rPr>
          <w:rFonts w:ascii="Arial" w:hAnsi="Arial" w:cs="Arial"/>
        </w:rPr>
        <w:fldChar w:fldCharType="end"/>
      </w:r>
      <w:r w:rsidR="003803C8">
        <w:rPr>
          <w:rFonts w:ascii="Arial" w:hAnsi="Arial" w:cs="Arial"/>
        </w:rPr>
        <w:t>.</w:t>
      </w:r>
      <w:ins w:id="237" w:author="David M. Reboussin" w:date="2024-05-14T13:34:00Z">
        <w:r w:rsidR="004F5E58">
          <w:rPr>
            <w:rFonts w:ascii="Arial" w:hAnsi="Arial" w:cs="Arial"/>
          </w:rPr>
          <w:t xml:space="preserve"> </w:t>
        </w:r>
      </w:ins>
      <w:commentRangeStart w:id="238"/>
      <w:commentRangeStart w:id="239"/>
      <w:r w:rsidRPr="00782441">
        <w:rPr>
          <w:rFonts w:ascii="Arial" w:hAnsi="Arial" w:cs="Arial"/>
        </w:rPr>
        <w:t>SM2020</w:t>
      </w:r>
      <w:commentRangeEnd w:id="238"/>
      <w:r w:rsidR="00B444EF">
        <w:rPr>
          <w:rStyle w:val="CommentReference"/>
        </w:rPr>
        <w:commentReference w:id="238"/>
      </w:r>
      <w:r w:rsidRPr="00782441">
        <w:rPr>
          <w:rFonts w:ascii="Arial" w:hAnsi="Arial" w:cs="Arial"/>
        </w:rPr>
        <w:t xml:space="preserve"> was an extended follow-up study designed to test this same question by further ascertainment of cognitive outcomes in the SPRINT cohort, with a goal of increasing the number of </w:t>
      </w:r>
      <w:del w:id="240" w:author="Nicholas M. Pajewski" w:date="2024-05-13T10:00:00Z">
        <w:r w:rsidRPr="00782441" w:rsidDel="00D43BD0">
          <w:rPr>
            <w:rFonts w:ascii="Arial" w:hAnsi="Arial" w:cs="Arial"/>
          </w:rPr>
          <w:delText>PD events</w:delText>
        </w:r>
      </w:del>
      <w:ins w:id="241" w:author="Nicholas M. Pajewski" w:date="2024-05-13T10:00:00Z">
        <w:r w:rsidR="00D43BD0">
          <w:rPr>
            <w:rFonts w:ascii="Arial" w:hAnsi="Arial" w:cs="Arial"/>
          </w:rPr>
          <w:t>cases of probable dementia</w:t>
        </w:r>
      </w:ins>
      <w:r w:rsidRPr="00782441">
        <w:rPr>
          <w:rFonts w:ascii="Arial" w:hAnsi="Arial" w:cs="Arial"/>
        </w:rPr>
        <w:t xml:space="preserve"> enough to provide a robustly powered test of the effect of </w:t>
      </w:r>
      <w:ins w:id="242" w:author="Steve Rapp" w:date="2024-05-31T10:00:00Z">
        <w:r w:rsidR="00FA28FC">
          <w:rPr>
            <w:rFonts w:ascii="Arial" w:hAnsi="Arial" w:cs="Arial"/>
          </w:rPr>
          <w:t xml:space="preserve">systolic </w:t>
        </w:r>
      </w:ins>
      <w:r w:rsidRPr="00782441">
        <w:rPr>
          <w:rFonts w:ascii="Arial" w:hAnsi="Arial" w:cs="Arial"/>
        </w:rPr>
        <w:t>blood pressure reduction</w:t>
      </w:r>
      <w:del w:id="243" w:author="Nicholas M. Pajewski" w:date="2024-05-13T10:00:00Z">
        <w:r w:rsidRPr="00782441" w:rsidDel="00D43BD0">
          <w:rPr>
            <w:rFonts w:ascii="Arial" w:hAnsi="Arial" w:cs="Arial"/>
          </w:rPr>
          <w:delText xml:space="preserve"> </w:delText>
        </w:r>
      </w:del>
      <w:r w:rsidRPr="00782441">
        <w:rPr>
          <w:rFonts w:ascii="Arial" w:hAnsi="Arial" w:cs="Arial"/>
        </w:rPr>
        <w:t>.</w:t>
      </w:r>
      <w:del w:id="244" w:author="Nicholas M. Pajewski" w:date="2024-05-13T10:00:00Z">
        <w:r w:rsidRPr="00782441" w:rsidDel="00D43BD0">
          <w:rPr>
            <w:rFonts w:ascii="Arial" w:hAnsi="Arial" w:cs="Arial"/>
          </w:rPr>
          <w:delText xml:space="preserve">  </w:delText>
        </w:r>
      </w:del>
      <w:r w:rsidRPr="00782441">
        <w:rPr>
          <w:rFonts w:ascii="Arial" w:hAnsi="Arial" w:cs="Arial"/>
        </w:rPr>
        <w:t xml:space="preserve"> Additional objectives including confirming the observed </w:t>
      </w:r>
      <w:r w:rsidRPr="00782441">
        <w:rPr>
          <w:rFonts w:ascii="Arial" w:hAnsi="Arial" w:cs="Arial"/>
        </w:rPr>
        <w:lastRenderedPageBreak/>
        <w:t xml:space="preserve">effects on MCI and the composite of MCI + PD and exploring whether there might be a long-term (legacy) effect of the blood pressure lowering intervention.   </w:t>
      </w:r>
      <w:commentRangeEnd w:id="239"/>
      <w:r w:rsidR="00B444EF">
        <w:rPr>
          <w:rStyle w:val="CommentReference"/>
        </w:rPr>
        <w:commentReference w:id="239"/>
      </w:r>
    </w:p>
    <w:p w14:paraId="63640325" w14:textId="77777777" w:rsidR="00BA6B20" w:rsidRPr="00782441" w:rsidRDefault="00BA6B20" w:rsidP="00B61848">
      <w:pPr>
        <w:spacing w:line="480" w:lineRule="auto"/>
        <w:rPr>
          <w:rFonts w:ascii="Arial" w:hAnsi="Arial" w:cs="Arial"/>
        </w:rPr>
      </w:pPr>
    </w:p>
    <w:p w14:paraId="0683AFBC" w14:textId="77777777" w:rsidR="00B444EF" w:rsidRDefault="000A4A3C" w:rsidP="00B61848">
      <w:pPr>
        <w:spacing w:line="480" w:lineRule="auto"/>
        <w:rPr>
          <w:ins w:id="245" w:author="Steve Rapp" w:date="2024-05-31T10:09:00Z"/>
          <w:rFonts w:ascii="Arial" w:hAnsi="Arial" w:cs="Arial"/>
        </w:rPr>
      </w:pPr>
      <w:commentRangeStart w:id="246"/>
      <w:commentRangeStart w:id="247"/>
      <w:commentRangeStart w:id="248"/>
      <w:r w:rsidRPr="00782441">
        <w:rPr>
          <w:rFonts w:ascii="Arial" w:hAnsi="Arial" w:cs="Arial"/>
        </w:rPr>
        <w:t xml:space="preserve">Results from the current study have important </w:t>
      </w:r>
      <w:ins w:id="249" w:author="Steve Rapp" w:date="2024-05-31T10:05:00Z">
        <w:r w:rsidR="00B444EF">
          <w:rPr>
            <w:rFonts w:ascii="Arial" w:hAnsi="Arial" w:cs="Arial"/>
          </w:rPr>
          <w:t xml:space="preserve">potential </w:t>
        </w:r>
      </w:ins>
      <w:r w:rsidRPr="00782441">
        <w:rPr>
          <w:rFonts w:ascii="Arial" w:hAnsi="Arial" w:cs="Arial"/>
        </w:rPr>
        <w:t xml:space="preserve">implications in younger populations. In particular, targeting systolic BP &lt; 120 mm Hg in younger adults may reduce the incidence </w:t>
      </w:r>
      <w:del w:id="250" w:author="Nicholas M. Pajewski" w:date="2024-05-13T10:00:00Z">
        <w:r w:rsidRPr="00782441" w:rsidDel="00D43BD0">
          <w:rPr>
            <w:rFonts w:ascii="Arial" w:hAnsi="Arial" w:cs="Arial"/>
          </w:rPr>
          <w:delText xml:space="preserve"> </w:delText>
        </w:r>
      </w:del>
      <w:r w:rsidRPr="00782441">
        <w:rPr>
          <w:rFonts w:ascii="Arial" w:hAnsi="Arial" w:cs="Arial"/>
        </w:rPr>
        <w:t>of PD and MCI substantially. </w:t>
      </w:r>
      <w:commentRangeEnd w:id="246"/>
      <w:r w:rsidR="00D43BD0">
        <w:rPr>
          <w:rStyle w:val="CommentReference"/>
        </w:rPr>
        <w:commentReference w:id="246"/>
      </w:r>
      <w:commentRangeEnd w:id="247"/>
      <w:r w:rsidR="00B3430E">
        <w:rPr>
          <w:rStyle w:val="CommentReference"/>
        </w:rPr>
        <w:commentReference w:id="247"/>
      </w:r>
      <w:commentRangeEnd w:id="248"/>
      <w:r w:rsidR="00B444EF">
        <w:rPr>
          <w:rStyle w:val="CommentReference"/>
        </w:rPr>
        <w:commentReference w:id="248"/>
      </w:r>
      <w:r w:rsidRPr="00782441">
        <w:rPr>
          <w:rFonts w:ascii="Arial" w:hAnsi="Arial" w:cs="Arial"/>
        </w:rPr>
        <w:t xml:space="preserve"> With as many as 1.7 million dementia cases expected by 2040, a 15% reduction could prevent approximately 25,000 dementia cases over the next 15 years. </w:t>
      </w:r>
      <w:r w:rsidR="00F00516" w:rsidRPr="00782441">
        <w:rPr>
          <w:rFonts w:ascii="Arial" w:hAnsi="Arial" w:cs="Arial"/>
        </w:rPr>
        <w:t xml:space="preserve"> </w:t>
      </w:r>
    </w:p>
    <w:p w14:paraId="5AA3F406" w14:textId="77777777" w:rsidR="00B444EF" w:rsidRDefault="00B444EF" w:rsidP="00B61848">
      <w:pPr>
        <w:spacing w:line="480" w:lineRule="auto"/>
        <w:rPr>
          <w:ins w:id="251" w:author="Steve Rapp" w:date="2024-05-31T10:09:00Z"/>
          <w:rFonts w:ascii="Arial" w:hAnsi="Arial" w:cs="Arial"/>
        </w:rPr>
      </w:pPr>
    </w:p>
    <w:p w14:paraId="5887AD0C" w14:textId="11568061" w:rsidR="00F00516" w:rsidRPr="00782441" w:rsidRDefault="00F00516" w:rsidP="00B61848">
      <w:pPr>
        <w:spacing w:line="480" w:lineRule="auto"/>
        <w:rPr>
          <w:rFonts w:ascii="Arial" w:hAnsi="Arial" w:cs="Arial"/>
        </w:rPr>
      </w:pPr>
      <w:r w:rsidRPr="00782441">
        <w:rPr>
          <w:rFonts w:ascii="Arial" w:hAnsi="Arial" w:cs="Arial"/>
        </w:rPr>
        <w:t xml:space="preserve">Additionally, the persistent </w:t>
      </w:r>
      <w:ins w:id="252" w:author="Steve Rapp" w:date="2024-05-31T10:11:00Z">
        <w:r w:rsidR="00D06A95">
          <w:rPr>
            <w:rFonts w:ascii="Arial" w:hAnsi="Arial" w:cs="Arial"/>
          </w:rPr>
          <w:t xml:space="preserve">protective </w:t>
        </w:r>
      </w:ins>
      <w:r w:rsidRPr="00782441">
        <w:rPr>
          <w:rFonts w:ascii="Arial" w:hAnsi="Arial" w:cs="Arial"/>
        </w:rPr>
        <w:t>effect continue</w:t>
      </w:r>
      <w:ins w:id="253" w:author="Steve Rapp" w:date="2024-05-31T10:20:00Z">
        <w:r w:rsidR="00D06A95">
          <w:rPr>
            <w:rFonts w:ascii="Arial" w:hAnsi="Arial" w:cs="Arial"/>
          </w:rPr>
          <w:t>d</w:t>
        </w:r>
      </w:ins>
      <w:del w:id="254" w:author="Steve Rapp" w:date="2024-05-31T10:20:00Z">
        <w:r w:rsidRPr="00782441" w:rsidDel="00D06A95">
          <w:rPr>
            <w:rFonts w:ascii="Arial" w:hAnsi="Arial" w:cs="Arial"/>
          </w:rPr>
          <w:delText>s</w:delText>
        </w:r>
      </w:del>
      <w:r w:rsidRPr="00782441">
        <w:rPr>
          <w:rFonts w:ascii="Arial" w:hAnsi="Arial" w:cs="Arial"/>
        </w:rPr>
        <w:t xml:space="preserve"> for an extended period of time suggest</w:t>
      </w:r>
      <w:ins w:id="255" w:author="Steve Rapp" w:date="2024-05-31T10:07:00Z">
        <w:r w:rsidR="00B444EF">
          <w:rPr>
            <w:rFonts w:ascii="Arial" w:hAnsi="Arial" w:cs="Arial"/>
          </w:rPr>
          <w:t>ing</w:t>
        </w:r>
      </w:ins>
      <w:del w:id="256" w:author="Steve Rapp" w:date="2024-05-31T10:07:00Z">
        <w:r w:rsidRPr="00782441" w:rsidDel="00B444EF">
          <w:rPr>
            <w:rFonts w:ascii="Arial" w:hAnsi="Arial" w:cs="Arial"/>
          </w:rPr>
          <w:delText>s</w:delText>
        </w:r>
      </w:del>
      <w:r w:rsidRPr="00782441">
        <w:rPr>
          <w:rFonts w:ascii="Arial" w:hAnsi="Arial" w:cs="Arial"/>
        </w:rPr>
        <w:t xml:space="preserve"> that BP reduction reduces rates of cognitive impairment not only as long as intensive blood pressure control is maintained, but substantially longer</w:t>
      </w:r>
      <w:del w:id="257" w:author="Steve Rapp" w:date="2024-05-31T10:13:00Z">
        <w:r w:rsidRPr="00782441" w:rsidDel="00D06A95">
          <w:rPr>
            <w:rFonts w:ascii="Arial" w:hAnsi="Arial" w:cs="Arial"/>
          </w:rPr>
          <w:delText xml:space="preserve">, raising the question of whether the magnitude of benefit might be even greater with continued </w:delText>
        </w:r>
        <w:r w:rsidR="005A7D7F" w:rsidRPr="00782441" w:rsidDel="00D06A95">
          <w:rPr>
            <w:rFonts w:ascii="Arial" w:hAnsi="Arial" w:cs="Arial"/>
          </w:rPr>
          <w:delText>long-term</w:delText>
        </w:r>
        <w:r w:rsidRPr="00782441" w:rsidDel="00D06A95">
          <w:rPr>
            <w:rFonts w:ascii="Arial" w:hAnsi="Arial" w:cs="Arial"/>
          </w:rPr>
          <w:delText xml:space="preserve"> therapy</w:delText>
        </w:r>
      </w:del>
      <w:r w:rsidRPr="00782441">
        <w:rPr>
          <w:rFonts w:ascii="Arial" w:hAnsi="Arial" w:cs="Arial"/>
        </w:rPr>
        <w:t xml:space="preserve">.  </w:t>
      </w:r>
      <w:ins w:id="258" w:author="Steve Rapp" w:date="2024-05-31T10:17:00Z">
        <w:r w:rsidR="00D06A95">
          <w:rPr>
            <w:rFonts w:ascii="Arial" w:hAnsi="Arial" w:cs="Arial"/>
          </w:rPr>
          <w:t xml:space="preserve">As </w:t>
        </w:r>
      </w:ins>
      <w:del w:id="259" w:author="Steve Rapp" w:date="2024-05-31T10:17:00Z">
        <w:r w:rsidRPr="00782441" w:rsidDel="00D06A95">
          <w:rPr>
            <w:rFonts w:ascii="Arial" w:hAnsi="Arial" w:cs="Arial"/>
          </w:rPr>
          <w:delText xml:space="preserve">Interestingly, we have </w:delText>
        </w:r>
      </w:del>
      <w:r w:rsidRPr="00782441">
        <w:rPr>
          <w:rFonts w:ascii="Arial" w:hAnsi="Arial" w:cs="Arial"/>
        </w:rPr>
        <w:t xml:space="preserve">previously </w:t>
      </w:r>
      <w:ins w:id="260" w:author="Steve Rapp" w:date="2024-05-31T10:18:00Z">
        <w:r w:rsidR="00D06A95">
          <w:rPr>
            <w:rFonts w:ascii="Arial" w:hAnsi="Arial" w:cs="Arial"/>
          </w:rPr>
          <w:t>reported</w:t>
        </w:r>
      </w:ins>
      <w:ins w:id="261" w:author="Steve Rapp" w:date="2024-05-31T10:19:00Z">
        <w:r w:rsidR="00D06A95">
          <w:rPr>
            <w:rFonts w:ascii="Arial" w:hAnsi="Arial" w:cs="Arial"/>
          </w:rPr>
          <w:t>,</w:t>
        </w:r>
      </w:ins>
      <w:del w:id="262" w:author="Steve Rapp" w:date="2024-05-31T10:18:00Z">
        <w:r w:rsidRPr="00782441" w:rsidDel="00D06A95">
          <w:rPr>
            <w:rFonts w:ascii="Arial" w:hAnsi="Arial" w:cs="Arial"/>
          </w:rPr>
          <w:delText>shown that</w:delText>
        </w:r>
      </w:del>
      <w:r w:rsidRPr="00782441">
        <w:rPr>
          <w:rFonts w:ascii="Arial" w:hAnsi="Arial" w:cs="Arial"/>
        </w:rPr>
        <w:t xml:space="preserve"> the blood pressure difference between the groups rapidly deteriorated to the higher BP goal </w:t>
      </w:r>
      <w:ins w:id="263" w:author="Steve Rapp" w:date="2024-05-31T11:28:00Z">
        <w:r w:rsidR="00D5779A">
          <w:rPr>
            <w:rFonts w:ascii="Arial" w:hAnsi="Arial" w:cs="Arial"/>
          </w:rPr>
          <w:t xml:space="preserve">after the trial ended </w:t>
        </w:r>
      </w:ins>
      <w:r w:rsidRPr="00782441">
        <w:rPr>
          <w:rFonts w:ascii="Arial" w:hAnsi="Arial" w:cs="Arial"/>
        </w:rPr>
        <w:t xml:space="preserve">and </w:t>
      </w:r>
      <w:del w:id="264" w:author="Steve Rapp" w:date="2024-05-31T10:19:00Z">
        <w:r w:rsidRPr="00782441" w:rsidDel="00D06A95">
          <w:rPr>
            <w:rFonts w:ascii="Arial" w:hAnsi="Arial" w:cs="Arial"/>
          </w:rPr>
          <w:delText xml:space="preserve">that </w:delText>
        </w:r>
      </w:del>
      <w:r w:rsidRPr="00782441">
        <w:rPr>
          <w:rFonts w:ascii="Arial" w:hAnsi="Arial" w:cs="Arial"/>
        </w:rPr>
        <w:t>the</w:t>
      </w:r>
      <w:del w:id="265" w:author="Steve Rapp" w:date="2024-05-31T10:19:00Z">
        <w:r w:rsidRPr="00782441" w:rsidDel="00D06A95">
          <w:rPr>
            <w:rFonts w:ascii="Arial" w:hAnsi="Arial" w:cs="Arial"/>
          </w:rPr>
          <w:delText xml:space="preserve"> resulting</w:delText>
        </w:r>
      </w:del>
      <w:ins w:id="266" w:author="Steve Rapp" w:date="2024-05-31T10:16:00Z">
        <w:r w:rsidR="00D06A95">
          <w:rPr>
            <w:rFonts w:ascii="Arial" w:hAnsi="Arial" w:cs="Arial"/>
          </w:rPr>
          <w:t xml:space="preserve"> protective</w:t>
        </w:r>
      </w:ins>
      <w:r w:rsidRPr="00782441">
        <w:rPr>
          <w:rFonts w:ascii="Arial" w:hAnsi="Arial" w:cs="Arial"/>
        </w:rPr>
        <w:t xml:space="preserve"> impact on </w:t>
      </w:r>
      <w:r w:rsidR="006E67A6">
        <w:rPr>
          <w:rFonts w:ascii="Arial" w:hAnsi="Arial" w:cs="Arial"/>
        </w:rPr>
        <w:t xml:space="preserve">cardiovascular and all-cause </w:t>
      </w:r>
      <w:r w:rsidRPr="00782441">
        <w:rPr>
          <w:rFonts w:ascii="Arial" w:hAnsi="Arial" w:cs="Arial"/>
        </w:rPr>
        <w:t>mortality</w:t>
      </w:r>
      <w:r w:rsidR="006E67A6">
        <w:rPr>
          <w:rFonts w:ascii="Arial" w:hAnsi="Arial" w:cs="Arial"/>
        </w:rPr>
        <w:t xml:space="preserve"> </w:t>
      </w:r>
      <w:ins w:id="267" w:author="Steve Rapp" w:date="2024-05-31T10:19:00Z">
        <w:r w:rsidR="00D06A95">
          <w:rPr>
            <w:rFonts w:ascii="Arial" w:hAnsi="Arial" w:cs="Arial"/>
          </w:rPr>
          <w:t xml:space="preserve">seen during the trial </w:t>
        </w:r>
      </w:ins>
      <w:r w:rsidR="006E67A6">
        <w:rPr>
          <w:rFonts w:ascii="Arial" w:hAnsi="Arial" w:cs="Arial"/>
        </w:rPr>
        <w:t>disappeared</w:t>
      </w:r>
      <w:ins w:id="268" w:author="Steve Rapp" w:date="2024-05-31T10:10:00Z">
        <w:r w:rsidR="00B444EF">
          <w:rPr>
            <w:rFonts w:ascii="Arial" w:hAnsi="Arial" w:cs="Arial"/>
          </w:rPr>
          <w:t xml:space="preserve"> </w:t>
        </w:r>
      </w:ins>
      <w:ins w:id="269" w:author="Steve Rapp" w:date="2024-05-31T10:20:00Z">
        <w:r w:rsidR="00D06A95">
          <w:rPr>
            <w:rFonts w:ascii="Arial" w:hAnsi="Arial" w:cs="Arial"/>
          </w:rPr>
          <w:t xml:space="preserve">during follow-up </w:t>
        </w:r>
      </w:ins>
      <w:ins w:id="270" w:author="Steve Rapp" w:date="2024-05-31T10:10:00Z">
        <w:r w:rsidR="00B444EF">
          <w:rPr>
            <w:rFonts w:ascii="Arial" w:hAnsi="Arial" w:cs="Arial"/>
          </w:rPr>
          <w:t>(REF)</w:t>
        </w:r>
      </w:ins>
      <w:del w:id="271" w:author="Steve Rapp" w:date="2024-05-31T10:21:00Z">
        <w:r w:rsidRPr="00782441" w:rsidDel="00897F85">
          <w:rPr>
            <w:rFonts w:ascii="Arial" w:hAnsi="Arial" w:cs="Arial"/>
          </w:rPr>
          <w:delText xml:space="preserve">, as opposed to this </w:delText>
        </w:r>
        <w:r w:rsidR="006E67A6" w:rsidDel="00897F85">
          <w:rPr>
            <w:rFonts w:ascii="Arial" w:hAnsi="Arial" w:cs="Arial"/>
          </w:rPr>
          <w:delText xml:space="preserve">encouraging </w:delText>
        </w:r>
        <w:r w:rsidRPr="00782441" w:rsidDel="00897F85">
          <w:rPr>
            <w:rFonts w:ascii="Arial" w:hAnsi="Arial" w:cs="Arial"/>
          </w:rPr>
          <w:delText xml:space="preserve">finding </w:delText>
        </w:r>
        <w:r w:rsidR="006E67A6" w:rsidDel="00897F85">
          <w:rPr>
            <w:rFonts w:ascii="Arial" w:hAnsi="Arial" w:cs="Arial"/>
          </w:rPr>
          <w:delText>regarding</w:delText>
        </w:r>
        <w:r w:rsidRPr="00782441" w:rsidDel="00897F85">
          <w:rPr>
            <w:rFonts w:ascii="Arial" w:hAnsi="Arial" w:cs="Arial"/>
          </w:rPr>
          <w:delText xml:space="preserve"> cogniti</w:delText>
        </w:r>
        <w:r w:rsidR="006E67A6" w:rsidDel="00897F85">
          <w:rPr>
            <w:rFonts w:ascii="Arial" w:hAnsi="Arial" w:cs="Arial"/>
          </w:rPr>
          <w:delText>ve impairment</w:delText>
        </w:r>
      </w:del>
      <w:r w:rsidRPr="00782441">
        <w:rPr>
          <w:rFonts w:ascii="Arial" w:hAnsi="Arial" w:cs="Arial"/>
        </w:rPr>
        <w:t xml:space="preserve">.  </w:t>
      </w:r>
      <w:ins w:id="272" w:author="Steve Rapp" w:date="2024-05-31T10:22:00Z">
        <w:r w:rsidR="00897F85">
          <w:rPr>
            <w:rFonts w:ascii="Arial" w:hAnsi="Arial" w:cs="Arial"/>
          </w:rPr>
          <w:t>Moreover</w:t>
        </w:r>
      </w:ins>
      <w:del w:id="273" w:author="Steve Rapp" w:date="2024-05-31T10:22:00Z">
        <w:r w:rsidRPr="00782441" w:rsidDel="00897F85">
          <w:rPr>
            <w:rFonts w:ascii="Arial" w:hAnsi="Arial" w:cs="Arial"/>
          </w:rPr>
          <w:delText>Second</w:delText>
        </w:r>
      </w:del>
      <w:r w:rsidRPr="00782441">
        <w:rPr>
          <w:rFonts w:ascii="Arial" w:hAnsi="Arial" w:cs="Arial"/>
        </w:rPr>
        <w:t xml:space="preserve">, these results are derived </w:t>
      </w:r>
      <w:del w:id="274" w:author="Steve Rapp" w:date="2024-05-31T10:22:00Z">
        <w:r w:rsidRPr="00782441" w:rsidDel="00897F85">
          <w:rPr>
            <w:rFonts w:ascii="Arial" w:hAnsi="Arial" w:cs="Arial"/>
          </w:rPr>
          <w:delText>from</w:delText>
        </w:r>
      </w:del>
      <w:ins w:id="275" w:author="Steve Rapp" w:date="2024-05-31T10:22:00Z">
        <w:r w:rsidR="00897F85">
          <w:rPr>
            <w:rFonts w:ascii="Arial" w:hAnsi="Arial" w:cs="Arial"/>
          </w:rPr>
          <w:t>with</w:t>
        </w:r>
      </w:ins>
      <w:r w:rsidRPr="00782441">
        <w:rPr>
          <w:rFonts w:ascii="Arial" w:hAnsi="Arial" w:cs="Arial"/>
        </w:rPr>
        <w:t xml:space="preserve"> only 3.</w:t>
      </w:r>
      <w:r w:rsidR="003E1EEE">
        <w:rPr>
          <w:rFonts w:ascii="Arial" w:hAnsi="Arial" w:cs="Arial"/>
        </w:rPr>
        <w:t>3</w:t>
      </w:r>
      <w:r w:rsidRPr="00782441">
        <w:rPr>
          <w:rFonts w:ascii="Arial" w:hAnsi="Arial" w:cs="Arial"/>
        </w:rPr>
        <w:t xml:space="preserve"> years of t</w:t>
      </w:r>
      <w:ins w:id="276" w:author="Steve Rapp" w:date="2024-05-31T10:23:00Z">
        <w:r w:rsidR="00897F85">
          <w:rPr>
            <w:rFonts w:ascii="Arial" w:hAnsi="Arial" w:cs="Arial"/>
          </w:rPr>
          <w:t>reatment</w:t>
        </w:r>
      </w:ins>
      <w:del w:id="277" w:author="Steve Rapp" w:date="2024-05-31T10:23:00Z">
        <w:r w:rsidRPr="00782441" w:rsidDel="00897F85">
          <w:rPr>
            <w:rFonts w:ascii="Arial" w:hAnsi="Arial" w:cs="Arial"/>
          </w:rPr>
          <w:delText>herapy</w:delText>
        </w:r>
      </w:del>
      <w:r w:rsidRPr="00782441">
        <w:rPr>
          <w:rFonts w:ascii="Arial" w:hAnsi="Arial" w:cs="Arial"/>
        </w:rPr>
        <w:t xml:space="preserve"> where the standard </w:t>
      </w:r>
      <w:r w:rsidR="00D43BD0">
        <w:rPr>
          <w:rFonts w:ascii="Arial" w:hAnsi="Arial" w:cs="Arial"/>
        </w:rPr>
        <w:t xml:space="preserve">treatment </w:t>
      </w:r>
      <w:r w:rsidRPr="00782441">
        <w:rPr>
          <w:rFonts w:ascii="Arial" w:hAnsi="Arial" w:cs="Arial"/>
        </w:rPr>
        <w:t xml:space="preserve">group achieved a </w:t>
      </w:r>
      <w:r w:rsidR="00D43BD0">
        <w:rPr>
          <w:rFonts w:ascii="Arial" w:hAnsi="Arial" w:cs="Arial"/>
        </w:rPr>
        <w:t xml:space="preserve">mean </w:t>
      </w:r>
      <w:r w:rsidRPr="00782441">
        <w:rPr>
          <w:rFonts w:ascii="Arial" w:hAnsi="Arial" w:cs="Arial"/>
        </w:rPr>
        <w:t>SBP of 135</w:t>
      </w:r>
      <w:r w:rsidR="00D43BD0">
        <w:rPr>
          <w:rFonts w:ascii="Arial" w:hAnsi="Arial" w:cs="Arial"/>
        </w:rPr>
        <w:t xml:space="preserve"> mm Hg</w:t>
      </w:r>
      <w:r w:rsidRPr="00782441">
        <w:rPr>
          <w:rFonts w:ascii="Arial" w:hAnsi="Arial" w:cs="Arial"/>
        </w:rPr>
        <w:t xml:space="preserve">.  </w:t>
      </w:r>
      <w:del w:id="278" w:author="Steve Rapp" w:date="2024-05-31T10:24:00Z">
        <w:r w:rsidRPr="00782441" w:rsidDel="00897F85">
          <w:rPr>
            <w:rFonts w:ascii="Arial" w:hAnsi="Arial" w:cs="Arial"/>
          </w:rPr>
          <w:delText>However, e</w:delText>
        </w:r>
      </w:del>
      <w:ins w:id="279" w:author="Steve Rapp" w:date="2024-05-31T10:24:00Z">
        <w:r w:rsidR="00897F85">
          <w:rPr>
            <w:rFonts w:ascii="Arial" w:hAnsi="Arial" w:cs="Arial"/>
          </w:rPr>
          <w:t>E</w:t>
        </w:r>
      </w:ins>
      <w:r w:rsidRPr="00782441">
        <w:rPr>
          <w:rFonts w:ascii="Arial" w:hAnsi="Arial" w:cs="Arial"/>
        </w:rPr>
        <w:t>ven with newer guidelines recommending blood pressure treatment to &lt;130 mm</w:t>
      </w:r>
      <w:r w:rsidR="00D43BD0">
        <w:rPr>
          <w:rFonts w:ascii="Arial" w:hAnsi="Arial" w:cs="Arial"/>
        </w:rPr>
        <w:t xml:space="preserve"> </w:t>
      </w:r>
      <w:r w:rsidRPr="00782441">
        <w:rPr>
          <w:rFonts w:ascii="Arial" w:hAnsi="Arial" w:cs="Arial"/>
        </w:rPr>
        <w:t>Hg</w:t>
      </w:r>
      <w:ins w:id="280" w:author="Steve Rapp" w:date="2024-05-31T10:24:00Z">
        <w:r w:rsidR="00897F85">
          <w:rPr>
            <w:rFonts w:ascii="Arial" w:hAnsi="Arial" w:cs="Arial"/>
          </w:rPr>
          <w:t xml:space="preserve"> (REF)</w:t>
        </w:r>
      </w:ins>
      <w:r w:rsidRPr="00782441">
        <w:rPr>
          <w:rFonts w:ascii="Arial" w:hAnsi="Arial" w:cs="Arial"/>
        </w:rPr>
        <w:t xml:space="preserve">, less than 50% of hypertension patients are controlled to level </w:t>
      </w:r>
      <w:commentRangeStart w:id="281"/>
      <w:r w:rsidRPr="00782441">
        <w:rPr>
          <w:rFonts w:ascii="Arial" w:hAnsi="Arial" w:cs="Arial"/>
        </w:rPr>
        <w:t>of 140 mm</w:t>
      </w:r>
      <w:r w:rsidR="00D43BD0">
        <w:rPr>
          <w:rFonts w:ascii="Arial" w:hAnsi="Arial" w:cs="Arial"/>
        </w:rPr>
        <w:t xml:space="preserve"> </w:t>
      </w:r>
      <w:r w:rsidRPr="00782441">
        <w:rPr>
          <w:rFonts w:ascii="Arial" w:hAnsi="Arial" w:cs="Arial"/>
        </w:rPr>
        <w:t xml:space="preserve">Hg. </w:t>
      </w:r>
      <w:commentRangeEnd w:id="281"/>
      <w:r w:rsidR="00D43BD0">
        <w:rPr>
          <w:rStyle w:val="CommentReference"/>
        </w:rPr>
        <w:commentReference w:id="281"/>
      </w:r>
      <w:ins w:id="282" w:author="Steve Rapp" w:date="2024-05-31T10:25:00Z">
        <w:r w:rsidR="00897F85">
          <w:rPr>
            <w:rFonts w:ascii="Arial" w:hAnsi="Arial" w:cs="Arial"/>
          </w:rPr>
          <w:t xml:space="preserve">(REF) </w:t>
        </w:r>
      </w:ins>
      <w:ins w:id="283" w:author="Steve Rapp" w:date="2024-05-31T10:37:00Z">
        <w:r w:rsidR="00D34AAB">
          <w:rPr>
            <w:rFonts w:ascii="Arial" w:hAnsi="Arial" w:cs="Arial"/>
          </w:rPr>
          <w:t>T</w:t>
        </w:r>
      </w:ins>
      <w:del w:id="284" w:author="Steve Rapp" w:date="2024-05-31T10:37:00Z">
        <w:r w:rsidRPr="00782441" w:rsidDel="00D34AAB">
          <w:rPr>
            <w:rFonts w:ascii="Arial" w:hAnsi="Arial" w:cs="Arial"/>
          </w:rPr>
          <w:delText>Again, t</w:delText>
        </w:r>
      </w:del>
      <w:r w:rsidRPr="00782441">
        <w:rPr>
          <w:rFonts w:ascii="Arial" w:hAnsi="Arial" w:cs="Arial"/>
        </w:rPr>
        <w:t xml:space="preserve">his raises the question of what the true magnitude of benefit on cognitive function would be relative to the current poorly controlled systolic blood pressure in most communities. </w:t>
      </w:r>
    </w:p>
    <w:p w14:paraId="2D266142" w14:textId="77777777" w:rsidR="000A4A3C" w:rsidRPr="00782441" w:rsidRDefault="000A4A3C" w:rsidP="00B61848">
      <w:pPr>
        <w:spacing w:line="480" w:lineRule="auto"/>
        <w:rPr>
          <w:rFonts w:ascii="Arial" w:hAnsi="Arial" w:cs="Arial"/>
        </w:rPr>
      </w:pPr>
    </w:p>
    <w:p w14:paraId="346DDB46" w14:textId="429B3D11" w:rsidR="000A4A3C" w:rsidRPr="00782441" w:rsidRDefault="000A4A3C" w:rsidP="00B61848">
      <w:pPr>
        <w:spacing w:line="480" w:lineRule="auto"/>
        <w:rPr>
          <w:rFonts w:ascii="Arial" w:hAnsi="Arial" w:cs="Arial"/>
        </w:rPr>
      </w:pPr>
      <w:commentRangeStart w:id="285"/>
      <w:r w:rsidRPr="00782441">
        <w:rPr>
          <w:rFonts w:ascii="Arial" w:hAnsi="Arial" w:cs="Arial"/>
        </w:rPr>
        <w:t xml:space="preserve">The results of SPRINT demonstrated the absence of negative impacts on </w:t>
      </w:r>
      <w:r w:rsidR="00D43BD0">
        <w:rPr>
          <w:rFonts w:ascii="Arial" w:hAnsi="Arial" w:cs="Arial"/>
        </w:rPr>
        <w:t xml:space="preserve">several functional and physiologic outcomes </w:t>
      </w:r>
      <w:ins w:id="286" w:author="Steve Rapp" w:date="2024-05-31T10:27:00Z">
        <w:r w:rsidR="00897F85">
          <w:rPr>
            <w:rFonts w:ascii="Arial" w:hAnsi="Arial" w:cs="Arial"/>
          </w:rPr>
          <w:t xml:space="preserve">for </w:t>
        </w:r>
      </w:ins>
      <w:r w:rsidRPr="00782441">
        <w:rPr>
          <w:rFonts w:ascii="Arial" w:hAnsi="Arial" w:cs="Arial"/>
        </w:rPr>
        <w:t xml:space="preserve">older adults including reduced cognitive function, reduced brain </w:t>
      </w:r>
      <w:ins w:id="287" w:author="Steve Rapp" w:date="2024-05-31T10:31:00Z">
        <w:r w:rsidR="00D34AAB">
          <w:rPr>
            <w:rFonts w:ascii="Arial" w:hAnsi="Arial" w:cs="Arial"/>
          </w:rPr>
          <w:t xml:space="preserve">blood </w:t>
        </w:r>
      </w:ins>
      <w:r w:rsidRPr="00782441">
        <w:rPr>
          <w:rFonts w:ascii="Arial" w:hAnsi="Arial" w:cs="Arial"/>
        </w:rPr>
        <w:t>perfusion, increased fall risk</w:t>
      </w:r>
      <w:ins w:id="288" w:author="Steve Rapp" w:date="2024-05-31T10:32:00Z">
        <w:r w:rsidR="00D34AAB">
          <w:rPr>
            <w:rFonts w:ascii="Arial" w:hAnsi="Arial" w:cs="Arial"/>
          </w:rPr>
          <w:t>,</w:t>
        </w:r>
      </w:ins>
      <w:r w:rsidRPr="00782441">
        <w:rPr>
          <w:rFonts w:ascii="Arial" w:hAnsi="Arial" w:cs="Arial"/>
        </w:rPr>
        <w:t xml:space="preserve"> and increased risk of renal failure [</w:t>
      </w:r>
      <w:r w:rsidRPr="00782441">
        <w:rPr>
          <w:rFonts w:ascii="Arial" w:hAnsi="Arial" w:cs="Arial"/>
          <w:highlight w:val="yellow"/>
        </w:rPr>
        <w:t>refs</w:t>
      </w:r>
      <w:r w:rsidRPr="00782441">
        <w:rPr>
          <w:rFonts w:ascii="Arial" w:hAnsi="Arial" w:cs="Arial"/>
        </w:rPr>
        <w:t xml:space="preserve">]. </w:t>
      </w:r>
      <w:commentRangeEnd w:id="285"/>
      <w:r w:rsidR="00D43BD0">
        <w:rPr>
          <w:rStyle w:val="CommentReference"/>
        </w:rPr>
        <w:commentReference w:id="285"/>
      </w:r>
      <w:r w:rsidRPr="00782441">
        <w:rPr>
          <w:rFonts w:ascii="Arial" w:hAnsi="Arial" w:cs="Arial"/>
        </w:rPr>
        <w:t>Also, the prevention of mild cognitive impairment, a well-established risk factor for dementia </w:t>
      </w:r>
      <w:r w:rsidR="00765462" w:rsidRPr="00782441">
        <w:rPr>
          <w:rFonts w:ascii="Arial" w:hAnsi="Arial" w:cs="Arial"/>
        </w:rPr>
        <w:fldChar w:fldCharType="begin">
          <w:fldData xml:space="preserve">PEVuZE5vdGU+PENpdGU+PEF1dGhvcj5QZXRlcnNlbjwvQXV0aG9yPjxZZWFyPjIwMTg8L1llYXI+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</w:fldData>
        </w:fldChar>
      </w:r>
      <w:r w:rsidR="004F5FDF">
        <w:rPr>
          <w:rFonts w:ascii="Arial" w:hAnsi="Arial" w:cs="Arial"/>
        </w:rPr>
        <w:instrText xml:space="preserve"> ADDIN EN.CITE </w:instrText>
      </w:r>
      <w:r w:rsidR="004F5FDF">
        <w:rPr>
          <w:rFonts w:ascii="Arial" w:hAnsi="Arial" w:cs="Arial"/>
        </w:rPr>
        <w:fldChar w:fldCharType="begin">
          <w:fldData xml:space="preserve">PEVuZE5vdGU+PENpdGU+PEF1dGhvcj5QZXRlcnNlbjwvQXV0aG9yPjxZZWFyPjIwMTg8L1llYXI+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</w:fldData>
        </w:fldChar>
      </w:r>
      <w:r w:rsidR="004F5FDF">
        <w:rPr>
          <w:rFonts w:ascii="Arial" w:hAnsi="Arial" w:cs="Arial"/>
        </w:rPr>
        <w:instrText xml:space="preserve"> ADDIN EN.CITE.DATA </w:instrText>
      </w:r>
      <w:r w:rsidR="004F5FDF">
        <w:rPr>
          <w:rFonts w:ascii="Arial" w:hAnsi="Arial" w:cs="Arial"/>
        </w:rPr>
      </w:r>
      <w:r w:rsidR="004F5FDF">
        <w:rPr>
          <w:rFonts w:ascii="Arial" w:hAnsi="Arial" w:cs="Arial"/>
        </w:rPr>
        <w:fldChar w:fldCharType="end"/>
      </w:r>
      <w:r w:rsidR="00765462" w:rsidRPr="00782441">
        <w:rPr>
          <w:rFonts w:ascii="Arial" w:hAnsi="Arial" w:cs="Arial"/>
        </w:rPr>
      </w:r>
      <w:r w:rsidR="00765462" w:rsidRPr="00782441">
        <w:rPr>
          <w:rFonts w:ascii="Arial" w:hAnsi="Arial" w:cs="Arial"/>
        </w:rPr>
        <w:fldChar w:fldCharType="separate"/>
      </w:r>
      <w:r w:rsidR="004F5FDF">
        <w:rPr>
          <w:rFonts w:ascii="Arial" w:hAnsi="Arial" w:cs="Arial"/>
          <w:noProof/>
        </w:rPr>
        <w:t>(31)</w:t>
      </w:r>
      <w:r w:rsidR="00765462" w:rsidRPr="00782441">
        <w:rPr>
          <w:rFonts w:ascii="Arial" w:hAnsi="Arial" w:cs="Arial"/>
        </w:rPr>
        <w:fldChar w:fldCharType="end"/>
      </w:r>
      <w:r w:rsidR="00592BC6" w:rsidRPr="00782441">
        <w:rPr>
          <w:rFonts w:ascii="Arial" w:hAnsi="Arial" w:cs="Arial"/>
        </w:rPr>
        <w:t xml:space="preserve"> </w:t>
      </w:r>
      <w:r w:rsidRPr="00782441">
        <w:rPr>
          <w:rFonts w:ascii="Arial" w:hAnsi="Arial" w:cs="Arial"/>
        </w:rPr>
        <w:t xml:space="preserve">and SPRINT-MIND’s original finding that BP lowering significantly reduces the occurrence of </w:t>
      </w:r>
      <w:commentRangeStart w:id="289"/>
      <w:r w:rsidRPr="00782441">
        <w:rPr>
          <w:rFonts w:ascii="Arial" w:hAnsi="Arial" w:cs="Arial"/>
        </w:rPr>
        <w:t>MCI is now supported by other recent trials and meta-analyses with a nearly identical effect sizes</w:t>
      </w:r>
      <w:ins w:id="290" w:author="Steve Rapp" w:date="2024-05-31T10:32:00Z">
        <w:r w:rsidR="00D34AAB">
          <w:rPr>
            <w:rFonts w:ascii="Arial" w:hAnsi="Arial" w:cs="Arial"/>
          </w:rPr>
          <w:t xml:space="preserve"> (REFS)</w:t>
        </w:r>
      </w:ins>
      <w:r w:rsidRPr="00782441">
        <w:rPr>
          <w:rFonts w:ascii="Arial" w:hAnsi="Arial" w:cs="Arial"/>
        </w:rPr>
        <w:t xml:space="preserve">. </w:t>
      </w:r>
      <w:commentRangeEnd w:id="289"/>
      <w:r w:rsidR="00D43BD0">
        <w:rPr>
          <w:rStyle w:val="CommentReference"/>
        </w:rPr>
        <w:lastRenderedPageBreak/>
        <w:commentReference w:id="289"/>
      </w:r>
      <w:commentRangeStart w:id="291"/>
      <w:r w:rsidRPr="00782441">
        <w:rPr>
          <w:rFonts w:ascii="Arial" w:hAnsi="Arial" w:cs="Arial"/>
        </w:rPr>
        <w:t xml:space="preserve">Nevertheless, some caution should be exercised in interpreting this result, both because MCI was not the primary cognitive outcome of the trial and because the implications of incident MCI for future transition to dementia in SM2020 have not been analyzed. </w:t>
      </w:r>
      <w:commentRangeEnd w:id="291"/>
      <w:r w:rsidR="006E67A6">
        <w:rPr>
          <w:rStyle w:val="CommentReference"/>
        </w:rPr>
        <w:commentReference w:id="291"/>
      </w:r>
      <w:commentRangeStart w:id="292"/>
      <w:r w:rsidRPr="00782441">
        <w:rPr>
          <w:rFonts w:ascii="Arial" w:hAnsi="Arial" w:cs="Arial"/>
        </w:rPr>
        <w:t>While MCI considerably increases the risk of progression to dementia, reversion to normal cognition is also possible</w:t>
      </w:r>
      <w:r w:rsidR="00843355" w:rsidRPr="00782441">
        <w:rPr>
          <w:rFonts w:ascii="Arial" w:hAnsi="Arial" w:cs="Arial"/>
        </w:rPr>
        <w:t xml:space="preserve"> </w:t>
      </w:r>
      <w:r w:rsidR="00765462" w:rsidRPr="00782441">
        <w:rPr>
          <w:rFonts w:ascii="Arial" w:hAnsi="Arial" w:cs="Arial"/>
        </w:rPr>
        <w:fldChar w:fldCharType="begin">
          <w:fldData xml:space="preserve">PEVuZE5vdGU+PENpdGU+PEF1dGhvcj5QZXRlcnNlbjwvQXV0aG9yPjxZZWFyPjIwMTg8L1llYXI+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</w:fldData>
        </w:fldChar>
      </w:r>
      <w:r w:rsidR="004F5FDF">
        <w:rPr>
          <w:rFonts w:ascii="Arial" w:hAnsi="Arial" w:cs="Arial"/>
        </w:rPr>
        <w:instrText xml:space="preserve"> ADDIN EN.CITE </w:instrText>
      </w:r>
      <w:r w:rsidR="004F5FDF">
        <w:rPr>
          <w:rFonts w:ascii="Arial" w:hAnsi="Arial" w:cs="Arial"/>
        </w:rPr>
        <w:fldChar w:fldCharType="begin">
          <w:fldData xml:space="preserve">PEVuZE5vdGU+PENpdGU+PEF1dGhvcj5QZXRlcnNlbjwvQXV0aG9yPjxZZWFyPjIwMTg8L1llYXI+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</w:fldData>
        </w:fldChar>
      </w:r>
      <w:r w:rsidR="004F5FDF">
        <w:rPr>
          <w:rFonts w:ascii="Arial" w:hAnsi="Arial" w:cs="Arial"/>
        </w:rPr>
        <w:instrText xml:space="preserve"> ADDIN EN.CITE.DATA </w:instrText>
      </w:r>
      <w:r w:rsidR="004F5FDF">
        <w:rPr>
          <w:rFonts w:ascii="Arial" w:hAnsi="Arial" w:cs="Arial"/>
        </w:rPr>
      </w:r>
      <w:r w:rsidR="004F5FDF">
        <w:rPr>
          <w:rFonts w:ascii="Arial" w:hAnsi="Arial" w:cs="Arial"/>
        </w:rPr>
        <w:fldChar w:fldCharType="end"/>
      </w:r>
      <w:r w:rsidR="00765462" w:rsidRPr="00782441">
        <w:rPr>
          <w:rFonts w:ascii="Arial" w:hAnsi="Arial" w:cs="Arial"/>
        </w:rPr>
      </w:r>
      <w:r w:rsidR="00765462" w:rsidRPr="00782441">
        <w:rPr>
          <w:rFonts w:ascii="Arial" w:hAnsi="Arial" w:cs="Arial"/>
        </w:rPr>
        <w:fldChar w:fldCharType="separate"/>
      </w:r>
      <w:r w:rsidR="004F5FDF">
        <w:rPr>
          <w:rFonts w:ascii="Arial" w:hAnsi="Arial" w:cs="Arial"/>
          <w:noProof/>
        </w:rPr>
        <w:t>(31)</w:t>
      </w:r>
      <w:r w:rsidR="00765462" w:rsidRPr="00782441">
        <w:rPr>
          <w:rFonts w:ascii="Arial" w:hAnsi="Arial" w:cs="Arial"/>
        </w:rPr>
        <w:fldChar w:fldCharType="end"/>
      </w:r>
      <w:r w:rsidR="00843355" w:rsidRPr="00782441">
        <w:rPr>
          <w:rFonts w:ascii="Arial" w:hAnsi="Arial" w:cs="Arial"/>
        </w:rPr>
        <w:t xml:space="preserve"> </w:t>
      </w:r>
      <w:r w:rsidRPr="00782441">
        <w:rPr>
          <w:rFonts w:ascii="Arial" w:hAnsi="Arial" w:cs="Arial"/>
        </w:rPr>
        <w:t>and further analysis in this area is planned.</w:t>
      </w:r>
      <w:commentRangeEnd w:id="292"/>
      <w:r w:rsidR="006E67A6">
        <w:rPr>
          <w:rStyle w:val="CommentReference"/>
        </w:rPr>
        <w:commentReference w:id="292"/>
      </w:r>
    </w:p>
    <w:p w14:paraId="3818C957" w14:textId="77777777" w:rsidR="00BA6B20" w:rsidRPr="00782441" w:rsidRDefault="00BA6B20" w:rsidP="00B61848">
      <w:pPr>
        <w:spacing w:line="480" w:lineRule="auto"/>
        <w:rPr>
          <w:rFonts w:ascii="Arial" w:hAnsi="Arial" w:cs="Arial"/>
        </w:rPr>
      </w:pPr>
    </w:p>
    <w:p w14:paraId="7581CC0A" w14:textId="419DF926" w:rsidR="000A4A3C" w:rsidRPr="00782441" w:rsidRDefault="000A4A3C" w:rsidP="00B61848">
      <w:pPr>
        <w:spacing w:line="480" w:lineRule="auto"/>
        <w:rPr>
          <w:rFonts w:ascii="Arial" w:hAnsi="Arial" w:cs="Arial"/>
          <w:b/>
          <w:bCs/>
        </w:rPr>
      </w:pPr>
      <w:commentRangeStart w:id="293"/>
      <w:r w:rsidRPr="00782441">
        <w:rPr>
          <w:rFonts w:ascii="Arial" w:hAnsi="Arial" w:cs="Arial"/>
          <w:b/>
          <w:bCs/>
        </w:rPr>
        <w:t>Limitations</w:t>
      </w:r>
      <w:r w:rsidR="00BD4C36" w:rsidRPr="00782441">
        <w:rPr>
          <w:rFonts w:ascii="Arial" w:hAnsi="Arial" w:cs="Arial"/>
          <w:b/>
          <w:bCs/>
        </w:rPr>
        <w:t xml:space="preserve"> </w:t>
      </w:r>
      <w:commentRangeEnd w:id="293"/>
      <w:r w:rsidR="00E013F2" w:rsidRPr="00782441">
        <w:rPr>
          <w:rStyle w:val="CommentReference"/>
          <w:rFonts w:ascii="Arial" w:hAnsi="Arial" w:cs="Arial"/>
          <w:sz w:val="22"/>
          <w:szCs w:val="22"/>
        </w:rPr>
        <w:commentReference w:id="293"/>
      </w:r>
    </w:p>
    <w:p w14:paraId="7ECA3097" w14:textId="77777777" w:rsidR="00BA6B20" w:rsidRPr="00782441" w:rsidRDefault="00BA6B20" w:rsidP="00B61848">
      <w:pPr>
        <w:spacing w:line="480" w:lineRule="auto"/>
        <w:rPr>
          <w:rFonts w:ascii="Arial" w:hAnsi="Arial" w:cs="Arial"/>
        </w:rPr>
      </w:pPr>
    </w:p>
    <w:p w14:paraId="0F7DA401" w14:textId="4A3D0F1A" w:rsidR="000A4A3C" w:rsidRPr="00782441" w:rsidRDefault="000A4A3C" w:rsidP="00B61848">
      <w:pPr>
        <w:spacing w:line="480" w:lineRule="auto"/>
        <w:rPr>
          <w:rFonts w:ascii="Arial" w:hAnsi="Arial" w:cs="Arial"/>
        </w:rPr>
      </w:pPr>
      <w:r w:rsidRPr="00782441">
        <w:rPr>
          <w:rFonts w:ascii="Arial" w:hAnsi="Arial" w:cs="Arial"/>
        </w:rPr>
        <w:t xml:space="preserve">This study has several limitations. First, the BP intervention was terminated early because of cardiovascular benefit, resulting in both an attenuation of the SBP difference between the treatment groups and a probable loss of power to detect the full effect of extended BP lowering long term on dementia beyond that point. </w:t>
      </w:r>
      <w:commentRangeStart w:id="294"/>
      <w:r w:rsidRPr="00782441">
        <w:rPr>
          <w:rFonts w:ascii="Arial" w:hAnsi="Arial" w:cs="Arial"/>
        </w:rPr>
        <w:t>Second, the trial did not enroll persons with type 2 diabetes, previous stroke, advanced kidney disease, or symptomatic heart fail</w:t>
      </w:r>
      <w:commentRangeEnd w:id="294"/>
      <w:r w:rsidR="00731329">
        <w:rPr>
          <w:rStyle w:val="CommentReference"/>
        </w:rPr>
        <w:commentReference w:id="294"/>
      </w:r>
      <w:r w:rsidRPr="00782441">
        <w:rPr>
          <w:rFonts w:ascii="Arial" w:hAnsi="Arial" w:cs="Arial"/>
        </w:rPr>
        <w:t xml:space="preserve">ure. Third, the specific choice of thresholds for the </w:t>
      </w:r>
      <w:commentRangeStart w:id="295"/>
      <w:r w:rsidRPr="00782441">
        <w:rPr>
          <w:rFonts w:ascii="Arial" w:hAnsi="Arial" w:cs="Arial"/>
        </w:rPr>
        <w:t xml:space="preserve">MoCA </w:t>
      </w:r>
      <w:commentRangeEnd w:id="295"/>
      <w:r w:rsidR="00CB40E4">
        <w:rPr>
          <w:rStyle w:val="CommentReference"/>
        </w:rPr>
        <w:commentReference w:id="295"/>
      </w:r>
      <w:r w:rsidRPr="00782441">
        <w:rPr>
          <w:rFonts w:ascii="Arial" w:hAnsi="Arial" w:cs="Arial"/>
        </w:rPr>
        <w:t>and the Modified Telephone Interview for Cognitive Status to trigger additional testing and adjudication may have underestimated the frequency of MCI; however, there is no indication that such an under-ascertainment was differential by treatment group. Fourth, loss to follow-up, though similar for each treatment group, could have also led to under-ascertainment of outcomes. Fifth, while prevalent dementia was an exclusion criterion</w:t>
      </w:r>
      <w:ins w:id="296" w:author="Steve Rapp" w:date="2024-05-31T10:44:00Z">
        <w:r w:rsidR="00731329">
          <w:rPr>
            <w:rFonts w:ascii="Arial" w:hAnsi="Arial" w:cs="Arial"/>
          </w:rPr>
          <w:t xml:space="preserve"> for enrollment</w:t>
        </w:r>
      </w:ins>
      <w:r w:rsidRPr="00782441">
        <w:rPr>
          <w:rFonts w:ascii="Arial" w:hAnsi="Arial" w:cs="Arial"/>
        </w:rPr>
        <w:t xml:space="preserve">, the trial did not adjudicate baseline cognitive status; therefore, we cannot exclude or examine the influence of prevalent </w:t>
      </w:r>
      <w:ins w:id="297" w:author="Steve Rapp" w:date="2024-05-31T11:32:00Z">
        <w:r w:rsidR="007C58D3">
          <w:rPr>
            <w:rFonts w:ascii="Arial" w:hAnsi="Arial" w:cs="Arial"/>
          </w:rPr>
          <w:t xml:space="preserve">dementia or </w:t>
        </w:r>
      </w:ins>
      <w:r w:rsidRPr="00782441">
        <w:rPr>
          <w:rFonts w:ascii="Arial" w:hAnsi="Arial" w:cs="Arial"/>
        </w:rPr>
        <w:t xml:space="preserve">MCI at the time of randomization. </w:t>
      </w:r>
      <w:commentRangeStart w:id="298"/>
      <w:r w:rsidRPr="00782441">
        <w:rPr>
          <w:rFonts w:ascii="Arial" w:hAnsi="Arial" w:cs="Arial"/>
        </w:rPr>
        <w:t>Sixth, the trial was designed to test 2 different treatment goals and not specific medications; therefore, there is limited ability to discern the relative effect of specific antihypertensive medications on MCI or dementia</w:t>
      </w:r>
      <w:commentRangeEnd w:id="298"/>
      <w:r w:rsidR="00731329">
        <w:rPr>
          <w:rStyle w:val="CommentReference"/>
        </w:rPr>
        <w:commentReference w:id="298"/>
      </w:r>
      <w:r w:rsidRPr="00782441">
        <w:rPr>
          <w:rFonts w:ascii="Arial" w:hAnsi="Arial" w:cs="Arial"/>
        </w:rPr>
        <w:t>.</w:t>
      </w:r>
      <w:r w:rsidR="00B3430E">
        <w:rPr>
          <w:rFonts w:ascii="Arial" w:hAnsi="Arial" w:cs="Arial"/>
        </w:rPr>
        <w:t xml:space="preserve">  </w:t>
      </w:r>
      <w:ins w:id="299" w:author="David M. Reboussin" w:date="2024-05-28T14:23:00Z">
        <w:r w:rsidR="00B3430E">
          <w:rPr>
            <w:rFonts w:ascii="Arial" w:hAnsi="Arial" w:cs="Arial"/>
          </w:rPr>
          <w:t xml:space="preserve">Seventh, </w:t>
        </w:r>
      </w:ins>
      <w:ins w:id="300" w:author="Steve Rapp" w:date="2024-05-31T10:46:00Z">
        <w:r w:rsidR="00731329">
          <w:rPr>
            <w:rFonts w:ascii="Arial" w:hAnsi="Arial" w:cs="Arial"/>
          </w:rPr>
          <w:t xml:space="preserve">the use </w:t>
        </w:r>
      </w:ins>
      <w:ins w:id="301" w:author="David M. Reboussin" w:date="2024-05-28T14:23:00Z">
        <w:r w:rsidR="00B3430E">
          <w:rPr>
            <w:rFonts w:ascii="Arial" w:hAnsi="Arial" w:cs="Arial"/>
          </w:rPr>
          <w:t>telephone</w:t>
        </w:r>
      </w:ins>
      <w:ins w:id="302" w:author="Steve Rapp" w:date="2024-05-31T10:47:00Z">
        <w:r w:rsidR="00731329">
          <w:rPr>
            <w:rFonts w:ascii="Arial" w:hAnsi="Arial" w:cs="Arial"/>
          </w:rPr>
          <w:t>-b</w:t>
        </w:r>
      </w:ins>
      <w:ins w:id="303" w:author="Steve Rapp" w:date="2024-05-31T10:46:00Z">
        <w:r w:rsidR="00731329">
          <w:rPr>
            <w:rFonts w:ascii="Arial" w:hAnsi="Arial" w:cs="Arial"/>
          </w:rPr>
          <w:t xml:space="preserve">ased </w:t>
        </w:r>
      </w:ins>
      <w:ins w:id="304" w:author="Steve Rapp" w:date="2024-05-31T10:58:00Z">
        <w:r w:rsidR="009F0E5D">
          <w:rPr>
            <w:rFonts w:ascii="Arial" w:hAnsi="Arial" w:cs="Arial"/>
          </w:rPr>
          <w:t xml:space="preserve">cognitive </w:t>
        </w:r>
      </w:ins>
      <w:ins w:id="305" w:author="Steve Rapp" w:date="2024-05-31T10:46:00Z">
        <w:r w:rsidR="00731329">
          <w:rPr>
            <w:rFonts w:ascii="Arial" w:hAnsi="Arial" w:cs="Arial"/>
          </w:rPr>
          <w:t>assessment procedures in SPRINT 202</w:t>
        </w:r>
      </w:ins>
      <w:ins w:id="306" w:author="David M. Reboussin" w:date="2024-05-28T14:23:00Z">
        <w:del w:id="307" w:author="Steve Rapp" w:date="2024-05-31T10:47:00Z">
          <w:r w:rsidR="00B3430E" w:rsidDel="00731329">
            <w:rPr>
              <w:rFonts w:ascii="Arial" w:hAnsi="Arial" w:cs="Arial"/>
            </w:rPr>
            <w:delText xml:space="preserve"> interv</w:delText>
          </w:r>
        </w:del>
      </w:ins>
      <w:ins w:id="308" w:author="Steve Rapp" w:date="2024-05-31T10:47:00Z">
        <w:r w:rsidR="00731329">
          <w:rPr>
            <w:rFonts w:ascii="Arial" w:hAnsi="Arial" w:cs="Arial"/>
          </w:rPr>
          <w:t>0 rather than in-person asse</w:t>
        </w:r>
      </w:ins>
      <w:ins w:id="309" w:author="Steve Rapp" w:date="2024-05-31T10:48:00Z">
        <w:r w:rsidR="00731329">
          <w:rPr>
            <w:rFonts w:ascii="Arial" w:hAnsi="Arial" w:cs="Arial"/>
          </w:rPr>
          <w:t xml:space="preserve">ssments used in SPRINT </w:t>
        </w:r>
      </w:ins>
      <w:ins w:id="310" w:author="Steve Rapp" w:date="2024-05-31T10:47:00Z">
        <w:r w:rsidR="00731329">
          <w:rPr>
            <w:rFonts w:ascii="Arial" w:hAnsi="Arial" w:cs="Arial"/>
          </w:rPr>
          <w:t xml:space="preserve">was </w:t>
        </w:r>
      </w:ins>
      <w:ins w:id="311" w:author="Steve Rapp" w:date="2024-05-31T10:48:00Z">
        <w:r w:rsidR="00731329">
          <w:rPr>
            <w:rFonts w:ascii="Arial" w:hAnsi="Arial" w:cs="Arial"/>
          </w:rPr>
          <w:t>necessary</w:t>
        </w:r>
      </w:ins>
      <w:ins w:id="312" w:author="Steve Rapp" w:date="2024-05-31T10:58:00Z">
        <w:r w:rsidR="009F0E5D">
          <w:rPr>
            <w:rFonts w:ascii="Arial" w:hAnsi="Arial" w:cs="Arial"/>
          </w:rPr>
          <w:t xml:space="preserve"> to reach participants in follow-up</w:t>
        </w:r>
      </w:ins>
      <w:ins w:id="313" w:author="David M. Reboussin" w:date="2024-05-28T14:23:00Z">
        <w:del w:id="314" w:author="Steve Rapp" w:date="2024-05-31T10:47:00Z">
          <w:r w:rsidR="00B3430E" w:rsidDel="00731329">
            <w:rPr>
              <w:rFonts w:ascii="Arial" w:hAnsi="Arial" w:cs="Arial"/>
            </w:rPr>
            <w:delText>iew</w:delText>
          </w:r>
        </w:del>
        <w:r w:rsidR="00B3430E">
          <w:rPr>
            <w:rFonts w:ascii="Arial" w:hAnsi="Arial" w:cs="Arial"/>
          </w:rPr>
          <w:t>, but</w:t>
        </w:r>
      </w:ins>
      <w:ins w:id="315" w:author="Steve Rapp" w:date="2024-05-31T10:48:00Z">
        <w:r w:rsidR="00731329">
          <w:rPr>
            <w:rFonts w:ascii="Arial" w:hAnsi="Arial" w:cs="Arial"/>
          </w:rPr>
          <w:t xml:space="preserve"> may have introduced a bias.</w:t>
        </w:r>
      </w:ins>
      <w:ins w:id="316" w:author="Steve Rapp" w:date="2024-05-31T10:49:00Z">
        <w:r w:rsidR="00731329">
          <w:rPr>
            <w:rFonts w:ascii="Arial" w:hAnsi="Arial" w:cs="Arial"/>
          </w:rPr>
          <w:t xml:space="preserve"> Similar </w:t>
        </w:r>
      </w:ins>
      <w:ins w:id="317" w:author="Steve Rapp" w:date="2024-05-31T10:52:00Z">
        <w:r w:rsidR="009F0E5D">
          <w:rPr>
            <w:rFonts w:ascii="Arial" w:hAnsi="Arial" w:cs="Arial"/>
          </w:rPr>
          <w:lastRenderedPageBreak/>
          <w:t xml:space="preserve">validated </w:t>
        </w:r>
      </w:ins>
      <w:ins w:id="318" w:author="Steve Rapp" w:date="2024-05-31T10:49:00Z">
        <w:r w:rsidR="00731329">
          <w:rPr>
            <w:rFonts w:ascii="Arial" w:hAnsi="Arial" w:cs="Arial"/>
          </w:rPr>
          <w:t xml:space="preserve">procedures have been used in other studies of cognitive impairment  </w:t>
        </w:r>
      </w:ins>
      <w:ins w:id="319" w:author="David M. Reboussin" w:date="2024-05-28T14:23:00Z">
        <w:r w:rsidR="00B3430E">
          <w:rPr>
            <w:rFonts w:ascii="Arial" w:hAnsi="Arial" w:cs="Arial"/>
          </w:rPr>
          <w:t xml:space="preserve"> </w:t>
        </w:r>
      </w:ins>
      <w:r w:rsidR="00B3430E">
        <w:rPr>
          <w:rFonts w:ascii="Arial" w:hAnsi="Arial" w:cs="Arial"/>
        </w:rPr>
        <w:fldChar w:fldCharType="begin">
          <w:fldData xml:space="preserve">PEVuZE5vdGU+PENpdGU+PEF1dGhvcj5HaWVyenluc2tpPC9BdXRob3I+PFllYXI+MjAyNDwvWWVh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</w:fldData>
        </w:fldChar>
      </w:r>
      <w:r w:rsidR="00B3430E">
        <w:rPr>
          <w:rFonts w:ascii="Arial" w:hAnsi="Arial" w:cs="Arial"/>
        </w:rPr>
        <w:instrText xml:space="preserve"> ADDIN EN.CITE </w:instrText>
      </w:r>
      <w:r w:rsidR="00B3430E">
        <w:rPr>
          <w:rFonts w:ascii="Arial" w:hAnsi="Arial" w:cs="Arial"/>
        </w:rPr>
        <w:fldChar w:fldCharType="begin">
          <w:fldData xml:space="preserve">PEVuZE5vdGU+PENpdGU+PEF1dGhvcj5HaWVyenluc2tpPC9BdXRob3I+PFllYXI+MjAyNDwvWWVh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</w:fldData>
        </w:fldChar>
      </w:r>
      <w:r w:rsidR="00B3430E">
        <w:rPr>
          <w:rFonts w:ascii="Arial" w:hAnsi="Arial" w:cs="Arial"/>
        </w:rPr>
        <w:instrText xml:space="preserve"> ADDIN EN.CITE.DATA </w:instrText>
      </w:r>
      <w:r w:rsidR="00B3430E">
        <w:rPr>
          <w:rFonts w:ascii="Arial" w:hAnsi="Arial" w:cs="Arial"/>
        </w:rPr>
      </w:r>
      <w:r w:rsidR="00B3430E">
        <w:rPr>
          <w:rFonts w:ascii="Arial" w:hAnsi="Arial" w:cs="Arial"/>
        </w:rPr>
        <w:fldChar w:fldCharType="end"/>
      </w:r>
      <w:r w:rsidR="00B3430E">
        <w:rPr>
          <w:rFonts w:ascii="Arial" w:hAnsi="Arial" w:cs="Arial"/>
        </w:rPr>
      </w:r>
      <w:r w:rsidR="00B3430E">
        <w:rPr>
          <w:rFonts w:ascii="Arial" w:hAnsi="Arial" w:cs="Arial"/>
        </w:rPr>
        <w:fldChar w:fldCharType="separate"/>
      </w:r>
      <w:r w:rsidR="00B3430E">
        <w:rPr>
          <w:rFonts w:ascii="Arial" w:hAnsi="Arial" w:cs="Arial"/>
          <w:noProof/>
        </w:rPr>
        <w:t>(32, 33)</w:t>
      </w:r>
      <w:r w:rsidR="00B3430E">
        <w:rPr>
          <w:rFonts w:ascii="Arial" w:hAnsi="Arial" w:cs="Arial"/>
        </w:rPr>
        <w:fldChar w:fldCharType="end"/>
      </w:r>
      <w:ins w:id="320" w:author="Steve Rapp" w:date="2024-05-31T10:52:00Z">
        <w:r w:rsidR="009F0E5D">
          <w:rPr>
            <w:rFonts w:ascii="Arial" w:hAnsi="Arial" w:cs="Arial"/>
          </w:rPr>
          <w:t>Rapp et al</w:t>
        </w:r>
      </w:ins>
      <w:ins w:id="321" w:author="Steve Rapp" w:date="2024-05-31T10:56:00Z">
        <w:r w:rsidR="009F0E5D">
          <w:rPr>
            <w:rFonts w:ascii="Arial" w:hAnsi="Arial" w:cs="Arial"/>
          </w:rPr>
          <w:t>, 2012; #13 (Baker et al)</w:t>
        </w:r>
      </w:ins>
      <w:ins w:id="322" w:author="Steve Rapp" w:date="2024-05-31T10:57:00Z">
        <w:r w:rsidR="009F0E5D">
          <w:rPr>
            <w:rFonts w:ascii="Arial" w:hAnsi="Arial" w:cs="Arial"/>
          </w:rPr>
          <w:t xml:space="preserve">. </w:t>
        </w:r>
      </w:ins>
    </w:p>
    <w:p w14:paraId="604D5E44" w14:textId="77777777" w:rsidR="00BA6B20" w:rsidRPr="00782441" w:rsidRDefault="00BA6B20" w:rsidP="00B61848">
      <w:pPr>
        <w:spacing w:line="480" w:lineRule="auto"/>
        <w:rPr>
          <w:rFonts w:ascii="Arial" w:hAnsi="Arial" w:cs="Arial"/>
          <w:b/>
          <w:bCs/>
        </w:rPr>
      </w:pPr>
    </w:p>
    <w:p w14:paraId="62098451" w14:textId="3280E831" w:rsidR="000A4A3C" w:rsidRPr="00782441" w:rsidRDefault="00BA6B20" w:rsidP="00B61848">
      <w:pPr>
        <w:spacing w:line="480" w:lineRule="auto"/>
        <w:rPr>
          <w:rFonts w:ascii="Arial" w:hAnsi="Arial" w:cs="Arial"/>
          <w:b/>
          <w:bCs/>
        </w:rPr>
      </w:pPr>
      <w:r w:rsidRPr="00782441">
        <w:rPr>
          <w:rFonts w:ascii="Arial" w:hAnsi="Arial" w:cs="Arial"/>
          <w:b/>
          <w:bCs/>
        </w:rPr>
        <w:t>CONCLUSION</w:t>
      </w:r>
    </w:p>
    <w:p w14:paraId="1B8D9E04" w14:textId="77777777" w:rsidR="00BA6B20" w:rsidRPr="00782441" w:rsidRDefault="00BA6B20" w:rsidP="00B61848">
      <w:pPr>
        <w:spacing w:line="480" w:lineRule="auto"/>
        <w:rPr>
          <w:rFonts w:ascii="Arial" w:hAnsi="Arial" w:cs="Arial"/>
          <w:b/>
          <w:bCs/>
        </w:rPr>
      </w:pPr>
    </w:p>
    <w:p w14:paraId="2225FBFB" w14:textId="4789EA73" w:rsidR="000A4A3C" w:rsidRPr="00782441" w:rsidRDefault="000A4A3C" w:rsidP="00B61848">
      <w:pPr>
        <w:spacing w:line="480" w:lineRule="auto"/>
        <w:rPr>
          <w:rFonts w:ascii="Arial" w:hAnsi="Arial" w:cs="Arial"/>
        </w:rPr>
      </w:pPr>
      <w:r w:rsidRPr="00782441">
        <w:rPr>
          <w:rFonts w:ascii="Arial" w:hAnsi="Arial" w:cs="Arial"/>
        </w:rPr>
        <w:t>Among ambulatory adults with hypertension, treating to an SBP goal of less than 120 mm Hg compared with a goal of less than 140 mm Hg results in long term risk reduction (</w:t>
      </w:r>
      <w:r w:rsidR="003D1E7C" w:rsidRPr="00782441">
        <w:rPr>
          <w:rFonts w:ascii="Arial" w:hAnsi="Arial" w:cs="Arial"/>
        </w:rPr>
        <w:t>7</w:t>
      </w:r>
      <w:r w:rsidRPr="00782441">
        <w:rPr>
          <w:rFonts w:ascii="Arial" w:hAnsi="Arial" w:cs="Arial"/>
        </w:rPr>
        <w:t xml:space="preserve"> years) for MCI alone and MCI plus dementia but not for probable dementia alone. Because of early intensive BP treatment termination, the study may have been underpowered for the full effect on cognitive function and dementia.</w:t>
      </w:r>
    </w:p>
    <w:p w14:paraId="26409CE2" w14:textId="77777777" w:rsidR="000A4A3C" w:rsidRDefault="000A4A3C" w:rsidP="000A4A3C"/>
    <w:p w14:paraId="7C0D2839" w14:textId="77777777" w:rsidR="00765462" w:rsidRDefault="00765462" w:rsidP="000A4A3C"/>
    <w:p w14:paraId="1A5D72AB" w14:textId="77777777" w:rsidR="00B67490" w:rsidRDefault="00B67490" w:rsidP="000A4A3C"/>
    <w:p w14:paraId="01E8A799" w14:textId="77777777" w:rsidR="00B67490" w:rsidRDefault="00B67490" w:rsidP="000A4A3C"/>
    <w:p w14:paraId="31E3CA81" w14:textId="46FC2069" w:rsidR="00B67490" w:rsidRPr="00A97C42" w:rsidRDefault="00B67490" w:rsidP="00B67490">
      <w:pPr>
        <w:pStyle w:val="FirstParagraph"/>
        <w:rPr>
          <w:rFonts w:ascii="Arial" w:hAnsi="Arial" w:cs="Arial"/>
          <w:sz w:val="22"/>
          <w:szCs w:val="22"/>
        </w:rPr>
      </w:pPr>
      <w:r>
        <w:rPr>
          <w:rFonts w:ascii="Arial" w:hAnsi="Arial" w:cs="Arial"/>
          <w:b/>
          <w:sz w:val="22"/>
          <w:szCs w:val="22"/>
        </w:rPr>
        <w:t>Funding Source.</w:t>
      </w:r>
      <w:r w:rsidRPr="00F60F05">
        <w:rPr>
          <w:rFonts w:ascii="Arial" w:hAnsi="Arial" w:cs="Arial"/>
          <w:b/>
          <w:sz w:val="22"/>
          <w:szCs w:val="22"/>
        </w:rPr>
        <w:t xml:space="preserve"> </w:t>
      </w:r>
      <w:r w:rsidRPr="00A97C42">
        <w:rPr>
          <w:rFonts w:ascii="Arial" w:hAnsi="Arial" w:cs="Arial"/>
          <w:sz w:val="22"/>
          <w:szCs w:val="22"/>
        </w:rPr>
        <w:t xml:space="preserve">The work presented here was supported </w:t>
      </w:r>
      <w:r>
        <w:rPr>
          <w:rFonts w:ascii="Arial" w:hAnsi="Arial" w:cs="Arial"/>
          <w:sz w:val="22"/>
          <w:szCs w:val="22"/>
        </w:rPr>
        <w:t xml:space="preserve">by R01AG055606 and the Alzheimer’s Association. </w:t>
      </w:r>
      <w:r w:rsidRPr="00A97C42">
        <w:rPr>
          <w:rFonts w:ascii="Arial" w:hAnsi="Arial" w:cs="Arial"/>
          <w:sz w:val="22"/>
          <w:szCs w:val="22"/>
        </w:rPr>
        <w:t>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14:paraId="0ADC8A1D" w14:textId="77777777" w:rsidR="00B67490" w:rsidRDefault="00B67490" w:rsidP="00B67490">
      <w:pPr>
        <w:pStyle w:val="BodyText"/>
        <w:rPr>
          <w:rFonts w:ascii="Arial" w:hAnsi="Arial" w:cs="Arial"/>
          <w:sz w:val="22"/>
          <w:szCs w:val="22"/>
        </w:rPr>
      </w:pPr>
      <w:r w:rsidRPr="00A97C42">
        <w:rPr>
          <w:rFonts w:ascii="Arial" w:hAnsi="Arial" w:cs="Arial"/>
          <w:sz w:val="22"/>
          <w:szCs w:val="22"/>
        </w:rPr>
        <w:t xml:space="preserve">Additional support was provided through the following National Center for Advancing Translational Sciences clinical and translational science awards: UL1TR000439 (awarded to Case Western Reserve University); UL1RR025755 (Ohio State University); UL1RR024134 and </w:t>
      </w:r>
      <w:r w:rsidRPr="00A97C42">
        <w:rPr>
          <w:rFonts w:ascii="Arial" w:hAnsi="Arial" w:cs="Arial"/>
          <w:sz w:val="22"/>
          <w:szCs w:val="22"/>
        </w:rPr>
        <w:lastRenderedPageBreak/>
        <w:t>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14:paraId="49AB2671" w14:textId="77777777" w:rsidR="00B67490" w:rsidRPr="000F2E67" w:rsidRDefault="00B67490" w:rsidP="00B67490">
      <w:pPr>
        <w:pStyle w:val="BodyText"/>
        <w:rPr>
          <w:rFonts w:ascii="Arial" w:hAnsi="Arial" w:cs="Arial"/>
          <w:b/>
          <w:sz w:val="22"/>
          <w:szCs w:val="22"/>
        </w:rPr>
      </w:pPr>
      <w:r w:rsidRPr="000F2E67">
        <w:rPr>
          <w:rFonts w:ascii="Arial" w:hAnsi="Arial" w:cs="Arial"/>
          <w:b/>
          <w:sz w:val="22"/>
          <w:szCs w:val="22"/>
        </w:rPr>
        <w:t xml:space="preserve">IRB Approval. </w:t>
      </w:r>
      <w:r>
        <w:rPr>
          <w:rFonts w:ascii="Arial" w:hAnsi="Arial" w:cs="Arial"/>
          <w:sz w:val="22"/>
          <w:szCs w:val="22"/>
        </w:rPr>
        <w:t>The Systolic Blood Pressure Intervention Trial</w:t>
      </w:r>
      <w:r w:rsidRPr="00A97C42">
        <w:rPr>
          <w:rFonts w:ascii="Arial" w:hAnsi="Arial" w:cs="Arial"/>
          <w:sz w:val="22"/>
          <w:szCs w:val="22"/>
        </w:rPr>
        <w:t xml:space="preserve"> was approved by the institutional review board at each participating site, and each participant provided written informed consent.</w:t>
      </w:r>
    </w:p>
    <w:p w14:paraId="45EEA7D3" w14:textId="62DA2A5B" w:rsidR="00B67490" w:rsidRPr="00F60F05" w:rsidRDefault="00B67490" w:rsidP="00B67490">
      <w:pPr>
        <w:pStyle w:val="Default"/>
        <w:spacing w:line="480" w:lineRule="auto"/>
        <w:rPr>
          <w:rFonts w:ascii="Arial" w:hAnsi="Arial" w:cs="Arial"/>
          <w:color w:val="auto"/>
          <w:sz w:val="22"/>
          <w:szCs w:val="22"/>
        </w:rPr>
      </w:pPr>
      <w:r w:rsidRPr="00F60F05">
        <w:rPr>
          <w:rFonts w:ascii="Arial" w:hAnsi="Arial" w:cs="Arial"/>
          <w:b/>
          <w:color w:val="auto"/>
          <w:sz w:val="22"/>
          <w:szCs w:val="22"/>
        </w:rPr>
        <w:t>Acknowledgement</w:t>
      </w:r>
      <w:r>
        <w:rPr>
          <w:rFonts w:ascii="Arial" w:hAnsi="Arial" w:cs="Arial"/>
          <w:b/>
          <w:color w:val="auto"/>
          <w:sz w:val="22"/>
          <w:szCs w:val="22"/>
        </w:rPr>
        <w:t>.</w:t>
      </w:r>
      <w:r w:rsidRPr="00F60F05">
        <w:rPr>
          <w:rFonts w:ascii="Arial" w:hAnsi="Arial" w:cs="Arial"/>
          <w:b/>
          <w:color w:val="auto"/>
          <w:sz w:val="22"/>
          <w:szCs w:val="22"/>
        </w:rPr>
        <w:t xml:space="preserve"> </w:t>
      </w:r>
      <w:r>
        <w:rPr>
          <w:rFonts w:ascii="Arial" w:hAnsi="Arial" w:cs="Arial"/>
          <w:color w:val="auto"/>
          <w:sz w:val="22"/>
          <w:szCs w:val="22"/>
        </w:rPr>
        <w:t>T</w:t>
      </w:r>
      <w:r w:rsidRPr="00F60F05">
        <w:rPr>
          <w:rFonts w:ascii="Arial" w:hAnsi="Arial" w:cs="Arial"/>
          <w:color w:val="auto"/>
          <w:sz w:val="22"/>
          <w:szCs w:val="22"/>
        </w:rPr>
        <w:t>he views expressed in this paper are those of the authors and do not represent the official position of the National Institutes of Health (NIH), the National Heart, Lung, and Blood Institute, the Dep</w:t>
      </w:r>
      <w:r>
        <w:rPr>
          <w:rFonts w:ascii="Arial" w:hAnsi="Arial" w:cs="Arial"/>
          <w:color w:val="auto"/>
          <w:sz w:val="22"/>
          <w:szCs w:val="22"/>
        </w:rPr>
        <w:t xml:space="preserve">artment of Veterans Affairs, </w:t>
      </w:r>
      <w:r w:rsidRPr="00F60F05">
        <w:rPr>
          <w:rFonts w:ascii="Arial" w:hAnsi="Arial" w:cs="Arial"/>
          <w:color w:val="auto"/>
          <w:sz w:val="22"/>
          <w:szCs w:val="22"/>
        </w:rPr>
        <w:t xml:space="preserve">the U.S. Government, </w:t>
      </w:r>
      <w:r>
        <w:rPr>
          <w:rFonts w:ascii="Arial" w:hAnsi="Arial" w:cs="Arial"/>
          <w:color w:val="auto"/>
          <w:sz w:val="22"/>
          <w:szCs w:val="22"/>
        </w:rPr>
        <w:t xml:space="preserve">the Alzheimer’s Association, </w:t>
      </w:r>
      <w:r w:rsidRPr="00F60F05">
        <w:rPr>
          <w:rFonts w:ascii="Arial" w:hAnsi="Arial" w:cs="Arial"/>
          <w:color w:val="auto"/>
          <w:sz w:val="22"/>
          <w:szCs w:val="22"/>
        </w:rPr>
        <w:t xml:space="preserve">or the SPRINT Research Group. This paper was not reviewed by the SPRINT Publications and Presentations Committee. </w:t>
      </w:r>
    </w:p>
    <w:p w14:paraId="3B356BD2" w14:textId="654AC02F" w:rsidR="00B67490" w:rsidRDefault="00B67490" w:rsidP="000A4A3C"/>
    <w:p w14:paraId="7FBBB9D1" w14:textId="41B4A30E" w:rsidR="00B67490" w:rsidRDefault="00B67490" w:rsidP="000A4A3C"/>
    <w:p w14:paraId="49E01D56" w14:textId="55285587" w:rsidR="00B67490" w:rsidRDefault="00B67490" w:rsidP="000A4A3C"/>
    <w:p w14:paraId="07660B04" w14:textId="45136AA1" w:rsidR="00B67490" w:rsidRDefault="00B67490" w:rsidP="000A4A3C"/>
    <w:p w14:paraId="14EE7D74" w14:textId="64DFE4D2" w:rsidR="00B67490" w:rsidRDefault="00B67490" w:rsidP="000A4A3C"/>
    <w:p w14:paraId="7C5A3C61" w14:textId="0478A805" w:rsidR="00B67490" w:rsidRDefault="00B67490" w:rsidP="000A4A3C"/>
    <w:p w14:paraId="23D28B54" w14:textId="1561EDBE" w:rsidR="00B67490" w:rsidRDefault="00B67490" w:rsidP="000A4A3C"/>
    <w:p w14:paraId="68EA456C" w14:textId="358D93EE" w:rsidR="00B67490" w:rsidRDefault="00B67490" w:rsidP="000A4A3C"/>
    <w:p w14:paraId="1370DDE4" w14:textId="225833B0" w:rsidR="00B67490" w:rsidRDefault="00B67490" w:rsidP="000A4A3C"/>
    <w:p w14:paraId="2CC3BEC1" w14:textId="1EF18D52" w:rsidR="00B67490" w:rsidRDefault="00B67490" w:rsidP="000A4A3C"/>
    <w:p w14:paraId="33C73824" w14:textId="3D69CA8A" w:rsidR="00B67490" w:rsidRDefault="00B67490" w:rsidP="000A4A3C"/>
    <w:p w14:paraId="1E8BF1B1" w14:textId="4DF02EC6" w:rsidR="00B67490" w:rsidRDefault="00B67490" w:rsidP="000A4A3C"/>
    <w:p w14:paraId="123F3CE5" w14:textId="6AAD769B" w:rsidR="00B67490" w:rsidRDefault="00B67490" w:rsidP="000A4A3C"/>
    <w:p w14:paraId="1BAC124B" w14:textId="21098C89" w:rsidR="00B67490" w:rsidRDefault="00B67490" w:rsidP="000A4A3C"/>
    <w:p w14:paraId="066135AC" w14:textId="301ABD1D" w:rsidR="00B67490" w:rsidRDefault="00B67490" w:rsidP="000A4A3C"/>
    <w:p w14:paraId="0CD5DBAD" w14:textId="693CE64D" w:rsidR="00B67490" w:rsidRDefault="00B67490" w:rsidP="000A4A3C"/>
    <w:p w14:paraId="605C1853" w14:textId="20C1E87B" w:rsidR="00B67490" w:rsidRDefault="00B67490" w:rsidP="000A4A3C"/>
    <w:p w14:paraId="4A0074F3" w14:textId="1C8D3B7C" w:rsidR="00B67490" w:rsidRDefault="00B67490" w:rsidP="000A4A3C"/>
    <w:p w14:paraId="712FC622" w14:textId="0D3040D7" w:rsidR="00B67490" w:rsidRDefault="00B67490" w:rsidP="000A4A3C"/>
    <w:p w14:paraId="0F3442AA" w14:textId="53ED32EF" w:rsidR="00B67490" w:rsidRDefault="00B67490" w:rsidP="000A4A3C"/>
    <w:p w14:paraId="4DC7D57D" w14:textId="71798E5B" w:rsidR="00B67490" w:rsidRDefault="00B67490" w:rsidP="000A4A3C"/>
    <w:p w14:paraId="5F572E8B" w14:textId="545B2A9C" w:rsidR="00B67490" w:rsidRDefault="00B67490" w:rsidP="000A4A3C"/>
    <w:p w14:paraId="487E7FCF" w14:textId="2F7924D2" w:rsidR="00B67490" w:rsidRDefault="00B67490" w:rsidP="000A4A3C"/>
    <w:p w14:paraId="55865259" w14:textId="5FC1BE41" w:rsidR="00B67490" w:rsidRDefault="00B67490" w:rsidP="000A4A3C"/>
    <w:p w14:paraId="26ACA8B2" w14:textId="4EE0878E" w:rsidR="00B67490" w:rsidRDefault="00B67490" w:rsidP="000A4A3C"/>
    <w:p w14:paraId="16BD36D8" w14:textId="05BA816A" w:rsidR="00B67490" w:rsidRDefault="00B67490" w:rsidP="000A4A3C"/>
    <w:p w14:paraId="1A63BA7F" w14:textId="095FCC83" w:rsidR="00765462" w:rsidRPr="00782441" w:rsidRDefault="00765462" w:rsidP="000A4A3C">
      <w:pPr>
        <w:rPr>
          <w:rFonts w:ascii="Arial" w:hAnsi="Arial" w:cs="Arial"/>
          <w:b/>
        </w:rPr>
      </w:pPr>
      <w:r w:rsidRPr="00782441">
        <w:rPr>
          <w:rFonts w:ascii="Arial" w:hAnsi="Arial" w:cs="Arial"/>
          <w:b/>
        </w:rPr>
        <w:t>REFERENCES</w:t>
      </w:r>
    </w:p>
    <w:p w14:paraId="40938F0C" w14:textId="77777777" w:rsidR="00765462" w:rsidRPr="00782441" w:rsidRDefault="00765462" w:rsidP="000A4A3C">
      <w:pPr>
        <w:rPr>
          <w:rFonts w:ascii="Arial" w:hAnsi="Arial" w:cs="Arial"/>
        </w:rPr>
      </w:pPr>
    </w:p>
    <w:p w14:paraId="32B0407D" w14:textId="77777777" w:rsidR="00765462" w:rsidRPr="00782441" w:rsidRDefault="00765462" w:rsidP="00765462">
      <w:pPr>
        <w:rPr>
          <w:rFonts w:ascii="Arial" w:hAnsi="Arial" w:cs="Arial"/>
        </w:rPr>
      </w:pPr>
    </w:p>
    <w:p w14:paraId="2EA6C837" w14:textId="77777777" w:rsidR="00765462" w:rsidRPr="00782441" w:rsidRDefault="00765462" w:rsidP="00765462">
      <w:pPr>
        <w:rPr>
          <w:rFonts w:ascii="Arial" w:hAnsi="Arial" w:cs="Arial"/>
        </w:rPr>
      </w:pPr>
    </w:p>
    <w:p w14:paraId="165C5847" w14:textId="77777777" w:rsidR="00B3430E" w:rsidRPr="00B3430E" w:rsidRDefault="00765462" w:rsidP="00B3430E">
      <w:pPr>
        <w:pStyle w:val="EndNoteBibliography"/>
      </w:pPr>
      <w:r w:rsidRPr="00782441">
        <w:rPr>
          <w:rFonts w:ascii="Arial" w:hAnsi="Arial" w:cs="Arial"/>
        </w:rPr>
        <w:fldChar w:fldCharType="begin"/>
      </w:r>
      <w:r w:rsidRPr="00782441">
        <w:rPr>
          <w:rFonts w:ascii="Arial" w:hAnsi="Arial" w:cs="Arial"/>
        </w:rPr>
        <w:instrText xml:space="preserve"> ADDIN EN.REFLIST </w:instrText>
      </w:r>
      <w:r w:rsidRPr="00782441">
        <w:rPr>
          <w:rFonts w:ascii="Arial" w:hAnsi="Arial" w:cs="Arial"/>
        </w:rPr>
        <w:fldChar w:fldCharType="separate"/>
      </w:r>
      <w:r w:rsidR="00B3430E" w:rsidRPr="00B3430E">
        <w:t>1.</w:t>
      </w:r>
      <w:r w:rsidR="00B3430E" w:rsidRPr="00B3430E">
        <w:tab/>
        <w:t>Association As. 2023 Alzheimer's disease facts and figures. Alzheimers Dement. 2023;19(4):1598-695.</w:t>
      </w:r>
    </w:p>
    <w:p w14:paraId="2F65F675" w14:textId="77777777" w:rsidR="00B3430E" w:rsidRPr="00B3430E" w:rsidRDefault="00B3430E" w:rsidP="00B3430E">
      <w:pPr>
        <w:pStyle w:val="EndNoteBibliography"/>
      </w:pPr>
      <w:r w:rsidRPr="00B3430E">
        <w:t>2.</w:t>
      </w:r>
      <w:r w:rsidRPr="00B3430E">
        <w:tab/>
        <w:t>Group SMIftSR, Williamson JD, Pajewski NM, Auchus AP, Bryan RN, Chelune G, et al. Effect of Intensive vs Standard Blood Pressure Control on Probable Dementia: A Randomized Clinical Trial. JAMA. 2019;321(6):553-61.</w:t>
      </w:r>
    </w:p>
    <w:p w14:paraId="1E234575" w14:textId="77777777" w:rsidR="00B3430E" w:rsidRPr="00B3430E" w:rsidRDefault="00B3430E" w:rsidP="00B3430E">
      <w:pPr>
        <w:pStyle w:val="EndNoteBibliography"/>
      </w:pPr>
      <w:r w:rsidRPr="00B3430E">
        <w:t>3.</w:t>
      </w:r>
      <w:r w:rsidRPr="00B3430E">
        <w:tab/>
        <w:t>Muntner P, Hardy ST, Fine LJ, Jaeger BC, Wozniak G, Levitan EB, et al. Trends in Blood Pressure Control Among US Adults With Hypertension, 1999-2000 to 2017-2018. JAMA. 2020;324(12):1190-200.</w:t>
      </w:r>
    </w:p>
    <w:p w14:paraId="2207BA0C" w14:textId="77777777" w:rsidR="00B3430E" w:rsidRPr="00B3430E" w:rsidRDefault="00B3430E" w:rsidP="00B3430E">
      <w:pPr>
        <w:pStyle w:val="EndNoteBibliography"/>
      </w:pPr>
      <w:r w:rsidRPr="00B3430E">
        <w:t>4.</w:t>
      </w:r>
      <w:r w:rsidRPr="00B3430E">
        <w:tab/>
        <w:t>Palta P, Albert MS, Gottesman RF. Heart health meets cognitive health: evidence on the role of blood pressure. Lancet Neurol. 2021;20(10):854-67.</w:t>
      </w:r>
    </w:p>
    <w:p w14:paraId="04058297" w14:textId="77777777" w:rsidR="00B3430E" w:rsidRPr="00B3430E" w:rsidRDefault="00B3430E" w:rsidP="00B3430E">
      <w:pPr>
        <w:pStyle w:val="EndNoteBibliography"/>
      </w:pPr>
      <w:r w:rsidRPr="00B3430E">
        <w:t>5.</w:t>
      </w:r>
      <w:r w:rsidRPr="00B3430E">
        <w:tab/>
        <w:t>Williamson JD, Supiano MA, Applegate WB, Berlowitz DR, Campbell RC, Chertow GM, et al. Intensive vs Standard Blood Pressure Control and Cardiovascular Disease Outcomes in Adults Aged &gt;/=75 Years: A Randomized Clinical Trial. JAMA. 2016;315(24):2673-82.</w:t>
      </w:r>
    </w:p>
    <w:p w14:paraId="69C9C2FF" w14:textId="77777777" w:rsidR="00B3430E" w:rsidRPr="00B3430E" w:rsidRDefault="00B3430E" w:rsidP="00B3430E">
      <w:pPr>
        <w:pStyle w:val="EndNoteBibliography"/>
      </w:pPr>
      <w:r w:rsidRPr="00B3430E">
        <w:t>6.</w:t>
      </w:r>
      <w:r w:rsidRPr="00B3430E">
        <w:tab/>
        <w:t>Sweeney MD, Montagne A, Sagare AP, Nation DA, Schneider LS, Chui HC, et al. Vascular dysfunction-The disregarded partner of Alzheimer's disease. Alzheimers Dement. 2019;15(1):158-67.</w:t>
      </w:r>
    </w:p>
    <w:p w14:paraId="3C892584" w14:textId="77777777" w:rsidR="00B3430E" w:rsidRPr="00B3430E" w:rsidRDefault="00B3430E" w:rsidP="00B3430E">
      <w:pPr>
        <w:pStyle w:val="EndNoteBibliography"/>
      </w:pPr>
      <w:r w:rsidRPr="00B3430E">
        <w:t>7.</w:t>
      </w:r>
      <w:r w:rsidRPr="00B3430E">
        <w:tab/>
        <w:t>Iadecola C, Duering M, Hachinski V, Joutel A, Pendlebury ST, Schneider JA, et al. Vascular Cognitive Impairment and Dementia: JACC Scientific Expert Panel. J Am Coll Cardiol. 2019;73(25):3326-44.</w:t>
      </w:r>
    </w:p>
    <w:p w14:paraId="30806C34" w14:textId="77777777" w:rsidR="00B3430E" w:rsidRPr="00B3430E" w:rsidRDefault="00B3430E" w:rsidP="00B3430E">
      <w:pPr>
        <w:pStyle w:val="EndNoteBibliography"/>
      </w:pPr>
      <w:r w:rsidRPr="00B3430E">
        <w:t>8.</w:t>
      </w:r>
      <w:r w:rsidRPr="00B3430E">
        <w:tab/>
        <w:t>Elias MF, Torres RV, Davey A. Clinical Trials of Blood Pressure Lowering and Antihypertensive Medication: Is Cognitive Measurement State-of-the-Art? Am J Hypertens. 2018;31(6):631-42.</w:t>
      </w:r>
    </w:p>
    <w:p w14:paraId="115613AE" w14:textId="77777777" w:rsidR="00B3430E" w:rsidRPr="00B3430E" w:rsidRDefault="00B3430E" w:rsidP="00B3430E">
      <w:pPr>
        <w:pStyle w:val="EndNoteBibliography"/>
      </w:pPr>
      <w:r w:rsidRPr="00B3430E">
        <w:t>9.</w:t>
      </w:r>
      <w:r w:rsidRPr="00B3430E">
        <w:tab/>
        <w:t>Rouch L, Cestac P, Hanon O, Cool C, Helmer C, Bouhanick B, et al. Antihypertensive Drugs, Prevention of Cognitive Decline and Dementia: A Systematic Review of Observational Studies, Randomized Controlled Trials and Meta-Analyses, with Discussion of Potential Mechanisms. Cns Drugs. 2015;29(2):113-30.</w:t>
      </w:r>
    </w:p>
    <w:p w14:paraId="11EEEB93" w14:textId="77777777" w:rsidR="00B3430E" w:rsidRPr="00B3430E" w:rsidRDefault="00B3430E" w:rsidP="00B3430E">
      <w:pPr>
        <w:pStyle w:val="EndNoteBibliography"/>
      </w:pPr>
      <w:r w:rsidRPr="00B3430E">
        <w:t>10.</w:t>
      </w:r>
      <w:r w:rsidRPr="00B3430E">
        <w:tab/>
        <w:t>Group SR, Wright JT, Jr., Williamson JD, Whelton PK, Snyder JK, Sink KM, et al. A Randomized Trial of Intensive versus Standard Blood-Pressure Control. N Engl J Med. 2015;373(22):2103-16.</w:t>
      </w:r>
    </w:p>
    <w:p w14:paraId="765AD3F1" w14:textId="77777777" w:rsidR="00B3430E" w:rsidRPr="00B3430E" w:rsidRDefault="00B3430E" w:rsidP="00B3430E">
      <w:pPr>
        <w:pStyle w:val="EndNoteBibliography"/>
      </w:pPr>
      <w:r w:rsidRPr="00B3430E">
        <w:t>11.</w:t>
      </w:r>
      <w:r w:rsidRPr="00B3430E">
        <w:tab/>
        <w:t>Rapp SR, Gaussoin SA, Sachs BC, Chelune G, Supiano MA, Lerner AJ, et al. Effects of intensive versus standard blood pressure control on domain-specific cognitive function: a substudy of the SPRINT randomised controlled trial. Lancet Neurol. 2020;19(11):899-907.</w:t>
      </w:r>
    </w:p>
    <w:p w14:paraId="02942427" w14:textId="77777777" w:rsidR="00B3430E" w:rsidRPr="00B3430E" w:rsidRDefault="00B3430E" w:rsidP="00B3430E">
      <w:pPr>
        <w:pStyle w:val="EndNoteBibliography"/>
      </w:pPr>
      <w:r w:rsidRPr="00B3430E">
        <w:t>12.</w:t>
      </w:r>
      <w:r w:rsidRPr="00B3430E">
        <w:tab/>
        <w:t>Ambrosius WT, Sink KM, Foy CG, Berlowitz DR, Cheung AK, Cushman WC, et al. The design and rationale of a multicenter clinical trial comparing two strategies for control of systolic blood pressure: The Systolic Blood Pressure Intervention Trial (SPRINT). Clin Trials. 2014;11(5):532-46.</w:t>
      </w:r>
    </w:p>
    <w:p w14:paraId="5F783AC4" w14:textId="77777777" w:rsidR="00B3430E" w:rsidRPr="00B3430E" w:rsidRDefault="00B3430E" w:rsidP="00B3430E">
      <w:pPr>
        <w:pStyle w:val="EndNoteBibliography"/>
      </w:pPr>
      <w:r w:rsidRPr="00B3430E">
        <w:t>13.</w:t>
      </w:r>
      <w:r w:rsidRPr="00B3430E">
        <w:tab/>
        <w:t>Baker LD, Manson JE, Rapp SR, Sesso HD, Gaussoin SA, Shumaker SA, et al. Effects of cocoa extract and a multivitamin on cognitive function: A randomized clinical trial. Alzheimer's &amp; Dementia. 2023;19(4):1308-19.</w:t>
      </w:r>
    </w:p>
    <w:p w14:paraId="69C60284" w14:textId="77777777" w:rsidR="00B3430E" w:rsidRPr="00B3430E" w:rsidRDefault="00B3430E" w:rsidP="00B3430E">
      <w:pPr>
        <w:pStyle w:val="EndNoteBibliography"/>
      </w:pPr>
      <w:r w:rsidRPr="00B3430E">
        <w:lastRenderedPageBreak/>
        <w:t>14.</w:t>
      </w:r>
      <w:r w:rsidRPr="00B3430E">
        <w:tab/>
        <w:t>Baker LD, Rapp SR, Shumaker SA, Manson JE, Sesso HD, Gaussoin SA, et al. Design and baseline characteristics of the cocoa supplement and Check fa multivitamin outcomes study for the Mind: COSMOS-Mind. Contemp Clin Trials. 2019;83:57-63.</w:t>
      </w:r>
    </w:p>
    <w:p w14:paraId="0660B04E" w14:textId="77777777" w:rsidR="00B3430E" w:rsidRPr="00B3430E" w:rsidRDefault="00B3430E" w:rsidP="00B3430E">
      <w:pPr>
        <w:pStyle w:val="EndNoteBibliography"/>
      </w:pPr>
      <w:r w:rsidRPr="00B3430E">
        <w:t>15.</w:t>
      </w:r>
      <w:r w:rsidRPr="00B3430E">
        <w:tab/>
        <w:t>Welsh KA, Breitner JCS, Magruderhabib KM. Detection of Dementia in the Elderly Using Telephone Screening of Cognitive Status. Neuropsy Neuropsy Be. 1993;6(2):103-10.</w:t>
      </w:r>
    </w:p>
    <w:p w14:paraId="4415D56F" w14:textId="77777777" w:rsidR="00B3430E" w:rsidRPr="00B3430E" w:rsidRDefault="00B3430E" w:rsidP="00B3430E">
      <w:pPr>
        <w:pStyle w:val="EndNoteBibliography"/>
      </w:pPr>
      <w:r w:rsidRPr="00B3430E">
        <w:t>16.</w:t>
      </w:r>
      <w:r w:rsidRPr="00B3430E">
        <w:tab/>
        <w:t>Brandt J. The Hopkins Verbal Learning Test. Clinical Neuropsychologist. 1991;5:125-42.</w:t>
      </w:r>
    </w:p>
    <w:p w14:paraId="08998770" w14:textId="77777777" w:rsidR="00B3430E" w:rsidRPr="00B3430E" w:rsidRDefault="00B3430E" w:rsidP="00B3430E">
      <w:pPr>
        <w:pStyle w:val="EndNoteBibliography"/>
      </w:pPr>
      <w:r w:rsidRPr="00B3430E">
        <w:t>17.</w:t>
      </w:r>
      <w:r w:rsidRPr="00B3430E">
        <w:tab/>
        <w:t>Wechsler D. Wechsler Memory Scale. 4th ed. San Antonio TX: Pearson; 2009.</w:t>
      </w:r>
    </w:p>
    <w:p w14:paraId="27D46304" w14:textId="77777777" w:rsidR="00B3430E" w:rsidRPr="00B3430E" w:rsidRDefault="00B3430E" w:rsidP="00B3430E">
      <w:pPr>
        <w:pStyle w:val="EndNoteBibliography"/>
      </w:pPr>
      <w:r w:rsidRPr="00B3430E">
        <w:t>18.</w:t>
      </w:r>
      <w:r w:rsidRPr="00B3430E">
        <w:tab/>
        <w:t>Wechsler D. Wechsler Adult Intelligence Scale. 4th ed. San Antonio TX: Pearson; 2008.</w:t>
      </w:r>
    </w:p>
    <w:p w14:paraId="5D5B9720" w14:textId="77777777" w:rsidR="00B3430E" w:rsidRPr="00B3430E" w:rsidRDefault="00B3430E" w:rsidP="00B3430E">
      <w:pPr>
        <w:pStyle w:val="EndNoteBibliography"/>
      </w:pPr>
      <w:r w:rsidRPr="00B3430E">
        <w:t>19.</w:t>
      </w:r>
      <w:r w:rsidRPr="00B3430E">
        <w:tab/>
        <w:t>Ricker JH, Axelrod BN, Houtler BD. Clinical validation of the oral trail making test. Neuropsy Neuropsy Be. 1996;9(1):50-3.</w:t>
      </w:r>
    </w:p>
    <w:p w14:paraId="1ABDE138" w14:textId="77777777" w:rsidR="00B3430E" w:rsidRPr="00B3430E" w:rsidRDefault="00B3430E" w:rsidP="00B3430E">
      <w:pPr>
        <w:pStyle w:val="EndNoteBibliography"/>
      </w:pPr>
      <w:r w:rsidRPr="00B3430E">
        <w:t>20.</w:t>
      </w:r>
      <w:r w:rsidRPr="00B3430E">
        <w:tab/>
        <w:t>Spitzer RL, Williams JB, Kroenke K, Linzer M, deGruy FV, 3rd, Hahn SR, et al. Utility of a new procedure for diagnosing mental disorders in primary care. The PRIME-MD 1000 study. JAMA. 1994;272(22):1749-56.</w:t>
      </w:r>
    </w:p>
    <w:p w14:paraId="79489E3F" w14:textId="77777777" w:rsidR="00B3430E" w:rsidRPr="00B3430E" w:rsidRDefault="00B3430E" w:rsidP="00B3430E">
      <w:pPr>
        <w:pStyle w:val="EndNoteBibliography"/>
      </w:pPr>
      <w:r w:rsidRPr="00B3430E">
        <w:t>21.</w:t>
      </w:r>
      <w:r w:rsidRPr="00B3430E">
        <w:tab/>
        <w:t>Pfeffer RI, Kurosaki TT, Harrah CH, Chance JM, Filos S. Measurement of Functional Activities in Older Adults in the Community. J Gerontol. 1982;37(3):323-9.</w:t>
      </w:r>
    </w:p>
    <w:p w14:paraId="0035A8BE" w14:textId="77777777" w:rsidR="00B3430E" w:rsidRPr="00B3430E" w:rsidRDefault="00B3430E" w:rsidP="00B3430E">
      <w:pPr>
        <w:pStyle w:val="EndNoteBibliography"/>
      </w:pPr>
      <w:r w:rsidRPr="00B3430E">
        <w:t>22.</w:t>
      </w:r>
      <w:r w:rsidRPr="00B3430E">
        <w:tab/>
        <w:t>Kawas C, Segal J, Stewart WF, Corrada M, Thai LJ. A Validation-Study of the Dementia Questionnaire. Arch Neurol-Chicago. 1994;51(9):901-6.</w:t>
      </w:r>
    </w:p>
    <w:p w14:paraId="171BBED3" w14:textId="77777777" w:rsidR="00B3430E" w:rsidRPr="00B3430E" w:rsidRDefault="00B3430E" w:rsidP="00B3430E">
      <w:pPr>
        <w:pStyle w:val="EndNoteBibliography"/>
      </w:pPr>
      <w:r w:rsidRPr="00B3430E">
        <w:t>23.</w:t>
      </w:r>
      <w:r w:rsidRPr="00B3430E">
        <w:tab/>
        <w:t>Berlowitz DR, Foy CG, Kazis LE, Bolin LP, Conroy MB, Fitzpatrick P, et al. Effect of Intensive Blood-Pressure Treatment on Patient-Reported Outcomes. N Engl J Med. 2017;377(8):733-44.</w:t>
      </w:r>
    </w:p>
    <w:p w14:paraId="71F2650E" w14:textId="77777777" w:rsidR="00B3430E" w:rsidRPr="00B3430E" w:rsidRDefault="00B3430E" w:rsidP="00B3430E">
      <w:pPr>
        <w:pStyle w:val="EndNoteBibliography"/>
      </w:pPr>
      <w:r w:rsidRPr="00B3430E">
        <w:t>24.</w:t>
      </w:r>
      <w:r w:rsidRPr="00B3430E">
        <w:tab/>
        <w:t>Albert MS, DeKosky ST, Dickson D, Dubois B, Feldman HH, Fox NC, et al. The diagnosis of mild cognitive impairment due to Alzheimer's disease: Recommendations from the National Institute on Aging-Alzheimer's Association workgroups on diagnostic guidelines for Alzheimer's disease. Alzheimers Dement. 2011;7(3):270-9.</w:t>
      </w:r>
    </w:p>
    <w:p w14:paraId="46383558" w14:textId="77777777" w:rsidR="00B3430E" w:rsidRPr="00B3430E" w:rsidRDefault="00B3430E" w:rsidP="00B3430E">
      <w:pPr>
        <w:pStyle w:val="EndNoteBibliography"/>
      </w:pPr>
      <w:r w:rsidRPr="00B3430E">
        <w:t>25.</w:t>
      </w:r>
      <w:r w:rsidRPr="00B3430E">
        <w:tab/>
        <w:t>McKhann GM, Knopman DS, Chertkow H, Hyman BT, Jack CR, Kawas CH, et al. The diagnosis of dementia due to Alzheimer's disease: Recommendations from the National Institute on Aging-Alzheimer's Association workgroups on diagnostic guidelines for Alzheimer's disease. Alzheimers Dement. 2011;7(3):263-9.</w:t>
      </w:r>
    </w:p>
    <w:p w14:paraId="7A907785" w14:textId="77777777" w:rsidR="00B3430E" w:rsidRPr="00B3430E" w:rsidRDefault="00B3430E" w:rsidP="00B3430E">
      <w:pPr>
        <w:pStyle w:val="EndNoteBibliography"/>
      </w:pPr>
      <w:r w:rsidRPr="00B3430E">
        <w:t>26.</w:t>
      </w:r>
      <w:r w:rsidRPr="00B3430E">
        <w:tab/>
        <w:t>Austin PC, Fine JP. Accounting for competing risks in randomized controlled trials: a review and recommendations for improvement. Stat Med. 2017;36(8):1203-9.</w:t>
      </w:r>
    </w:p>
    <w:p w14:paraId="5E3F9200" w14:textId="77777777" w:rsidR="00B3430E" w:rsidRPr="00B3430E" w:rsidRDefault="00B3430E" w:rsidP="00B3430E">
      <w:pPr>
        <w:pStyle w:val="EndNoteBibliography"/>
      </w:pPr>
      <w:r w:rsidRPr="00B3430E">
        <w:t>27.</w:t>
      </w:r>
      <w:r w:rsidRPr="00B3430E">
        <w:tab/>
        <w:t>Glidden DV, Vittinghoff E. Modelling clustered survival data from multicentre clinical trials. Stat Med. 2004;23(3):369-88.</w:t>
      </w:r>
    </w:p>
    <w:p w14:paraId="02A1AD30" w14:textId="77777777" w:rsidR="00B3430E" w:rsidRPr="00B3430E" w:rsidRDefault="00B3430E" w:rsidP="00B3430E">
      <w:pPr>
        <w:pStyle w:val="EndNoteBibliography"/>
      </w:pPr>
      <w:r w:rsidRPr="00B3430E">
        <w:t>28.</w:t>
      </w:r>
      <w:r w:rsidRPr="00B3430E">
        <w:tab/>
        <w:t>Jaeger BC, Bress AP, Bundy JD, Cheung AK, Cushman WC, Drawz PE, et al. Longer-Term All-Cause and Cardiovascular Mortality With Intensive Blood Pressure Control: A Secondary Analysis of a Randomized Clinical Trial. JAMA Cardiol. 2022;7(11):1138-46.</w:t>
      </w:r>
    </w:p>
    <w:p w14:paraId="320D004A" w14:textId="38F64B54" w:rsidR="00B3430E" w:rsidRPr="00B3430E" w:rsidRDefault="00B3430E" w:rsidP="00B3430E">
      <w:pPr>
        <w:pStyle w:val="EndNoteBibliography"/>
      </w:pPr>
      <w:r w:rsidRPr="00B3430E">
        <w:t>29.</w:t>
      </w:r>
      <w:r w:rsidRPr="00B3430E">
        <w:tab/>
        <w:t xml:space="preserve">Therneau TMC, C; Atkinson, E. Using time dependent covariates and time dependent coefficients in the Cox model2024. Available from: </w:t>
      </w:r>
      <w:hyperlink r:id="rId14" w:history="1">
        <w:r w:rsidRPr="00B3430E">
          <w:rPr>
            <w:rStyle w:val="Hyperlink"/>
          </w:rPr>
          <w:t>https://cran.r-project.org/web/packages/survival/</w:t>
        </w:r>
      </w:hyperlink>
      <w:r w:rsidRPr="00B3430E">
        <w:t xml:space="preserve"> vignettes/timedep.pdf.</w:t>
      </w:r>
    </w:p>
    <w:p w14:paraId="4B0735C0" w14:textId="77777777" w:rsidR="00B3430E" w:rsidRPr="00B3430E" w:rsidRDefault="00B3430E" w:rsidP="00B3430E">
      <w:pPr>
        <w:pStyle w:val="EndNoteBibliography"/>
      </w:pPr>
      <w:r w:rsidRPr="00B3430E">
        <w:t>30.</w:t>
      </w:r>
      <w:r w:rsidRPr="00B3430E">
        <w:tab/>
        <w:t>Hughes D, Judge C, Murphy R, Loughlin E, Costello M, Whiteley W, et al. Association of Blood Pressure Lowering With Incident Dementia or Cognitive Impairment: A Systematic Review and Meta-analysis. JAMA. 2020;323(19):1934-44.</w:t>
      </w:r>
    </w:p>
    <w:p w14:paraId="47BA6698" w14:textId="77777777" w:rsidR="00B3430E" w:rsidRPr="00B3430E" w:rsidRDefault="00B3430E" w:rsidP="00B3430E">
      <w:pPr>
        <w:pStyle w:val="EndNoteBibliography"/>
      </w:pPr>
      <w:r w:rsidRPr="00B3430E">
        <w:t>31.</w:t>
      </w:r>
      <w:r w:rsidRPr="00B3430E">
        <w:tab/>
        <w:t>Petersen RC, Lopez O, Armstrong MJ, Getchius TSD, Ganguli M, Gloss D, et al. Practice guideline update summary: Mild cognitive impairment: Report of the Guideline Development, Dissemination, and Implementation Subcommittee of the American Academy of Neurology. Neurology. 2018;90(3):126-35.</w:t>
      </w:r>
    </w:p>
    <w:p w14:paraId="4AAE1730" w14:textId="77777777" w:rsidR="00B3430E" w:rsidRPr="00B3430E" w:rsidRDefault="00B3430E" w:rsidP="00B3430E">
      <w:pPr>
        <w:pStyle w:val="EndNoteBibliography"/>
      </w:pPr>
      <w:r w:rsidRPr="00B3430E">
        <w:t>32.</w:t>
      </w:r>
      <w:r w:rsidRPr="00B3430E">
        <w:tab/>
        <w:t>Gierzynski TF, Gregoire A, Reader JM, Pantis R, Campbell S, Bhaumik A, et al. Evaluation of the Uniform Data Set version 3 teleneuropsychological measures. J Int Neuropsychol Soc. 2024;30(2):183-93.</w:t>
      </w:r>
    </w:p>
    <w:p w14:paraId="28D72C8A" w14:textId="77777777" w:rsidR="00B3430E" w:rsidRPr="00B3430E" w:rsidRDefault="00B3430E" w:rsidP="00B3430E">
      <w:pPr>
        <w:pStyle w:val="EndNoteBibliography"/>
      </w:pPr>
      <w:r w:rsidRPr="00B3430E">
        <w:t>33.</w:t>
      </w:r>
      <w:r w:rsidRPr="00B3430E">
        <w:tab/>
        <w:t>Sachs BC, Latham LA, Bateman JR, Cleveland MJ, Espeland MA, Fischer E, et al. Feasibility of Remote Administration of the Uniform Data Set-Version 3 for Assessment of Older Adults With Mild Cognitive Impairment and Alzheimer's Disease. Arch Clin Neuropsychol. 2024.</w:t>
      </w:r>
    </w:p>
    <w:p w14:paraId="4D2857C2" w14:textId="64E463D7" w:rsidR="0008670A" w:rsidRDefault="00765462" w:rsidP="00782441">
      <w:pPr>
        <w:spacing w:after="120"/>
      </w:pPr>
      <w:r w:rsidRPr="00782441">
        <w:rPr>
          <w:rFonts w:ascii="Arial" w:hAnsi="Arial" w:cs="Arial"/>
        </w:rPr>
        <w:lastRenderedPageBreak/>
        <w:fldChar w:fldCharType="end"/>
      </w:r>
    </w:p>
    <w:p w14:paraId="26508D0F" w14:textId="77777777" w:rsidR="00EB3671" w:rsidRDefault="00EB3671"/>
    <w:p w14:paraId="69FB7C95" w14:textId="77777777" w:rsidR="00EB3671" w:rsidRDefault="00EB3671"/>
    <w:p w14:paraId="19D7B505" w14:textId="77777777" w:rsidR="00EB3671" w:rsidRDefault="00EB3671"/>
    <w:p w14:paraId="061BDB20" w14:textId="77777777" w:rsidR="00EB3671" w:rsidRDefault="00EB3671"/>
    <w:p w14:paraId="4C1B955E" w14:textId="593E152F" w:rsidR="00EB3671" w:rsidRDefault="00EB3671">
      <w:r>
        <w:br w:type="page"/>
      </w:r>
    </w:p>
    <w:p w14:paraId="3DBF8457" w14:textId="125FDBC4" w:rsidR="00EB3671" w:rsidRDefault="00EB3671">
      <w:r>
        <w:lastRenderedPageBreak/>
        <w:t>Tables and Figures</w:t>
      </w:r>
    </w:p>
    <w:p w14:paraId="50B10F00" w14:textId="77777777" w:rsidR="00EB3671" w:rsidRDefault="00EB3671"/>
    <w:p w14:paraId="56F112DE" w14:textId="77777777" w:rsidR="00EB3671" w:rsidRPr="00EB3671" w:rsidRDefault="00EB3671" w:rsidP="00EB3671">
      <w:commentRangeStart w:id="323"/>
      <w:r w:rsidRPr="00EB3671">
        <w:t>Table 1. Outcomes by Study Phase</w:t>
      </w:r>
      <w:commentRangeEnd w:id="323"/>
      <w:r w:rsidR="00551E49">
        <w:rPr>
          <w:rStyle w:val="CommentReference"/>
        </w:rPr>
        <w:commentReference w:id="323"/>
      </w:r>
    </w:p>
    <w:p w14:paraId="796DADBB" w14:textId="77777777" w:rsidR="00EB3671" w:rsidRPr="00EB3671" w:rsidRDefault="00EB3671" w:rsidP="00EB3671"/>
    <w:tbl>
      <w:tblPr>
        <w:tblStyle w:val="TableGrid"/>
        <w:tblW w:w="0" w:type="auto"/>
        <w:jc w:val="center"/>
        <w:tblLook w:val="04A0" w:firstRow="1" w:lastRow="0" w:firstColumn="1" w:lastColumn="0" w:noHBand="0" w:noVBand="1"/>
      </w:tblPr>
      <w:tblGrid>
        <w:gridCol w:w="3594"/>
        <w:gridCol w:w="1921"/>
        <w:gridCol w:w="2106"/>
        <w:gridCol w:w="1729"/>
      </w:tblGrid>
      <w:tr w:rsidR="00EB3671" w:rsidRPr="00EB3671" w14:paraId="4BD251F1" w14:textId="77777777" w:rsidTr="008575E6">
        <w:trPr>
          <w:jc w:val="center"/>
        </w:trPr>
        <w:tc>
          <w:tcPr>
            <w:tcW w:w="4495" w:type="dxa"/>
          </w:tcPr>
          <w:p w14:paraId="7FAECC07" w14:textId="77777777" w:rsidR="00EB3671" w:rsidRPr="00EB3671" w:rsidRDefault="00EB3671" w:rsidP="00EB3671">
            <w:r w:rsidRPr="00EB3671">
              <w:t>Adjudicated Outcome</w:t>
            </w:r>
          </w:p>
        </w:tc>
        <w:tc>
          <w:tcPr>
            <w:tcW w:w="2340" w:type="dxa"/>
          </w:tcPr>
          <w:p w14:paraId="6FD6145D" w14:textId="77777777" w:rsidR="00EB3671" w:rsidRPr="00EB3671" w:rsidRDefault="00EB3671" w:rsidP="00EB3671">
            <w:r w:rsidRPr="00EB3671">
              <w:t>SPRINT</w:t>
            </w:r>
          </w:p>
        </w:tc>
        <w:tc>
          <w:tcPr>
            <w:tcW w:w="2560" w:type="dxa"/>
          </w:tcPr>
          <w:p w14:paraId="02D81C50" w14:textId="77777777" w:rsidR="00EB3671" w:rsidRPr="00EB3671" w:rsidRDefault="00EB3671" w:rsidP="00EB3671">
            <w:commentRangeStart w:id="324"/>
            <w:r w:rsidRPr="00EB3671">
              <w:t>SM2020</w:t>
            </w:r>
          </w:p>
        </w:tc>
        <w:tc>
          <w:tcPr>
            <w:tcW w:w="1870" w:type="dxa"/>
          </w:tcPr>
          <w:p w14:paraId="37C2EB86" w14:textId="77777777" w:rsidR="00EB3671" w:rsidRPr="00EB3671" w:rsidRDefault="00EB3671" w:rsidP="00EB3671">
            <w:r w:rsidRPr="00EB3671">
              <w:t>SM2023</w:t>
            </w:r>
            <w:commentRangeEnd w:id="324"/>
            <w:r w:rsidR="00BC74F5">
              <w:rPr>
                <w:rStyle w:val="CommentReference"/>
              </w:rPr>
              <w:commentReference w:id="324"/>
            </w:r>
          </w:p>
        </w:tc>
      </w:tr>
      <w:tr w:rsidR="00EB3671" w:rsidRPr="00EB3671" w14:paraId="17DAD6A4" w14:textId="77777777" w:rsidTr="008575E6">
        <w:trPr>
          <w:jc w:val="center"/>
        </w:trPr>
        <w:tc>
          <w:tcPr>
            <w:tcW w:w="4495" w:type="dxa"/>
          </w:tcPr>
          <w:p w14:paraId="5E9E685C" w14:textId="77777777" w:rsidR="00EB3671" w:rsidRPr="00EB3671" w:rsidRDefault="00EB3671" w:rsidP="00EB3671">
            <w:r w:rsidRPr="00EB3671">
              <w:t>PD</w:t>
            </w:r>
          </w:p>
        </w:tc>
        <w:tc>
          <w:tcPr>
            <w:tcW w:w="2340" w:type="dxa"/>
          </w:tcPr>
          <w:p w14:paraId="7E167B24" w14:textId="77777777" w:rsidR="00EB3671" w:rsidRPr="00EB3671" w:rsidRDefault="00EB3671" w:rsidP="00EB3671">
            <w:r w:rsidRPr="00EB3671">
              <w:t>325</w:t>
            </w:r>
          </w:p>
        </w:tc>
        <w:tc>
          <w:tcPr>
            <w:tcW w:w="2560" w:type="dxa"/>
          </w:tcPr>
          <w:p w14:paraId="3F7F1F98" w14:textId="77777777" w:rsidR="00EB3671" w:rsidRPr="00EB3671" w:rsidRDefault="00EB3671" w:rsidP="00EB3671">
            <w:r w:rsidRPr="00EB3671">
              <w:t>525</w:t>
            </w:r>
          </w:p>
        </w:tc>
        <w:tc>
          <w:tcPr>
            <w:tcW w:w="1870" w:type="dxa"/>
          </w:tcPr>
          <w:p w14:paraId="0AEBEC74" w14:textId="77777777" w:rsidR="00EB3671" w:rsidRPr="00EB3671" w:rsidRDefault="00EB3671" w:rsidP="00EB3671">
            <w:r w:rsidRPr="00EB3671">
              <w:t>541</w:t>
            </w:r>
          </w:p>
        </w:tc>
      </w:tr>
      <w:tr w:rsidR="00EB3671" w:rsidRPr="00EB3671" w14:paraId="2F0A6EE2" w14:textId="77777777" w:rsidTr="008575E6">
        <w:trPr>
          <w:jc w:val="center"/>
        </w:trPr>
        <w:tc>
          <w:tcPr>
            <w:tcW w:w="4495" w:type="dxa"/>
          </w:tcPr>
          <w:p w14:paraId="41690368" w14:textId="77777777" w:rsidR="00EB3671" w:rsidRPr="00EB3671" w:rsidRDefault="00EB3671" w:rsidP="00EB3671">
            <w:r w:rsidRPr="00EB3671">
              <w:t>Protocol MCI</w:t>
            </w:r>
          </w:p>
        </w:tc>
        <w:tc>
          <w:tcPr>
            <w:tcW w:w="2340" w:type="dxa"/>
          </w:tcPr>
          <w:p w14:paraId="74B47E9A" w14:textId="77777777" w:rsidR="00EB3671" w:rsidRPr="00EB3671" w:rsidRDefault="00EB3671" w:rsidP="00EB3671">
            <w:r w:rsidRPr="00EB3671">
              <w:t>640</w:t>
            </w:r>
          </w:p>
        </w:tc>
        <w:tc>
          <w:tcPr>
            <w:tcW w:w="2560" w:type="dxa"/>
          </w:tcPr>
          <w:p w14:paraId="4B69C145" w14:textId="77777777" w:rsidR="00EB3671" w:rsidRPr="00EB3671" w:rsidRDefault="00EB3671" w:rsidP="00EB3671">
            <w:r w:rsidRPr="00EB3671">
              <w:t>749</w:t>
            </w:r>
          </w:p>
        </w:tc>
        <w:tc>
          <w:tcPr>
            <w:tcW w:w="1870" w:type="dxa"/>
          </w:tcPr>
          <w:p w14:paraId="3328607D" w14:textId="77777777" w:rsidR="00EB3671" w:rsidRPr="00EB3671" w:rsidRDefault="00EB3671" w:rsidP="00EB3671">
            <w:r w:rsidRPr="00EB3671">
              <w:t>810</w:t>
            </w:r>
          </w:p>
        </w:tc>
      </w:tr>
      <w:tr w:rsidR="00EB3671" w:rsidRPr="00EB3671" w14:paraId="7FB14A5A" w14:textId="77777777" w:rsidTr="008575E6">
        <w:trPr>
          <w:jc w:val="center"/>
        </w:trPr>
        <w:tc>
          <w:tcPr>
            <w:tcW w:w="4495" w:type="dxa"/>
          </w:tcPr>
          <w:p w14:paraId="3E4C94EA" w14:textId="77777777" w:rsidR="00EB3671" w:rsidRPr="00EB3671" w:rsidRDefault="00EB3671" w:rsidP="00EB3671">
            <w:r w:rsidRPr="00EB3671">
              <w:t>PD/Protocol MCI</w:t>
            </w:r>
          </w:p>
        </w:tc>
        <w:tc>
          <w:tcPr>
            <w:tcW w:w="2340" w:type="dxa"/>
          </w:tcPr>
          <w:p w14:paraId="1AF9B36C" w14:textId="77777777" w:rsidR="00EB3671" w:rsidRPr="00EB3671" w:rsidRDefault="00EB3671" w:rsidP="00EB3671">
            <w:r w:rsidRPr="00EB3671">
              <w:t>871</w:t>
            </w:r>
          </w:p>
        </w:tc>
        <w:tc>
          <w:tcPr>
            <w:tcW w:w="2560" w:type="dxa"/>
          </w:tcPr>
          <w:p w14:paraId="7864E49D" w14:textId="77777777" w:rsidR="00EB3671" w:rsidRPr="00EB3671" w:rsidRDefault="00EB3671" w:rsidP="00EB3671">
            <w:r w:rsidRPr="00EB3671">
              <w:t>1116</w:t>
            </w:r>
          </w:p>
        </w:tc>
        <w:tc>
          <w:tcPr>
            <w:tcW w:w="1870" w:type="dxa"/>
          </w:tcPr>
          <w:p w14:paraId="51A34595" w14:textId="77777777" w:rsidR="00EB3671" w:rsidRPr="00EB3671" w:rsidRDefault="00EB3671" w:rsidP="00EB3671">
            <w:r w:rsidRPr="00EB3671">
              <w:t>1177</w:t>
            </w:r>
          </w:p>
        </w:tc>
      </w:tr>
    </w:tbl>
    <w:p w14:paraId="4F7E6E1C" w14:textId="77777777" w:rsidR="00EB3671" w:rsidRPr="00EB3671" w:rsidRDefault="00EB3671" w:rsidP="00EB3671"/>
    <w:p w14:paraId="60CA2EAD" w14:textId="0609327E" w:rsidR="008B447C" w:rsidRDefault="008B447C" w:rsidP="00EB3671">
      <w:pPr>
        <w:rPr>
          <w:ins w:id="325" w:author="Nicholas M. Pajewski" w:date="2024-05-11T21:07:00Z"/>
        </w:rPr>
      </w:pPr>
    </w:p>
    <w:p w14:paraId="10A432FB" w14:textId="18BBC963" w:rsidR="008B447C" w:rsidRDefault="008B447C" w:rsidP="00EB3671">
      <w:pPr>
        <w:rPr>
          <w:ins w:id="326" w:author="Nicholas M. Pajewski" w:date="2024-05-11T21:07:00Z"/>
        </w:rPr>
      </w:pPr>
    </w:p>
    <w:p w14:paraId="7729A8BD" w14:textId="7CBFDBFA" w:rsidR="008B447C" w:rsidRDefault="008B447C" w:rsidP="00EB3671">
      <w:pPr>
        <w:rPr>
          <w:ins w:id="327" w:author="Nicholas M. Pajewski" w:date="2024-05-11T21:07:00Z"/>
        </w:rPr>
      </w:pPr>
    </w:p>
    <w:p w14:paraId="67670EDD" w14:textId="6B69E40A" w:rsidR="008B447C" w:rsidRDefault="008B447C" w:rsidP="00EB3671">
      <w:pPr>
        <w:rPr>
          <w:ins w:id="328" w:author="Nicholas M. Pajewski" w:date="2024-05-11T21:07:00Z"/>
        </w:rPr>
      </w:pPr>
    </w:p>
    <w:p w14:paraId="585E43F3" w14:textId="09974EF9" w:rsidR="008B447C" w:rsidRDefault="008B447C" w:rsidP="00EB3671">
      <w:pPr>
        <w:rPr>
          <w:ins w:id="329" w:author="Nicholas M. Pajewski" w:date="2024-05-11T21:07:00Z"/>
        </w:rPr>
      </w:pPr>
    </w:p>
    <w:p w14:paraId="0CBD695F" w14:textId="501A66B7" w:rsidR="008B447C" w:rsidRDefault="008B447C" w:rsidP="00EB3671">
      <w:pPr>
        <w:rPr>
          <w:ins w:id="330" w:author="Nicholas M. Pajewski" w:date="2024-05-11T21:07:00Z"/>
        </w:rPr>
      </w:pPr>
    </w:p>
    <w:p w14:paraId="1FE3609C" w14:textId="5CB0535C" w:rsidR="008B447C" w:rsidRDefault="008B447C" w:rsidP="00EB3671">
      <w:pPr>
        <w:rPr>
          <w:ins w:id="331" w:author="Nicholas M. Pajewski" w:date="2024-05-11T21:07:00Z"/>
        </w:rPr>
      </w:pPr>
    </w:p>
    <w:p w14:paraId="737AE2D6" w14:textId="0387CCFF" w:rsidR="008B447C" w:rsidRDefault="008B447C" w:rsidP="00EB3671">
      <w:pPr>
        <w:rPr>
          <w:ins w:id="332" w:author="Nicholas M. Pajewski" w:date="2024-05-11T21:07:00Z"/>
        </w:rPr>
      </w:pPr>
    </w:p>
    <w:p w14:paraId="0BCFF316" w14:textId="2B029106" w:rsidR="008B447C" w:rsidRDefault="008B447C" w:rsidP="00EB3671">
      <w:pPr>
        <w:rPr>
          <w:ins w:id="333" w:author="Nicholas M. Pajewski" w:date="2024-05-11T21:07:00Z"/>
        </w:rPr>
      </w:pPr>
    </w:p>
    <w:p w14:paraId="1C826D3F" w14:textId="6F6A926D" w:rsidR="008B447C" w:rsidRDefault="008B447C" w:rsidP="00EB3671">
      <w:pPr>
        <w:rPr>
          <w:ins w:id="334" w:author="Nicholas M. Pajewski" w:date="2024-05-11T21:07:00Z"/>
        </w:rPr>
      </w:pPr>
    </w:p>
    <w:p w14:paraId="66804A25" w14:textId="04B55892" w:rsidR="008B447C" w:rsidRDefault="008B447C" w:rsidP="00EB3671">
      <w:pPr>
        <w:rPr>
          <w:ins w:id="335" w:author="Nicholas M. Pajewski" w:date="2024-05-11T21:07:00Z"/>
        </w:rPr>
      </w:pPr>
    </w:p>
    <w:p w14:paraId="3C138C71" w14:textId="3916B328" w:rsidR="008B447C" w:rsidRDefault="008B447C" w:rsidP="00EB3671">
      <w:pPr>
        <w:rPr>
          <w:ins w:id="336" w:author="Nicholas M. Pajewski" w:date="2024-05-11T21:07:00Z"/>
        </w:rPr>
      </w:pPr>
    </w:p>
    <w:p w14:paraId="36E3E644" w14:textId="7CAD8F58" w:rsidR="008B447C" w:rsidRDefault="008B447C" w:rsidP="00EB3671">
      <w:pPr>
        <w:rPr>
          <w:ins w:id="337" w:author="Nicholas M. Pajewski" w:date="2024-05-11T21:07:00Z"/>
        </w:rPr>
      </w:pPr>
    </w:p>
    <w:p w14:paraId="296116BC" w14:textId="2A5749A4" w:rsidR="008B447C" w:rsidRDefault="008B447C" w:rsidP="00EB3671">
      <w:pPr>
        <w:rPr>
          <w:ins w:id="338" w:author="Nicholas M. Pajewski" w:date="2024-05-11T21:07:00Z"/>
        </w:rPr>
      </w:pPr>
    </w:p>
    <w:p w14:paraId="71B0E0CE" w14:textId="0D5F9AFF" w:rsidR="008B447C" w:rsidRDefault="008B447C" w:rsidP="00EB3671">
      <w:pPr>
        <w:rPr>
          <w:ins w:id="339" w:author="Nicholas M. Pajewski" w:date="2024-05-11T21:07:00Z"/>
        </w:rPr>
      </w:pPr>
    </w:p>
    <w:p w14:paraId="27C9EB8D" w14:textId="2BE1DE95" w:rsidR="008B447C" w:rsidRDefault="008B447C" w:rsidP="00EB3671">
      <w:pPr>
        <w:rPr>
          <w:ins w:id="340" w:author="Nicholas M. Pajewski" w:date="2024-05-11T21:07:00Z"/>
        </w:rPr>
      </w:pPr>
    </w:p>
    <w:p w14:paraId="1324B6E6" w14:textId="75C1BC25" w:rsidR="008B447C" w:rsidRDefault="008B447C" w:rsidP="00EB3671">
      <w:pPr>
        <w:rPr>
          <w:ins w:id="341" w:author="Nicholas M. Pajewski" w:date="2024-05-11T21:07:00Z"/>
        </w:rPr>
      </w:pPr>
    </w:p>
    <w:p w14:paraId="245BDC5E" w14:textId="77777777" w:rsidR="008B447C" w:rsidRDefault="008B447C" w:rsidP="00EB3671">
      <w:pPr>
        <w:rPr>
          <w:ins w:id="342" w:author="Nicholas M. Pajewski" w:date="2024-05-11T21:07:00Z"/>
        </w:rPr>
      </w:pPr>
    </w:p>
    <w:p w14:paraId="080329B4" w14:textId="77777777" w:rsidR="008B447C" w:rsidRDefault="008B447C" w:rsidP="00EB3671">
      <w:pPr>
        <w:rPr>
          <w:ins w:id="343" w:author="Nicholas M. Pajewski" w:date="2024-05-11T21:07:00Z"/>
        </w:rPr>
      </w:pPr>
    </w:p>
    <w:p w14:paraId="6205CD0C" w14:textId="77777777" w:rsidR="008B447C" w:rsidRDefault="008B447C" w:rsidP="00EB3671">
      <w:pPr>
        <w:rPr>
          <w:ins w:id="344" w:author="Nicholas M. Pajewski" w:date="2024-05-11T21:07:00Z"/>
        </w:rPr>
      </w:pPr>
    </w:p>
    <w:p w14:paraId="5D7D6FBD" w14:textId="77777777" w:rsidR="00D315AB" w:rsidRDefault="00D315AB" w:rsidP="00EB3671">
      <w:pPr>
        <w:rPr>
          <w:ins w:id="345" w:author="Nicholas M. Pajewski" w:date="2024-05-11T21:13:00Z"/>
        </w:rPr>
        <w:sectPr w:rsidR="00D315AB" w:rsidSect="00B90371">
          <w:footerReference w:type="default" r:id="rId15"/>
          <w:pgSz w:w="12240" w:h="15840"/>
          <w:pgMar w:top="1440" w:right="1440" w:bottom="1440" w:left="1440" w:header="720" w:footer="720" w:gutter="0"/>
          <w:cols w:space="720"/>
          <w:docGrid w:linePitch="360"/>
        </w:sectPr>
      </w:pPr>
    </w:p>
    <w:p w14:paraId="4052F520" w14:textId="2A1AB423" w:rsidR="00EB3671" w:rsidRPr="00EB3671" w:rsidRDefault="00EB3671" w:rsidP="00EB3671">
      <w:r w:rsidRPr="00EB3671">
        <w:lastRenderedPageBreak/>
        <w:t>Table 2. Incidence of Probable Dementia and Mild Cognitive Impairment by Treatment Group</w:t>
      </w:r>
    </w:p>
    <w:p w14:paraId="49929501" w14:textId="77777777" w:rsidR="00EB3671" w:rsidRPr="00EB3671" w:rsidRDefault="00EB3671" w:rsidP="00EB3671"/>
    <w:tbl>
      <w:tblPr>
        <w:tblW w:w="15288" w:type="dxa"/>
        <w:jc w:val="center"/>
        <w:tblLayout w:type="fixed"/>
        <w:tblCellMar>
          <w:left w:w="0" w:type="dxa"/>
          <w:right w:w="0" w:type="dxa"/>
        </w:tblCellMar>
        <w:tblLook w:val="0000" w:firstRow="0" w:lastRow="0" w:firstColumn="0" w:lastColumn="0" w:noHBand="0" w:noVBand="0"/>
      </w:tblPr>
      <w:tblGrid>
        <w:gridCol w:w="4038"/>
        <w:gridCol w:w="2430"/>
        <w:gridCol w:w="1620"/>
        <w:gridCol w:w="2430"/>
        <w:gridCol w:w="1710"/>
        <w:gridCol w:w="2030"/>
        <w:gridCol w:w="1030"/>
      </w:tblGrid>
      <w:tr w:rsidR="00EB3671" w:rsidRPr="00EB3671" w14:paraId="232E8FF9" w14:textId="77777777" w:rsidTr="008575E6">
        <w:trPr>
          <w:cantSplit/>
          <w:tblHeader/>
          <w:jc w:val="center"/>
        </w:trPr>
        <w:tc>
          <w:tcPr>
            <w:tcW w:w="4038" w:type="dxa"/>
            <w:tcBorders>
              <w:top w:val="single" w:sz="6" w:space="0" w:color="000000"/>
              <w:left w:val="single" w:sz="6" w:space="0" w:color="000000"/>
              <w:bottom w:val="single" w:sz="2" w:space="0" w:color="000000"/>
              <w:right w:val="nil"/>
            </w:tcBorders>
            <w:shd w:val="clear" w:color="auto" w:fill="FFFFFF"/>
            <w:tcMar>
              <w:left w:w="60" w:type="dxa"/>
              <w:right w:w="60" w:type="dxa"/>
            </w:tcMar>
            <w:vAlign w:val="bottom"/>
          </w:tcPr>
          <w:p w14:paraId="176B330A" w14:textId="77777777" w:rsidR="00EB3671" w:rsidRPr="00EB3671" w:rsidRDefault="00EB3671" w:rsidP="00EB3671">
            <w:bookmarkStart w:id="346" w:name="IDX"/>
            <w:bookmarkEnd w:id="346"/>
          </w:p>
        </w:tc>
        <w:tc>
          <w:tcPr>
            <w:tcW w:w="4050" w:type="dxa"/>
            <w:gridSpan w:val="2"/>
            <w:tcBorders>
              <w:top w:val="single" w:sz="6" w:space="0" w:color="000000"/>
              <w:left w:val="single" w:sz="2" w:space="0" w:color="000000"/>
              <w:bottom w:val="single" w:sz="2" w:space="0" w:color="000000"/>
              <w:right w:val="nil"/>
            </w:tcBorders>
            <w:shd w:val="clear" w:color="auto" w:fill="FFFFFF"/>
            <w:tcMar>
              <w:left w:w="60" w:type="dxa"/>
              <w:right w:w="60" w:type="dxa"/>
            </w:tcMar>
            <w:vAlign w:val="bottom"/>
          </w:tcPr>
          <w:p w14:paraId="0691BAC9" w14:textId="77777777" w:rsidR="00EB3671" w:rsidRPr="00EB3671" w:rsidRDefault="00EB3671" w:rsidP="00EB3671">
            <w:r w:rsidRPr="00EB3671">
              <w:t>Intensive</w:t>
            </w:r>
          </w:p>
        </w:tc>
        <w:tc>
          <w:tcPr>
            <w:tcW w:w="4140" w:type="dxa"/>
            <w:gridSpan w:val="2"/>
            <w:tcBorders>
              <w:top w:val="single" w:sz="6" w:space="0" w:color="000000"/>
              <w:left w:val="single" w:sz="2" w:space="0" w:color="000000"/>
              <w:bottom w:val="single" w:sz="2" w:space="0" w:color="000000"/>
              <w:right w:val="nil"/>
            </w:tcBorders>
            <w:shd w:val="clear" w:color="auto" w:fill="FFFFFF"/>
            <w:tcMar>
              <w:left w:w="60" w:type="dxa"/>
              <w:right w:w="60" w:type="dxa"/>
            </w:tcMar>
            <w:vAlign w:val="bottom"/>
          </w:tcPr>
          <w:p w14:paraId="1FB774AF" w14:textId="77777777" w:rsidR="00EB3671" w:rsidRPr="00EB3671" w:rsidRDefault="00EB3671" w:rsidP="00EB3671">
            <w:r w:rsidRPr="00EB3671">
              <w:t>Standard</w:t>
            </w:r>
          </w:p>
        </w:tc>
        <w:tc>
          <w:tcPr>
            <w:tcW w:w="3060" w:type="dxa"/>
            <w:gridSpan w:val="2"/>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vAlign w:val="bottom"/>
          </w:tcPr>
          <w:p w14:paraId="5C0411DF" w14:textId="77777777" w:rsidR="00EB3671" w:rsidRPr="00EB3671" w:rsidRDefault="00EB3671" w:rsidP="00EB3671"/>
        </w:tc>
      </w:tr>
      <w:tr w:rsidR="00EB3671" w:rsidRPr="00EB3671" w14:paraId="7EB3BCFE" w14:textId="77777777" w:rsidTr="008575E6">
        <w:trPr>
          <w:cantSplit/>
          <w:tblHeader/>
          <w:jc w:val="center"/>
        </w:trPr>
        <w:tc>
          <w:tcPr>
            <w:tcW w:w="4038" w:type="dxa"/>
            <w:tcBorders>
              <w:top w:val="nil"/>
              <w:left w:val="single" w:sz="6" w:space="0" w:color="000000"/>
              <w:bottom w:val="single" w:sz="2" w:space="0" w:color="000000"/>
              <w:right w:val="nil"/>
            </w:tcBorders>
            <w:shd w:val="clear" w:color="auto" w:fill="FFFFFF"/>
            <w:tcMar>
              <w:left w:w="60" w:type="dxa"/>
              <w:right w:w="60" w:type="dxa"/>
            </w:tcMar>
            <w:vAlign w:val="bottom"/>
          </w:tcPr>
          <w:p w14:paraId="4C5615E1" w14:textId="77777777" w:rsidR="00EB3671" w:rsidRPr="00EB3671" w:rsidRDefault="00EB3671" w:rsidP="00EB3671">
            <w:r w:rsidRPr="00EB3671">
              <w:t>Outcomes</w:t>
            </w:r>
          </w:p>
        </w:tc>
        <w:tc>
          <w:tcPr>
            <w:tcW w:w="24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1D922B16" w14:textId="77777777" w:rsidR="00EB3671" w:rsidRPr="00EB3671" w:rsidRDefault="00EB3671" w:rsidP="00EB3671">
            <w:r w:rsidRPr="00EB3671">
              <w:t>No. With Outcome/Person-Years</w:t>
            </w:r>
          </w:p>
        </w:tc>
        <w:tc>
          <w:tcPr>
            <w:tcW w:w="162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B8BB660" w14:textId="77777777" w:rsidR="00EB3671" w:rsidRPr="00EB3671" w:rsidRDefault="00EB3671" w:rsidP="00EB3671">
            <w:r w:rsidRPr="00EB3671">
              <w:t>Cases per 1000 Person-Years</w:t>
            </w:r>
          </w:p>
        </w:tc>
        <w:tc>
          <w:tcPr>
            <w:tcW w:w="24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9E02A04" w14:textId="77777777" w:rsidR="00EB3671" w:rsidRPr="00EB3671" w:rsidRDefault="00EB3671" w:rsidP="00EB3671">
            <w:r w:rsidRPr="00EB3671">
              <w:t>No. With Outcome/Person-Years</w:t>
            </w:r>
          </w:p>
        </w:tc>
        <w:tc>
          <w:tcPr>
            <w:tcW w:w="1710" w:type="dxa"/>
            <w:tcBorders>
              <w:top w:val="nil"/>
              <w:left w:val="single" w:sz="2" w:space="0" w:color="000000"/>
              <w:bottom w:val="single" w:sz="2" w:space="0" w:color="000000"/>
              <w:right w:val="nil"/>
            </w:tcBorders>
            <w:shd w:val="clear" w:color="auto" w:fill="FFFFFF"/>
            <w:tcMar>
              <w:left w:w="60" w:type="dxa"/>
              <w:right w:w="60" w:type="dxa"/>
            </w:tcMar>
            <w:vAlign w:val="bottom"/>
          </w:tcPr>
          <w:p w14:paraId="77B88436" w14:textId="77777777" w:rsidR="00EB3671" w:rsidRPr="00EB3671" w:rsidRDefault="00EB3671" w:rsidP="00EB3671">
            <w:r w:rsidRPr="00EB3671">
              <w:t>Cases per 1000 Person-Years</w:t>
            </w:r>
          </w:p>
        </w:tc>
        <w:tc>
          <w:tcPr>
            <w:tcW w:w="20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7CB5049F" w14:textId="77777777" w:rsidR="00EB3671" w:rsidRPr="00EB3671" w:rsidRDefault="00EB3671" w:rsidP="00EB3671">
            <w:r w:rsidRPr="00EB3671">
              <w:t xml:space="preserve">Hazard Ratio </w:t>
            </w:r>
          </w:p>
          <w:p w14:paraId="477F5573" w14:textId="77777777" w:rsidR="00EB3671" w:rsidRPr="00EB3671" w:rsidRDefault="00EB3671" w:rsidP="00EB3671">
            <w:r w:rsidRPr="00EB3671">
              <w:t>(95% Confidence Interval)</w:t>
            </w:r>
          </w:p>
        </w:tc>
        <w:tc>
          <w:tcPr>
            <w:tcW w:w="1030"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7AFE0932" w14:textId="77777777" w:rsidR="00EB3671" w:rsidRPr="00EB3671" w:rsidRDefault="00EB3671" w:rsidP="00EB3671">
            <w:r w:rsidRPr="00EB3671">
              <w:t>P-Value</w:t>
            </w:r>
          </w:p>
        </w:tc>
      </w:tr>
      <w:tr w:rsidR="00EB3671" w:rsidRPr="00EB3671" w14:paraId="15460FEF" w14:textId="77777777" w:rsidTr="008575E6">
        <w:trPr>
          <w:cantSplit/>
          <w:jc w:val="center"/>
        </w:trPr>
        <w:tc>
          <w:tcPr>
            <w:tcW w:w="4038" w:type="dxa"/>
            <w:tcBorders>
              <w:top w:val="nil"/>
              <w:left w:val="single" w:sz="6" w:space="0" w:color="000000"/>
              <w:bottom w:val="single" w:sz="2" w:space="0" w:color="000000"/>
              <w:right w:val="nil"/>
            </w:tcBorders>
            <w:shd w:val="clear" w:color="auto" w:fill="FFFFFF"/>
            <w:tcMar>
              <w:left w:w="60" w:type="dxa"/>
              <w:right w:w="60" w:type="dxa"/>
            </w:tcMar>
          </w:tcPr>
          <w:p w14:paraId="506669F6" w14:textId="77777777" w:rsidR="00EB3671" w:rsidRPr="00EB3671" w:rsidRDefault="00EB3671" w:rsidP="00EB3671">
            <w:r w:rsidRPr="00EB3671">
              <w:t>Probable Dementia</w:t>
            </w:r>
          </w:p>
        </w:tc>
        <w:tc>
          <w:tcPr>
            <w:tcW w:w="2430" w:type="dxa"/>
            <w:tcBorders>
              <w:top w:val="nil"/>
              <w:left w:val="single" w:sz="2" w:space="0" w:color="000000"/>
              <w:bottom w:val="single" w:sz="2" w:space="0" w:color="000000"/>
              <w:right w:val="nil"/>
            </w:tcBorders>
            <w:shd w:val="clear" w:color="auto" w:fill="FFFFFF"/>
            <w:tcMar>
              <w:left w:w="60" w:type="dxa"/>
              <w:right w:w="60" w:type="dxa"/>
            </w:tcMar>
          </w:tcPr>
          <w:p w14:paraId="03FBEECB" w14:textId="77777777" w:rsidR="00EB3671" w:rsidRPr="00EB3671" w:rsidRDefault="00EB3671" w:rsidP="00EB3671">
            <w:r w:rsidRPr="00EB3671">
              <w:t>248/29128</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73048EDA" w14:textId="77777777" w:rsidR="00EB3671" w:rsidRPr="00EB3671" w:rsidRDefault="00EB3671" w:rsidP="00EB3671">
            <w:r w:rsidRPr="00EB3671">
              <w:t>8.5</w:t>
            </w:r>
          </w:p>
        </w:tc>
        <w:tc>
          <w:tcPr>
            <w:tcW w:w="2430" w:type="dxa"/>
            <w:tcBorders>
              <w:top w:val="nil"/>
              <w:left w:val="single" w:sz="2" w:space="0" w:color="000000"/>
              <w:bottom w:val="single" w:sz="2" w:space="0" w:color="000000"/>
              <w:right w:val="nil"/>
            </w:tcBorders>
            <w:shd w:val="clear" w:color="auto" w:fill="FFFFFF"/>
            <w:tcMar>
              <w:left w:w="60" w:type="dxa"/>
              <w:right w:w="60" w:type="dxa"/>
            </w:tcMar>
          </w:tcPr>
          <w:p w14:paraId="10E92860" w14:textId="77777777" w:rsidR="00EB3671" w:rsidRPr="00EB3671" w:rsidRDefault="00EB3671" w:rsidP="00EB3671">
            <w:r w:rsidRPr="00EB3671">
              <w:t>293/28866</w:t>
            </w:r>
          </w:p>
        </w:tc>
        <w:tc>
          <w:tcPr>
            <w:tcW w:w="1710" w:type="dxa"/>
            <w:tcBorders>
              <w:top w:val="nil"/>
              <w:left w:val="single" w:sz="2" w:space="0" w:color="000000"/>
              <w:bottom w:val="single" w:sz="2" w:space="0" w:color="000000"/>
              <w:right w:val="nil"/>
            </w:tcBorders>
            <w:shd w:val="clear" w:color="auto" w:fill="FFFFFF"/>
            <w:tcMar>
              <w:left w:w="60" w:type="dxa"/>
              <w:right w:w="60" w:type="dxa"/>
            </w:tcMar>
          </w:tcPr>
          <w:p w14:paraId="5BBEA2FF" w14:textId="77777777" w:rsidR="00EB3671" w:rsidRPr="00EB3671" w:rsidRDefault="00EB3671" w:rsidP="00EB3671">
            <w:r w:rsidRPr="00EB3671">
              <w:t>10.2</w:t>
            </w:r>
          </w:p>
        </w:tc>
        <w:tc>
          <w:tcPr>
            <w:tcW w:w="2030" w:type="dxa"/>
            <w:tcBorders>
              <w:top w:val="nil"/>
              <w:left w:val="single" w:sz="2" w:space="0" w:color="000000"/>
              <w:bottom w:val="single" w:sz="2" w:space="0" w:color="000000"/>
              <w:right w:val="nil"/>
            </w:tcBorders>
            <w:shd w:val="clear" w:color="auto" w:fill="FFFFFF"/>
            <w:tcMar>
              <w:left w:w="60" w:type="dxa"/>
              <w:right w:w="60" w:type="dxa"/>
            </w:tcMar>
          </w:tcPr>
          <w:p w14:paraId="3B7FEC59" w14:textId="77777777" w:rsidR="00EB3671" w:rsidRPr="00EB3671" w:rsidRDefault="00EB3671" w:rsidP="00EB3671">
            <w:r w:rsidRPr="00EB3671">
              <w:t>0.86 (0.72, 1.02)</w:t>
            </w:r>
          </w:p>
        </w:tc>
        <w:tc>
          <w:tcPr>
            <w:tcW w:w="103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9AF8C3" w14:textId="77777777" w:rsidR="00EB3671" w:rsidRPr="00EB3671" w:rsidRDefault="00EB3671" w:rsidP="00EB3671">
            <w:r w:rsidRPr="00EB3671">
              <w:t>0.0801</w:t>
            </w:r>
          </w:p>
        </w:tc>
      </w:tr>
      <w:tr w:rsidR="00EB3671" w:rsidRPr="00EB3671" w14:paraId="60665FEB" w14:textId="77777777" w:rsidTr="008575E6">
        <w:trPr>
          <w:cantSplit/>
          <w:jc w:val="center"/>
        </w:trPr>
        <w:tc>
          <w:tcPr>
            <w:tcW w:w="4038" w:type="dxa"/>
            <w:tcBorders>
              <w:top w:val="nil"/>
              <w:left w:val="single" w:sz="6" w:space="0" w:color="000000"/>
              <w:bottom w:val="single" w:sz="2" w:space="0" w:color="000000"/>
              <w:right w:val="nil"/>
            </w:tcBorders>
            <w:shd w:val="clear" w:color="auto" w:fill="FFFFFF"/>
            <w:tcMar>
              <w:left w:w="60" w:type="dxa"/>
              <w:right w:w="60" w:type="dxa"/>
            </w:tcMar>
          </w:tcPr>
          <w:p w14:paraId="3BDDF50D" w14:textId="77777777" w:rsidR="00EB3671" w:rsidRPr="00EB3671" w:rsidRDefault="00EB3671" w:rsidP="00EB3671">
            <w:r w:rsidRPr="00EB3671">
              <w:t>Mild Cognitive Impairment (Two consecutive)</w:t>
            </w:r>
          </w:p>
        </w:tc>
        <w:tc>
          <w:tcPr>
            <w:tcW w:w="2430" w:type="dxa"/>
            <w:tcBorders>
              <w:top w:val="nil"/>
              <w:left w:val="single" w:sz="2" w:space="0" w:color="000000"/>
              <w:bottom w:val="single" w:sz="2" w:space="0" w:color="000000"/>
              <w:right w:val="nil"/>
            </w:tcBorders>
            <w:shd w:val="clear" w:color="auto" w:fill="FFFFFF"/>
            <w:tcMar>
              <w:left w:w="60" w:type="dxa"/>
              <w:right w:w="60" w:type="dxa"/>
            </w:tcMar>
          </w:tcPr>
          <w:p w14:paraId="4D0EDA86" w14:textId="77777777" w:rsidR="00EB3671" w:rsidRPr="00EB3671" w:rsidRDefault="00EB3671" w:rsidP="00EB3671">
            <w:r w:rsidRPr="00EB3671">
              <w:t>380/27155</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4DE2289C" w14:textId="77777777" w:rsidR="00EB3671" w:rsidRPr="00EB3671" w:rsidRDefault="00EB3671" w:rsidP="00EB3671">
            <w:r w:rsidRPr="00EB3671">
              <w:t>14.0</w:t>
            </w:r>
          </w:p>
        </w:tc>
        <w:tc>
          <w:tcPr>
            <w:tcW w:w="2430" w:type="dxa"/>
            <w:tcBorders>
              <w:top w:val="nil"/>
              <w:left w:val="single" w:sz="2" w:space="0" w:color="000000"/>
              <w:bottom w:val="single" w:sz="2" w:space="0" w:color="000000"/>
              <w:right w:val="nil"/>
            </w:tcBorders>
            <w:shd w:val="clear" w:color="auto" w:fill="FFFFFF"/>
            <w:tcMar>
              <w:left w:w="60" w:type="dxa"/>
              <w:right w:w="60" w:type="dxa"/>
            </w:tcMar>
          </w:tcPr>
          <w:p w14:paraId="783CD205" w14:textId="77777777" w:rsidR="00EB3671" w:rsidRPr="00EB3671" w:rsidRDefault="00EB3671" w:rsidP="00EB3671">
            <w:r w:rsidRPr="00EB3671">
              <w:t>430/26526</w:t>
            </w:r>
          </w:p>
        </w:tc>
        <w:tc>
          <w:tcPr>
            <w:tcW w:w="1710" w:type="dxa"/>
            <w:tcBorders>
              <w:top w:val="nil"/>
              <w:left w:val="single" w:sz="2" w:space="0" w:color="000000"/>
              <w:bottom w:val="single" w:sz="2" w:space="0" w:color="000000"/>
              <w:right w:val="nil"/>
            </w:tcBorders>
            <w:shd w:val="clear" w:color="auto" w:fill="FFFFFF"/>
            <w:tcMar>
              <w:left w:w="60" w:type="dxa"/>
              <w:right w:w="60" w:type="dxa"/>
            </w:tcMar>
          </w:tcPr>
          <w:p w14:paraId="5051F27E" w14:textId="77777777" w:rsidR="00EB3671" w:rsidRPr="00EB3671" w:rsidRDefault="00EB3671" w:rsidP="00EB3671">
            <w:r w:rsidRPr="00EB3671">
              <w:t>16.2</w:t>
            </w:r>
          </w:p>
        </w:tc>
        <w:tc>
          <w:tcPr>
            <w:tcW w:w="2030" w:type="dxa"/>
            <w:tcBorders>
              <w:top w:val="nil"/>
              <w:left w:val="single" w:sz="2" w:space="0" w:color="000000"/>
              <w:bottom w:val="single" w:sz="2" w:space="0" w:color="000000"/>
              <w:right w:val="nil"/>
            </w:tcBorders>
            <w:shd w:val="clear" w:color="auto" w:fill="FFFFFF"/>
            <w:tcMar>
              <w:left w:w="60" w:type="dxa"/>
              <w:right w:w="60" w:type="dxa"/>
            </w:tcMar>
          </w:tcPr>
          <w:p w14:paraId="72D09C2B" w14:textId="77777777" w:rsidR="00EB3671" w:rsidRPr="00EB3671" w:rsidRDefault="00EB3671" w:rsidP="00EB3671">
            <w:r w:rsidRPr="00EB3671">
              <w:t>0.87 (0.76, 1.00)</w:t>
            </w:r>
          </w:p>
        </w:tc>
        <w:tc>
          <w:tcPr>
            <w:tcW w:w="103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041A00" w14:textId="77777777" w:rsidR="00EB3671" w:rsidRPr="00EB3671" w:rsidRDefault="00EB3671" w:rsidP="00EB3671">
            <w:r w:rsidRPr="00EB3671">
              <w:t>0.0435</w:t>
            </w:r>
          </w:p>
        </w:tc>
      </w:tr>
      <w:tr w:rsidR="00EB3671" w:rsidRPr="00EB3671" w14:paraId="22EA443E" w14:textId="77777777" w:rsidTr="008575E6">
        <w:trPr>
          <w:cantSplit/>
          <w:jc w:val="center"/>
        </w:trPr>
        <w:tc>
          <w:tcPr>
            <w:tcW w:w="4038" w:type="dxa"/>
            <w:tcBorders>
              <w:top w:val="nil"/>
              <w:left w:val="single" w:sz="6" w:space="0" w:color="000000"/>
              <w:bottom w:val="single" w:sz="6" w:space="0" w:color="000000"/>
              <w:right w:val="nil"/>
            </w:tcBorders>
            <w:shd w:val="clear" w:color="auto" w:fill="FFFFFF"/>
            <w:tcMar>
              <w:left w:w="60" w:type="dxa"/>
              <w:right w:w="60" w:type="dxa"/>
            </w:tcMar>
          </w:tcPr>
          <w:p w14:paraId="527AA61E" w14:textId="77777777" w:rsidR="00EB3671" w:rsidRPr="00EB3671" w:rsidRDefault="00EB3671" w:rsidP="00EB3671">
            <w:r w:rsidRPr="00EB3671">
              <w:t>Probable Dementia or Mild Cognitive Impairment (Two consecutive)</w:t>
            </w:r>
          </w:p>
        </w:tc>
        <w:tc>
          <w:tcPr>
            <w:tcW w:w="2430" w:type="dxa"/>
            <w:tcBorders>
              <w:top w:val="nil"/>
              <w:left w:val="single" w:sz="2" w:space="0" w:color="000000"/>
              <w:bottom w:val="single" w:sz="6" w:space="0" w:color="000000"/>
              <w:right w:val="nil"/>
            </w:tcBorders>
            <w:shd w:val="clear" w:color="auto" w:fill="FFFFFF"/>
            <w:tcMar>
              <w:left w:w="60" w:type="dxa"/>
              <w:right w:w="60" w:type="dxa"/>
            </w:tcMar>
          </w:tcPr>
          <w:p w14:paraId="4643AE61" w14:textId="77777777" w:rsidR="00EB3671" w:rsidRPr="00EB3671" w:rsidRDefault="00EB3671" w:rsidP="00EB3671">
            <w:r w:rsidRPr="00EB3671">
              <w:t>555/27628</w:t>
            </w:r>
          </w:p>
        </w:tc>
        <w:tc>
          <w:tcPr>
            <w:tcW w:w="1620" w:type="dxa"/>
            <w:tcBorders>
              <w:top w:val="nil"/>
              <w:left w:val="single" w:sz="2" w:space="0" w:color="000000"/>
              <w:bottom w:val="single" w:sz="6" w:space="0" w:color="000000"/>
              <w:right w:val="nil"/>
            </w:tcBorders>
            <w:shd w:val="clear" w:color="auto" w:fill="FFFFFF"/>
            <w:tcMar>
              <w:left w:w="60" w:type="dxa"/>
              <w:right w:w="60" w:type="dxa"/>
            </w:tcMar>
          </w:tcPr>
          <w:p w14:paraId="2D85A524" w14:textId="77777777" w:rsidR="00EB3671" w:rsidRPr="00EB3671" w:rsidRDefault="00EB3671" w:rsidP="00EB3671">
            <w:r w:rsidRPr="00EB3671">
              <w:t>20.1</w:t>
            </w:r>
          </w:p>
        </w:tc>
        <w:tc>
          <w:tcPr>
            <w:tcW w:w="2430" w:type="dxa"/>
            <w:tcBorders>
              <w:top w:val="nil"/>
              <w:left w:val="single" w:sz="2" w:space="0" w:color="000000"/>
              <w:bottom w:val="single" w:sz="6" w:space="0" w:color="000000"/>
              <w:right w:val="nil"/>
            </w:tcBorders>
            <w:shd w:val="clear" w:color="auto" w:fill="FFFFFF"/>
            <w:tcMar>
              <w:left w:w="60" w:type="dxa"/>
              <w:right w:w="60" w:type="dxa"/>
            </w:tcMar>
          </w:tcPr>
          <w:p w14:paraId="7B1D311D" w14:textId="77777777" w:rsidR="00EB3671" w:rsidRPr="00EB3671" w:rsidRDefault="00EB3671" w:rsidP="00EB3671">
            <w:r w:rsidRPr="00EB3671">
              <w:t>622/27122</w:t>
            </w:r>
          </w:p>
        </w:tc>
        <w:tc>
          <w:tcPr>
            <w:tcW w:w="1710" w:type="dxa"/>
            <w:tcBorders>
              <w:top w:val="nil"/>
              <w:left w:val="single" w:sz="2" w:space="0" w:color="000000"/>
              <w:bottom w:val="single" w:sz="6" w:space="0" w:color="000000"/>
              <w:right w:val="nil"/>
            </w:tcBorders>
            <w:shd w:val="clear" w:color="auto" w:fill="FFFFFF"/>
            <w:tcMar>
              <w:left w:w="60" w:type="dxa"/>
              <w:right w:w="60" w:type="dxa"/>
            </w:tcMar>
          </w:tcPr>
          <w:p w14:paraId="29F219FA" w14:textId="77777777" w:rsidR="00EB3671" w:rsidRPr="00EB3671" w:rsidRDefault="00EB3671" w:rsidP="00EB3671">
            <w:r w:rsidRPr="00EB3671">
              <w:t>22.9</w:t>
            </w:r>
          </w:p>
        </w:tc>
        <w:tc>
          <w:tcPr>
            <w:tcW w:w="2030" w:type="dxa"/>
            <w:tcBorders>
              <w:top w:val="nil"/>
              <w:left w:val="single" w:sz="2" w:space="0" w:color="000000"/>
              <w:bottom w:val="single" w:sz="6" w:space="0" w:color="000000"/>
              <w:right w:val="nil"/>
            </w:tcBorders>
            <w:shd w:val="clear" w:color="auto" w:fill="FFFFFF"/>
            <w:tcMar>
              <w:left w:w="60" w:type="dxa"/>
              <w:right w:w="60" w:type="dxa"/>
            </w:tcMar>
          </w:tcPr>
          <w:p w14:paraId="47DB49C9" w14:textId="77777777" w:rsidR="00EB3671" w:rsidRPr="00EB3671" w:rsidRDefault="00EB3671" w:rsidP="00EB3671">
            <w:r w:rsidRPr="00EB3671">
              <w:t>0.89 (0.79, 0.99)</w:t>
            </w:r>
          </w:p>
        </w:tc>
        <w:tc>
          <w:tcPr>
            <w:tcW w:w="103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2AA862D" w14:textId="77777777" w:rsidR="00EB3671" w:rsidRPr="00EB3671" w:rsidRDefault="00EB3671" w:rsidP="00EB3671">
            <w:commentRangeStart w:id="347"/>
            <w:r w:rsidRPr="00EB3671">
              <w:t>0.0402</w:t>
            </w:r>
            <w:commentRangeEnd w:id="347"/>
            <w:r w:rsidR="00AE7785">
              <w:rPr>
                <w:rStyle w:val="CommentReference"/>
              </w:rPr>
              <w:commentReference w:id="347"/>
            </w:r>
          </w:p>
        </w:tc>
      </w:tr>
    </w:tbl>
    <w:p w14:paraId="1048B47A" w14:textId="77777777" w:rsidR="00EB3671" w:rsidRPr="00EB3671" w:rsidRDefault="00EB3671" w:rsidP="00EB3671">
      <w:r w:rsidRPr="00EB3671">
        <w:t>*PD treating death as a competing risk HR: 0.86 (0.73, 1.01) p-value=0.06</w:t>
      </w:r>
    </w:p>
    <w:p w14:paraId="50405767" w14:textId="77777777" w:rsidR="00EB3671" w:rsidRPr="00EB3671" w:rsidRDefault="00EB3671" w:rsidP="00EB3671"/>
    <w:p w14:paraId="1CE6289C" w14:textId="77777777" w:rsidR="00EB3671" w:rsidRDefault="00EB3671"/>
    <w:p w14:paraId="15E4F3D0" w14:textId="1A7CA540" w:rsidR="00EB3671" w:rsidRDefault="00EB3671">
      <w:pPr>
        <w:rPr>
          <w:ins w:id="348" w:author="Nicholas M. Pajewski" w:date="2024-05-11T21:12:00Z"/>
        </w:rPr>
      </w:pPr>
    </w:p>
    <w:p w14:paraId="3ADC3548" w14:textId="50C42B09" w:rsidR="00D315AB" w:rsidRDefault="00D315AB">
      <w:pPr>
        <w:rPr>
          <w:ins w:id="349" w:author="Nicholas M. Pajewski" w:date="2024-05-11T21:12:00Z"/>
        </w:rPr>
      </w:pPr>
    </w:p>
    <w:p w14:paraId="10B3DFF9" w14:textId="7BF7C06E" w:rsidR="00D315AB" w:rsidRDefault="00D315AB">
      <w:pPr>
        <w:rPr>
          <w:ins w:id="350" w:author="Nicholas M. Pajewski" w:date="2024-05-11T21:12:00Z"/>
        </w:rPr>
      </w:pPr>
    </w:p>
    <w:p w14:paraId="6A9E42E8" w14:textId="740E4DA3" w:rsidR="00D315AB" w:rsidRDefault="00D315AB">
      <w:pPr>
        <w:rPr>
          <w:ins w:id="351" w:author="Nicholas M. Pajewski" w:date="2024-05-11T21:12:00Z"/>
        </w:rPr>
      </w:pPr>
    </w:p>
    <w:p w14:paraId="63C556FB" w14:textId="61A83AC9" w:rsidR="00D315AB" w:rsidRDefault="00D315AB">
      <w:pPr>
        <w:rPr>
          <w:ins w:id="352" w:author="Nicholas M. Pajewski" w:date="2024-05-11T21:12:00Z"/>
        </w:rPr>
      </w:pPr>
    </w:p>
    <w:p w14:paraId="0DE40B03" w14:textId="564386D1" w:rsidR="00D315AB" w:rsidRDefault="00D315AB">
      <w:pPr>
        <w:rPr>
          <w:ins w:id="353" w:author="Nicholas M. Pajewski" w:date="2024-05-11T21:12:00Z"/>
        </w:rPr>
      </w:pPr>
    </w:p>
    <w:p w14:paraId="7797E1DB" w14:textId="598229A4" w:rsidR="00D315AB" w:rsidRDefault="00D315AB">
      <w:pPr>
        <w:rPr>
          <w:ins w:id="354" w:author="Nicholas M. Pajewski" w:date="2024-05-11T21:12:00Z"/>
        </w:rPr>
      </w:pPr>
    </w:p>
    <w:p w14:paraId="7184605A" w14:textId="69E7B76C" w:rsidR="00D315AB" w:rsidRDefault="00D315AB">
      <w:pPr>
        <w:rPr>
          <w:ins w:id="355" w:author="Nicholas M. Pajewski" w:date="2024-05-11T21:12:00Z"/>
        </w:rPr>
      </w:pPr>
    </w:p>
    <w:p w14:paraId="79748C76" w14:textId="46479F31" w:rsidR="00D315AB" w:rsidRDefault="00D315AB">
      <w:pPr>
        <w:rPr>
          <w:ins w:id="356" w:author="Nicholas M. Pajewski" w:date="2024-05-11T21:12:00Z"/>
        </w:rPr>
      </w:pPr>
    </w:p>
    <w:p w14:paraId="44B2ED99" w14:textId="52181411" w:rsidR="00D315AB" w:rsidRDefault="00D315AB">
      <w:pPr>
        <w:rPr>
          <w:ins w:id="357" w:author="Nicholas M. Pajewski" w:date="2024-05-11T21:12:00Z"/>
        </w:rPr>
      </w:pPr>
    </w:p>
    <w:p w14:paraId="00C69F87" w14:textId="77777777" w:rsidR="00D315AB" w:rsidRDefault="00D315AB"/>
    <w:p w14:paraId="45EC9197" w14:textId="77777777" w:rsidR="00D315AB" w:rsidRDefault="00D315AB">
      <w:pPr>
        <w:rPr>
          <w:ins w:id="358" w:author="Nicholas M. Pajewski" w:date="2024-05-11T21:14:00Z"/>
        </w:rPr>
        <w:sectPr w:rsidR="00D315AB" w:rsidSect="00B90371">
          <w:pgSz w:w="15840" w:h="12240" w:orient="landscape"/>
          <w:pgMar w:top="1440" w:right="1440" w:bottom="1440" w:left="1440" w:header="720" w:footer="720" w:gutter="0"/>
          <w:cols w:space="720"/>
          <w:docGrid w:linePitch="360"/>
        </w:sectPr>
      </w:pPr>
    </w:p>
    <w:p w14:paraId="065E2FFA" w14:textId="45F43D9D" w:rsidR="00EB3671" w:rsidRDefault="00EB3671">
      <w:commentRangeStart w:id="359"/>
      <w:r>
        <w:rPr>
          <w:noProof/>
        </w:rPr>
        <w:lastRenderedPageBreak/>
        <w:drawing>
          <wp:inline distT="0" distB="0" distL="0" distR="0" wp14:anchorId="49902C05" wp14:editId="06477CC2">
            <wp:extent cx="5943600" cy="4457700"/>
            <wp:effectExtent l="0" t="0" r="0" b="0"/>
            <wp:docPr id="1503745768" name="Picture 1" descr="A graph showing the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45768" name="Picture 1" descr="A graph showing the number of patien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commentRangeEnd w:id="359"/>
      <w:r w:rsidR="001F4935">
        <w:rPr>
          <w:rStyle w:val="CommentReference"/>
        </w:rPr>
        <w:commentReference w:id="359"/>
      </w:r>
    </w:p>
    <w:p w14:paraId="7D959BFA" w14:textId="77777777" w:rsidR="00EB3671" w:rsidRDefault="00EB3671"/>
    <w:p w14:paraId="2B8E35F7" w14:textId="77777777" w:rsidR="00EB3671" w:rsidRDefault="00EB3671"/>
    <w:p w14:paraId="1AEB3A57" w14:textId="77777777" w:rsidR="00EB3671" w:rsidRDefault="00EB3671"/>
    <w:p w14:paraId="75D968DC" w14:textId="77777777" w:rsidR="00E44046" w:rsidRDefault="00E44046" w:rsidP="00E44046">
      <w:pPr>
        <w:pStyle w:val="NormalWeb"/>
        <w:rPr>
          <w:ins w:id="360" w:author="Nicholas M. Pajewski" w:date="2024-05-11T21:27:00Z"/>
        </w:rPr>
      </w:pPr>
      <w:ins w:id="361" w:author="Nicholas M. Pajewski" w:date="2024-05-11T21:27:00Z">
        <w:r>
          <w:rPr>
            <w:noProof/>
          </w:rPr>
          <w:drawing>
            <wp:inline distT="0" distB="0" distL="0" distR="0" wp14:anchorId="3098C153" wp14:editId="789AF5B6">
              <wp:extent cx="4030980" cy="2453925"/>
              <wp:effectExtent l="0" t="0" r="7620" b="3810"/>
              <wp:docPr id="2" name="Picture 2" descr="C:\Users\npajewsk\AppData\Local\Packages\Microsoft.Windows.Photos_8wekyb3d8bbwe\TempState\ShareServiceTempFolder\SPRINT_USRDS_Kidney_Failure_Competing_Ris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pajewsk\AppData\Local\Packages\Microsoft.Windows.Photos_8wekyb3d8bbwe\TempState\ShareServiceTempFolder\SPRINT_USRDS_Kidney_Failure_Competing_Risk.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5352" cy="2456586"/>
                      </a:xfrm>
                      <a:prstGeom prst="rect">
                        <a:avLst/>
                      </a:prstGeom>
                      <a:noFill/>
                      <a:ln>
                        <a:noFill/>
                      </a:ln>
                    </pic:spPr>
                  </pic:pic>
                </a:graphicData>
              </a:graphic>
            </wp:inline>
          </w:drawing>
        </w:r>
      </w:ins>
    </w:p>
    <w:p w14:paraId="1B33593B" w14:textId="77777777" w:rsidR="00EB3671" w:rsidRDefault="00EB3671"/>
    <w:p w14:paraId="53561358" w14:textId="5E964C8A" w:rsidR="00EB3671" w:rsidDel="00AE7785" w:rsidRDefault="00EB3671" w:rsidP="00EB3671">
      <w:pPr>
        <w:rPr>
          <w:del w:id="362" w:author="Nicholas M. Pajewski" w:date="2024-05-11T21:28:00Z"/>
        </w:rPr>
      </w:pPr>
    </w:p>
    <w:p w14:paraId="470335CE" w14:textId="77777777" w:rsidR="00AE7785" w:rsidRDefault="00AE7785">
      <w:pPr>
        <w:rPr>
          <w:ins w:id="363" w:author="Nicholas M. Pajewski" w:date="2024-05-11T21:28:00Z"/>
        </w:rPr>
      </w:pPr>
    </w:p>
    <w:p w14:paraId="7B3F2817" w14:textId="77777777" w:rsidR="00EB3671" w:rsidDel="00AE7785" w:rsidRDefault="00EB3671">
      <w:pPr>
        <w:rPr>
          <w:del w:id="364" w:author="Nicholas M. Pajewski" w:date="2024-05-11T21:28:00Z"/>
        </w:rPr>
      </w:pPr>
    </w:p>
    <w:p w14:paraId="1AD337FB" w14:textId="77777777" w:rsidR="00EB3671" w:rsidDel="00AE7785" w:rsidRDefault="00EB3671">
      <w:pPr>
        <w:rPr>
          <w:del w:id="365" w:author="Nicholas M. Pajewski" w:date="2024-05-11T21:28:00Z"/>
        </w:rPr>
      </w:pPr>
    </w:p>
    <w:p w14:paraId="7C8D8643" w14:textId="77777777" w:rsidR="00EB3671" w:rsidDel="00AE7785" w:rsidRDefault="00EB3671">
      <w:pPr>
        <w:rPr>
          <w:del w:id="366" w:author="Nicholas M. Pajewski" w:date="2024-05-11T21:28:00Z"/>
        </w:rPr>
      </w:pPr>
    </w:p>
    <w:p w14:paraId="1DF76A75" w14:textId="77777777" w:rsidR="00EB3671" w:rsidDel="00AE7785" w:rsidRDefault="00EB3671">
      <w:pPr>
        <w:rPr>
          <w:del w:id="367" w:author="Nicholas M. Pajewski" w:date="2024-05-11T21:28:00Z"/>
        </w:rPr>
      </w:pPr>
    </w:p>
    <w:p w14:paraId="3990AB0E" w14:textId="77777777" w:rsidR="00EB3671" w:rsidDel="00AE7785" w:rsidRDefault="00EB3671">
      <w:pPr>
        <w:rPr>
          <w:del w:id="368" w:author="Nicholas M. Pajewski" w:date="2024-05-11T21:28:00Z"/>
        </w:rPr>
      </w:pPr>
    </w:p>
    <w:p w14:paraId="39A80D94" w14:textId="77777777" w:rsidR="00EB3671" w:rsidDel="00AE7785" w:rsidRDefault="00EB3671">
      <w:pPr>
        <w:rPr>
          <w:del w:id="369" w:author="Nicholas M. Pajewski" w:date="2024-05-11T21:28:00Z"/>
        </w:rPr>
      </w:pPr>
    </w:p>
    <w:p w14:paraId="30D7E9FC" w14:textId="77777777" w:rsidR="00EB3671" w:rsidDel="00AE7785" w:rsidRDefault="00EB3671">
      <w:pPr>
        <w:rPr>
          <w:del w:id="370" w:author="Nicholas M. Pajewski" w:date="2024-05-11T21:28:00Z"/>
        </w:rPr>
      </w:pPr>
    </w:p>
    <w:p w14:paraId="16D92754" w14:textId="77777777" w:rsidR="00EB3671" w:rsidDel="00AE7785" w:rsidRDefault="00EB3671">
      <w:pPr>
        <w:rPr>
          <w:del w:id="371" w:author="Nicholas M. Pajewski" w:date="2024-05-11T21:28:00Z"/>
        </w:rPr>
      </w:pPr>
    </w:p>
    <w:p w14:paraId="139F169D" w14:textId="77777777" w:rsidR="00EB3671" w:rsidDel="00AE7785" w:rsidRDefault="00EB3671">
      <w:pPr>
        <w:rPr>
          <w:del w:id="372" w:author="Nicholas M. Pajewski" w:date="2024-05-11T21:28:00Z"/>
        </w:rPr>
      </w:pPr>
    </w:p>
    <w:p w14:paraId="20E89EC7" w14:textId="77777777" w:rsidR="00EB3671" w:rsidDel="00AE7785" w:rsidRDefault="00EB3671">
      <w:pPr>
        <w:rPr>
          <w:del w:id="373" w:author="Nicholas M. Pajewski" w:date="2024-05-11T21:28:00Z"/>
        </w:rPr>
      </w:pPr>
    </w:p>
    <w:p w14:paraId="3ED873E9" w14:textId="77777777" w:rsidR="00EB3671" w:rsidDel="00AE7785" w:rsidRDefault="00EB3671">
      <w:pPr>
        <w:rPr>
          <w:del w:id="374" w:author="Nicholas M. Pajewski" w:date="2024-05-11T21:28:00Z"/>
        </w:rPr>
      </w:pPr>
    </w:p>
    <w:p w14:paraId="04BB621A" w14:textId="77777777" w:rsidR="00EB3671" w:rsidDel="00AE7785" w:rsidRDefault="00EB3671">
      <w:pPr>
        <w:rPr>
          <w:del w:id="375" w:author="Nicholas M. Pajewski" w:date="2024-05-11T21:28:00Z"/>
        </w:rPr>
      </w:pPr>
    </w:p>
    <w:p w14:paraId="13249AB4" w14:textId="77777777" w:rsidR="00EB3671" w:rsidDel="00AE7785" w:rsidRDefault="00EB3671">
      <w:pPr>
        <w:rPr>
          <w:del w:id="376" w:author="Nicholas M. Pajewski" w:date="2024-05-11T21:28:00Z"/>
        </w:rPr>
      </w:pPr>
    </w:p>
    <w:p w14:paraId="4FEA782E" w14:textId="77777777" w:rsidR="00EB3671" w:rsidDel="00AE7785" w:rsidRDefault="00EB3671">
      <w:pPr>
        <w:rPr>
          <w:del w:id="377" w:author="Nicholas M. Pajewski" w:date="2024-05-11T21:28:00Z"/>
        </w:rPr>
      </w:pPr>
    </w:p>
    <w:p w14:paraId="44628C2B" w14:textId="77777777" w:rsidR="00EB3671" w:rsidDel="00AE7785" w:rsidRDefault="00EB3671">
      <w:pPr>
        <w:rPr>
          <w:del w:id="378" w:author="Nicholas M. Pajewski" w:date="2024-05-11T21:28:00Z"/>
        </w:rPr>
      </w:pPr>
    </w:p>
    <w:p w14:paraId="348ECBC9" w14:textId="77777777" w:rsidR="00EB3671" w:rsidDel="00AE7785" w:rsidRDefault="00EB3671">
      <w:pPr>
        <w:rPr>
          <w:del w:id="379" w:author="Nicholas M. Pajewski" w:date="2024-05-11T21:28:00Z"/>
        </w:rPr>
      </w:pPr>
    </w:p>
    <w:p w14:paraId="7ECD0DA5" w14:textId="77777777" w:rsidR="00EB3671" w:rsidDel="00AE7785" w:rsidRDefault="00EB3671">
      <w:pPr>
        <w:rPr>
          <w:del w:id="380" w:author="Nicholas M. Pajewski" w:date="2024-05-11T21:28:00Z"/>
        </w:rPr>
      </w:pPr>
    </w:p>
    <w:p w14:paraId="4C45312D" w14:textId="77777777" w:rsidR="00EB3671" w:rsidRPr="00EB3671" w:rsidRDefault="00EB3671" w:rsidP="00EB3671">
      <w:r w:rsidRPr="00EB3671">
        <w:rPr>
          <w:b/>
          <w:bCs/>
        </w:rPr>
        <w:t>Figure:</w:t>
      </w:r>
      <w:r w:rsidRPr="00EB3671">
        <w:t xml:space="preserve"> Probable dementia</w:t>
      </w:r>
    </w:p>
    <w:p w14:paraId="13BE8064" w14:textId="77777777" w:rsidR="00EB3671" w:rsidRDefault="00EB3671"/>
    <w:p w14:paraId="57816FBB" w14:textId="0B627563" w:rsidR="00EB3671" w:rsidRDefault="00EB3671">
      <w:r>
        <w:rPr>
          <w:noProof/>
        </w:rPr>
        <w:drawing>
          <wp:inline distT="0" distB="0" distL="0" distR="0" wp14:anchorId="5B3DFB27" wp14:editId="02E2F2E3">
            <wp:extent cx="5943600" cy="3863340"/>
            <wp:effectExtent l="0" t="0" r="0" b="3810"/>
            <wp:docPr id="1"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with numbers and symbols&#10;&#10;Description automatically generated"/>
                    <pic:cNvPicPr>
                      <a:picLocks noChangeAspect="1" noChangeArrowheads="1"/>
                    </pic:cNvPicPr>
                  </pic:nvPicPr>
                  <pic:blipFill>
                    <a:blip r:embed="rId18" cstate="print"/>
                    <a:stretch>
                      <a:fillRect/>
                    </a:stretch>
                  </pic:blipFill>
                  <pic:spPr bwMode="auto">
                    <a:xfrm>
                      <a:off x="0" y="0"/>
                      <a:ext cx="5943600" cy="3863340"/>
                    </a:xfrm>
                    <a:prstGeom prst="rect">
                      <a:avLst/>
                    </a:prstGeom>
                    <a:noFill/>
                  </pic:spPr>
                </pic:pic>
              </a:graphicData>
            </a:graphic>
          </wp:inline>
        </w:drawing>
      </w:r>
    </w:p>
    <w:p w14:paraId="18DCE75A" w14:textId="77777777" w:rsidR="003B16B1" w:rsidRDefault="003B16B1" w:rsidP="00EB3671">
      <w:pPr>
        <w:rPr>
          <w:b/>
          <w:bCs/>
        </w:rPr>
      </w:pPr>
    </w:p>
    <w:p w14:paraId="4BB8F866" w14:textId="77777777" w:rsidR="003B16B1" w:rsidRDefault="003B16B1" w:rsidP="00EB3671">
      <w:pPr>
        <w:rPr>
          <w:b/>
          <w:bCs/>
        </w:rPr>
      </w:pPr>
    </w:p>
    <w:p w14:paraId="2B78C3DE" w14:textId="77777777" w:rsidR="003B16B1" w:rsidRDefault="003B16B1" w:rsidP="00EB3671">
      <w:pPr>
        <w:rPr>
          <w:b/>
          <w:bCs/>
        </w:rPr>
      </w:pPr>
    </w:p>
    <w:p w14:paraId="16F1F28E" w14:textId="77777777" w:rsidR="003B16B1" w:rsidRDefault="003B16B1" w:rsidP="00EB3671">
      <w:pPr>
        <w:rPr>
          <w:b/>
          <w:bCs/>
        </w:rPr>
      </w:pPr>
    </w:p>
    <w:p w14:paraId="34E855DD" w14:textId="77777777" w:rsidR="003B16B1" w:rsidRDefault="003B16B1" w:rsidP="00EB3671">
      <w:pPr>
        <w:rPr>
          <w:b/>
          <w:bCs/>
        </w:rPr>
      </w:pPr>
    </w:p>
    <w:p w14:paraId="46FD521C" w14:textId="77777777" w:rsidR="003B16B1" w:rsidRDefault="003B16B1" w:rsidP="00EB3671">
      <w:pPr>
        <w:rPr>
          <w:b/>
          <w:bCs/>
        </w:rPr>
      </w:pPr>
    </w:p>
    <w:p w14:paraId="6AD76758" w14:textId="77777777" w:rsidR="003B16B1" w:rsidRDefault="003B16B1" w:rsidP="00EB3671">
      <w:pPr>
        <w:rPr>
          <w:b/>
          <w:bCs/>
        </w:rPr>
      </w:pPr>
    </w:p>
    <w:p w14:paraId="1563EC77" w14:textId="77777777" w:rsidR="003B16B1" w:rsidRDefault="003B16B1" w:rsidP="00EB3671">
      <w:pPr>
        <w:rPr>
          <w:b/>
          <w:bCs/>
        </w:rPr>
      </w:pPr>
    </w:p>
    <w:p w14:paraId="22EBBC3F" w14:textId="77777777" w:rsidR="003B16B1" w:rsidRDefault="003B16B1" w:rsidP="00EB3671">
      <w:pPr>
        <w:rPr>
          <w:b/>
          <w:bCs/>
        </w:rPr>
      </w:pPr>
    </w:p>
    <w:p w14:paraId="76743987" w14:textId="77777777" w:rsidR="003B16B1" w:rsidRDefault="003B16B1" w:rsidP="00EB3671">
      <w:pPr>
        <w:rPr>
          <w:b/>
          <w:bCs/>
        </w:rPr>
      </w:pPr>
    </w:p>
    <w:p w14:paraId="3BEA0B14" w14:textId="77777777" w:rsidR="003B16B1" w:rsidRDefault="003B16B1" w:rsidP="00EB3671">
      <w:pPr>
        <w:rPr>
          <w:b/>
          <w:bCs/>
        </w:rPr>
      </w:pPr>
    </w:p>
    <w:p w14:paraId="53FE7493" w14:textId="77777777" w:rsidR="003B16B1" w:rsidRDefault="003B16B1" w:rsidP="00EB3671">
      <w:pPr>
        <w:rPr>
          <w:b/>
          <w:bCs/>
        </w:rPr>
      </w:pPr>
    </w:p>
    <w:p w14:paraId="7FF0BD8B" w14:textId="77777777" w:rsidR="003B16B1" w:rsidRDefault="003B16B1" w:rsidP="00EB3671">
      <w:pPr>
        <w:rPr>
          <w:b/>
          <w:bCs/>
        </w:rPr>
      </w:pPr>
    </w:p>
    <w:p w14:paraId="2E68AE7F" w14:textId="77777777" w:rsidR="003B16B1" w:rsidRDefault="003B16B1" w:rsidP="00EB3671">
      <w:pPr>
        <w:rPr>
          <w:b/>
          <w:bCs/>
        </w:rPr>
      </w:pPr>
    </w:p>
    <w:p w14:paraId="3B2FCADD" w14:textId="77777777" w:rsidR="003B16B1" w:rsidRDefault="003B16B1" w:rsidP="00EB3671">
      <w:pPr>
        <w:rPr>
          <w:b/>
          <w:bCs/>
        </w:rPr>
      </w:pPr>
    </w:p>
    <w:p w14:paraId="44E03364" w14:textId="77777777" w:rsidR="003B16B1" w:rsidRDefault="003B16B1" w:rsidP="00EB3671">
      <w:pPr>
        <w:rPr>
          <w:b/>
          <w:bCs/>
        </w:rPr>
      </w:pPr>
    </w:p>
    <w:p w14:paraId="3AA9230E" w14:textId="77777777" w:rsidR="003B16B1" w:rsidRDefault="003B16B1" w:rsidP="00EB3671">
      <w:pPr>
        <w:rPr>
          <w:b/>
          <w:bCs/>
        </w:rPr>
      </w:pPr>
    </w:p>
    <w:p w14:paraId="319281C1" w14:textId="77777777" w:rsidR="003B16B1" w:rsidRDefault="003B16B1" w:rsidP="00EB3671">
      <w:pPr>
        <w:rPr>
          <w:b/>
          <w:bCs/>
        </w:rPr>
      </w:pPr>
    </w:p>
    <w:p w14:paraId="7FA9CA47" w14:textId="77777777" w:rsidR="003B16B1" w:rsidRDefault="003B16B1" w:rsidP="00EB3671">
      <w:pPr>
        <w:rPr>
          <w:b/>
          <w:bCs/>
        </w:rPr>
      </w:pPr>
    </w:p>
    <w:p w14:paraId="3F11348B" w14:textId="77777777" w:rsidR="003B16B1" w:rsidRDefault="003B16B1" w:rsidP="00EB3671">
      <w:pPr>
        <w:rPr>
          <w:b/>
          <w:bCs/>
        </w:rPr>
      </w:pPr>
    </w:p>
    <w:p w14:paraId="788030E3" w14:textId="77777777" w:rsidR="003B16B1" w:rsidRDefault="003B16B1" w:rsidP="00EB3671">
      <w:pPr>
        <w:rPr>
          <w:b/>
          <w:bCs/>
        </w:rPr>
      </w:pPr>
    </w:p>
    <w:p w14:paraId="0572BB40" w14:textId="77777777" w:rsidR="003B16B1" w:rsidRDefault="003B16B1" w:rsidP="00EB3671">
      <w:pPr>
        <w:rPr>
          <w:b/>
          <w:bCs/>
        </w:rPr>
      </w:pPr>
    </w:p>
    <w:p w14:paraId="3FFA1669" w14:textId="77777777" w:rsidR="003B16B1" w:rsidRDefault="003B16B1" w:rsidP="00EB3671">
      <w:pPr>
        <w:rPr>
          <w:b/>
          <w:bCs/>
        </w:rPr>
      </w:pPr>
    </w:p>
    <w:p w14:paraId="76F082E2" w14:textId="77777777" w:rsidR="003B16B1" w:rsidRDefault="003B16B1" w:rsidP="00EB3671">
      <w:pPr>
        <w:rPr>
          <w:b/>
          <w:bCs/>
        </w:rPr>
      </w:pPr>
    </w:p>
    <w:p w14:paraId="2CAFF9D4" w14:textId="783A7D94" w:rsidR="00EB3671" w:rsidRPr="00EB3671" w:rsidRDefault="00EB3671" w:rsidP="00EB3671">
      <w:r w:rsidRPr="00EB3671">
        <w:rPr>
          <w:b/>
          <w:bCs/>
        </w:rPr>
        <w:t>Figure:</w:t>
      </w:r>
      <w:r w:rsidRPr="00EB3671">
        <w:t xml:space="preserve"> Mild cognitive impairment</w:t>
      </w:r>
    </w:p>
    <w:p w14:paraId="5AA4E8CB" w14:textId="38DA9567" w:rsidR="00EB3671" w:rsidRDefault="00EB3671">
      <w:r>
        <w:rPr>
          <w:noProof/>
        </w:rPr>
        <w:drawing>
          <wp:inline distT="0" distB="0" distL="0" distR="0" wp14:anchorId="54A4E171" wp14:editId="56D9CC75">
            <wp:extent cx="59436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9" cstate="print"/>
                    <a:stretch>
                      <a:fillRect/>
                    </a:stretch>
                  </pic:blipFill>
                  <pic:spPr bwMode="auto">
                    <a:xfrm>
                      <a:off x="0" y="0"/>
                      <a:ext cx="5943600" cy="3863340"/>
                    </a:xfrm>
                    <a:prstGeom prst="rect">
                      <a:avLst/>
                    </a:prstGeom>
                    <a:noFill/>
                  </pic:spPr>
                </pic:pic>
              </a:graphicData>
            </a:graphic>
          </wp:inline>
        </w:drawing>
      </w:r>
    </w:p>
    <w:p w14:paraId="52F638A0" w14:textId="77777777" w:rsidR="003B16B1" w:rsidRDefault="003B16B1"/>
    <w:p w14:paraId="23BEFB30" w14:textId="77777777" w:rsidR="003B16B1" w:rsidRDefault="003B16B1"/>
    <w:p w14:paraId="3AC026F7" w14:textId="77777777" w:rsidR="003B16B1" w:rsidRDefault="003B16B1"/>
    <w:p w14:paraId="3872E34D" w14:textId="77777777" w:rsidR="003B16B1" w:rsidRDefault="003B16B1"/>
    <w:p w14:paraId="103AC99F" w14:textId="77777777" w:rsidR="003B16B1" w:rsidRDefault="003B16B1"/>
    <w:p w14:paraId="7E62184B" w14:textId="77777777" w:rsidR="003B16B1" w:rsidRDefault="003B16B1"/>
    <w:p w14:paraId="1CC7F6BB" w14:textId="77777777" w:rsidR="003B16B1" w:rsidRDefault="003B16B1"/>
    <w:p w14:paraId="4A4EEE0C" w14:textId="77777777" w:rsidR="003B16B1" w:rsidRDefault="003B16B1"/>
    <w:p w14:paraId="4A4C92A0" w14:textId="77777777" w:rsidR="003B16B1" w:rsidRDefault="003B16B1"/>
    <w:p w14:paraId="38ADD6D8" w14:textId="77777777" w:rsidR="003B16B1" w:rsidRDefault="003B16B1"/>
    <w:p w14:paraId="340032F9" w14:textId="77777777" w:rsidR="003B16B1" w:rsidRDefault="003B16B1"/>
    <w:p w14:paraId="34E6CF32" w14:textId="77777777" w:rsidR="003B16B1" w:rsidRDefault="003B16B1"/>
    <w:p w14:paraId="57197C35" w14:textId="77777777" w:rsidR="003B16B1" w:rsidRDefault="003B16B1"/>
    <w:p w14:paraId="40F23282" w14:textId="77777777" w:rsidR="003B16B1" w:rsidRDefault="003B16B1"/>
    <w:p w14:paraId="5F3FECAC" w14:textId="77777777" w:rsidR="003B16B1" w:rsidRDefault="003B16B1"/>
    <w:p w14:paraId="43A0DE90" w14:textId="77777777" w:rsidR="003B16B1" w:rsidRDefault="003B16B1"/>
    <w:p w14:paraId="13E8D927" w14:textId="77777777" w:rsidR="003B16B1" w:rsidRDefault="003B16B1"/>
    <w:p w14:paraId="216638CF" w14:textId="77777777" w:rsidR="003B16B1" w:rsidRDefault="003B16B1"/>
    <w:p w14:paraId="6FA21223" w14:textId="77777777" w:rsidR="003B16B1" w:rsidRDefault="003B16B1"/>
    <w:p w14:paraId="6188F160" w14:textId="77777777" w:rsidR="003B16B1" w:rsidRDefault="003B16B1"/>
    <w:p w14:paraId="7E9D89AC" w14:textId="77777777" w:rsidR="003B16B1" w:rsidRDefault="003B16B1"/>
    <w:p w14:paraId="2776DC45" w14:textId="77777777" w:rsidR="003B16B1" w:rsidRDefault="003B16B1"/>
    <w:p w14:paraId="43FC47A5" w14:textId="77777777" w:rsidR="003B16B1" w:rsidRDefault="003B16B1"/>
    <w:p w14:paraId="179D3AA2" w14:textId="77777777" w:rsidR="003B16B1" w:rsidRPr="003B16B1" w:rsidRDefault="003B16B1" w:rsidP="003B16B1">
      <w:r w:rsidRPr="003B16B1">
        <w:rPr>
          <w:b/>
          <w:bCs/>
        </w:rPr>
        <w:lastRenderedPageBreak/>
        <w:t>Figure:</w:t>
      </w:r>
      <w:r w:rsidRPr="003B16B1">
        <w:t xml:space="preserve"> Composite outcome of probable dementia or mild cognitive impairment</w:t>
      </w:r>
    </w:p>
    <w:p w14:paraId="60C5DE96" w14:textId="77777777" w:rsidR="003B16B1" w:rsidRDefault="003B16B1"/>
    <w:p w14:paraId="247E4336" w14:textId="77777777" w:rsidR="003B16B1" w:rsidRDefault="003B16B1"/>
    <w:p w14:paraId="673697E7" w14:textId="324111B9" w:rsidR="003B16B1" w:rsidRDefault="003B16B1">
      <w:r>
        <w:rPr>
          <w:noProof/>
        </w:rPr>
        <w:drawing>
          <wp:inline distT="0" distB="0" distL="0" distR="0" wp14:anchorId="0551BEED" wp14:editId="7BBA59AD">
            <wp:extent cx="5943600" cy="3863340"/>
            <wp:effectExtent l="0" t="0" r="0" b="3810"/>
            <wp:docPr id="5"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table with numbers and symbols&#10;&#10;Description automatically generated"/>
                    <pic:cNvPicPr>
                      <a:picLocks noChangeAspect="1" noChangeArrowheads="1"/>
                    </pic:cNvPicPr>
                  </pic:nvPicPr>
                  <pic:blipFill>
                    <a:blip r:embed="rId20" cstate="print"/>
                    <a:stretch>
                      <a:fillRect/>
                    </a:stretch>
                  </pic:blipFill>
                  <pic:spPr bwMode="auto">
                    <a:xfrm>
                      <a:off x="0" y="0"/>
                      <a:ext cx="5943600" cy="3863340"/>
                    </a:xfrm>
                    <a:prstGeom prst="rect">
                      <a:avLst/>
                    </a:prstGeom>
                    <a:noFill/>
                  </pic:spPr>
                </pic:pic>
              </a:graphicData>
            </a:graphic>
          </wp:inline>
        </w:drawing>
      </w:r>
    </w:p>
    <w:p w14:paraId="26516898" w14:textId="77777777" w:rsidR="003B16B1" w:rsidRDefault="003B16B1"/>
    <w:p w14:paraId="06CD5652" w14:textId="77777777" w:rsidR="003B16B1" w:rsidRDefault="003B16B1"/>
    <w:p w14:paraId="3FE45EAB" w14:textId="77777777" w:rsidR="003B16B1" w:rsidRDefault="003B16B1"/>
    <w:p w14:paraId="12CB8E0B" w14:textId="77777777" w:rsidR="003B16B1" w:rsidRDefault="003B16B1"/>
    <w:p w14:paraId="0C4AC599" w14:textId="77777777" w:rsidR="003B16B1" w:rsidRDefault="003B16B1"/>
    <w:p w14:paraId="16C9F297" w14:textId="77777777" w:rsidR="003B16B1" w:rsidRDefault="003B16B1"/>
    <w:p w14:paraId="3F0A9B47" w14:textId="77777777" w:rsidR="003B16B1" w:rsidRDefault="003B16B1"/>
    <w:p w14:paraId="658B90B7" w14:textId="77777777" w:rsidR="003B16B1" w:rsidRDefault="003B16B1"/>
    <w:p w14:paraId="29587E90" w14:textId="77777777" w:rsidR="003B16B1" w:rsidRDefault="003B16B1"/>
    <w:p w14:paraId="5E5E6560" w14:textId="77777777" w:rsidR="003B16B1" w:rsidRDefault="003B16B1"/>
    <w:p w14:paraId="25BCB376" w14:textId="77777777" w:rsidR="003B16B1" w:rsidRDefault="003B16B1"/>
    <w:p w14:paraId="77F35023" w14:textId="77777777" w:rsidR="003B16B1" w:rsidRDefault="003B16B1"/>
    <w:p w14:paraId="22138DAD" w14:textId="77777777" w:rsidR="003B16B1" w:rsidRDefault="003B16B1"/>
    <w:p w14:paraId="1C2AFF16" w14:textId="77777777" w:rsidR="003B16B1" w:rsidRDefault="003B16B1"/>
    <w:p w14:paraId="70C4599C" w14:textId="77777777" w:rsidR="003B16B1" w:rsidRDefault="003B16B1"/>
    <w:p w14:paraId="44E8BFAC" w14:textId="77777777" w:rsidR="003B16B1" w:rsidRDefault="003B16B1"/>
    <w:p w14:paraId="224993DB" w14:textId="77777777" w:rsidR="003B16B1" w:rsidRDefault="003B16B1"/>
    <w:p w14:paraId="2927A9D8" w14:textId="77777777" w:rsidR="003B16B1" w:rsidRDefault="003B16B1"/>
    <w:p w14:paraId="5EB63D44" w14:textId="77777777" w:rsidR="003B16B1" w:rsidRDefault="003B16B1"/>
    <w:p w14:paraId="4E22F33B" w14:textId="77777777" w:rsidR="003B16B1" w:rsidRDefault="003B16B1"/>
    <w:p w14:paraId="1D4D3028" w14:textId="77777777" w:rsidR="003B16B1" w:rsidRDefault="003B16B1"/>
    <w:p w14:paraId="0839D6C7" w14:textId="77777777" w:rsidR="003B16B1" w:rsidRDefault="003B16B1"/>
    <w:p w14:paraId="0CDB0864" w14:textId="77777777" w:rsidR="003B16B1" w:rsidRPr="003B16B1" w:rsidRDefault="003B16B1" w:rsidP="003B16B1">
      <w:r w:rsidRPr="003B16B1">
        <w:lastRenderedPageBreak/>
        <w:t>Table. SM2020 Data Completion by Variables of Interest</w:t>
      </w:r>
    </w:p>
    <w:tbl>
      <w:tblPr>
        <w:tblW w:w="11510" w:type="dxa"/>
        <w:jc w:val="center"/>
        <w:tblLayout w:type="fixed"/>
        <w:tblCellMar>
          <w:left w:w="0" w:type="dxa"/>
          <w:right w:w="0" w:type="dxa"/>
        </w:tblCellMar>
        <w:tblLook w:val="0000" w:firstRow="0" w:lastRow="0" w:firstColumn="0" w:lastColumn="0" w:noHBand="0" w:noVBand="0"/>
      </w:tblPr>
      <w:tblGrid>
        <w:gridCol w:w="4948"/>
        <w:gridCol w:w="1929"/>
        <w:gridCol w:w="1929"/>
        <w:gridCol w:w="1929"/>
        <w:gridCol w:w="775"/>
      </w:tblGrid>
      <w:tr w:rsidR="003B16B1" w:rsidRPr="003B16B1" w14:paraId="7EFF5394" w14:textId="77777777" w:rsidTr="008575E6">
        <w:trPr>
          <w:cantSplit/>
          <w:tblHeader/>
          <w:jc w:val="center"/>
        </w:trPr>
        <w:tc>
          <w:tcPr>
            <w:tcW w:w="4948" w:type="dxa"/>
            <w:tcBorders>
              <w:top w:val="single" w:sz="4" w:space="0" w:color="000000"/>
              <w:left w:val="nil"/>
              <w:bottom w:val="single" w:sz="4" w:space="0" w:color="000000"/>
              <w:right w:val="nil"/>
            </w:tcBorders>
            <w:shd w:val="clear" w:color="auto" w:fill="FFFFFF"/>
            <w:tcMar>
              <w:left w:w="67" w:type="dxa"/>
              <w:right w:w="67" w:type="dxa"/>
            </w:tcMar>
            <w:vAlign w:val="bottom"/>
          </w:tcPr>
          <w:p w14:paraId="28D7C061"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6"/>
                <w:szCs w:val="16"/>
                <w14:ligatures w14:val="none"/>
              </w:rPr>
            </w:pPr>
          </w:p>
        </w:tc>
        <w:tc>
          <w:tcPr>
            <w:tcW w:w="1929" w:type="dxa"/>
            <w:tcBorders>
              <w:top w:val="single" w:sz="4" w:space="0" w:color="000000"/>
              <w:left w:val="nil"/>
              <w:bottom w:val="single" w:sz="4" w:space="0" w:color="000000"/>
              <w:right w:val="nil"/>
            </w:tcBorders>
            <w:shd w:val="clear" w:color="auto" w:fill="FFFFFF"/>
            <w:tcMar>
              <w:left w:w="67" w:type="dxa"/>
              <w:right w:w="67" w:type="dxa"/>
            </w:tcMar>
            <w:vAlign w:val="bottom"/>
          </w:tcPr>
          <w:p w14:paraId="77FC1B48"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7"/>
                <w:szCs w:val="17"/>
                <w14:ligatures w14:val="none"/>
              </w:rPr>
            </w:pPr>
            <w:r w:rsidRPr="003B16B1">
              <w:rPr>
                <w:rFonts w:ascii="Arial" w:eastAsiaTheme="minorEastAsia" w:hAnsi="Arial" w:cs="Arial"/>
                <w:b/>
                <w:bCs/>
                <w:i/>
                <w:iCs/>
                <w:color w:val="000000"/>
                <w:kern w:val="0"/>
                <w:sz w:val="17"/>
                <w:szCs w:val="17"/>
                <w14:ligatures w14:val="none"/>
              </w:rPr>
              <w:t>SM2020 Assessment Missing</w:t>
            </w:r>
            <w:r w:rsidRPr="003B16B1">
              <w:rPr>
                <w:rFonts w:ascii="Arial" w:eastAsiaTheme="minorEastAsia" w:hAnsi="Arial" w:cs="Arial"/>
                <w:b/>
                <w:bCs/>
                <w:i/>
                <w:iCs/>
                <w:color w:val="000000"/>
                <w:kern w:val="0"/>
                <w:sz w:val="17"/>
                <w:szCs w:val="17"/>
                <w14:ligatures w14:val="none"/>
              </w:rPr>
              <w:br/>
              <w:t>(N=2988)</w:t>
            </w:r>
          </w:p>
        </w:tc>
        <w:tc>
          <w:tcPr>
            <w:tcW w:w="1929" w:type="dxa"/>
            <w:tcBorders>
              <w:top w:val="single" w:sz="4" w:space="0" w:color="000000"/>
              <w:left w:val="nil"/>
              <w:bottom w:val="single" w:sz="4" w:space="0" w:color="000000"/>
              <w:right w:val="nil"/>
            </w:tcBorders>
            <w:shd w:val="clear" w:color="auto" w:fill="FFFFFF"/>
            <w:tcMar>
              <w:left w:w="67" w:type="dxa"/>
              <w:right w:w="67" w:type="dxa"/>
            </w:tcMar>
            <w:vAlign w:val="bottom"/>
          </w:tcPr>
          <w:p w14:paraId="1DAF9564"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7"/>
                <w:szCs w:val="17"/>
                <w14:ligatures w14:val="none"/>
              </w:rPr>
            </w:pPr>
            <w:r w:rsidRPr="003B16B1">
              <w:rPr>
                <w:rFonts w:ascii="Arial" w:eastAsiaTheme="minorEastAsia" w:hAnsi="Arial" w:cs="Arial"/>
                <w:b/>
                <w:bCs/>
                <w:i/>
                <w:iCs/>
                <w:color w:val="000000"/>
                <w:kern w:val="0"/>
                <w:sz w:val="17"/>
                <w:szCs w:val="17"/>
                <w14:ligatures w14:val="none"/>
              </w:rPr>
              <w:t>SM2020 Assessment Completed</w:t>
            </w:r>
            <w:r w:rsidRPr="003B16B1">
              <w:rPr>
                <w:rFonts w:ascii="Arial" w:eastAsiaTheme="minorEastAsia" w:hAnsi="Arial" w:cs="Arial"/>
                <w:b/>
                <w:bCs/>
                <w:i/>
                <w:iCs/>
                <w:color w:val="000000"/>
                <w:kern w:val="0"/>
                <w:sz w:val="17"/>
                <w:szCs w:val="17"/>
                <w14:ligatures w14:val="none"/>
              </w:rPr>
              <w:br/>
              <w:t>(N=4232)</w:t>
            </w:r>
          </w:p>
        </w:tc>
        <w:tc>
          <w:tcPr>
            <w:tcW w:w="1929" w:type="dxa"/>
            <w:tcBorders>
              <w:top w:val="single" w:sz="4" w:space="0" w:color="000000"/>
              <w:left w:val="nil"/>
              <w:bottom w:val="single" w:sz="4" w:space="0" w:color="000000"/>
              <w:right w:val="nil"/>
            </w:tcBorders>
            <w:shd w:val="clear" w:color="auto" w:fill="FFFFFF"/>
            <w:tcMar>
              <w:left w:w="67" w:type="dxa"/>
              <w:right w:w="67" w:type="dxa"/>
            </w:tcMar>
            <w:vAlign w:val="bottom"/>
          </w:tcPr>
          <w:p w14:paraId="7402D718"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7"/>
                <w:szCs w:val="17"/>
                <w14:ligatures w14:val="none"/>
              </w:rPr>
            </w:pPr>
            <w:r w:rsidRPr="003B16B1">
              <w:rPr>
                <w:rFonts w:ascii="Arial" w:eastAsiaTheme="minorEastAsia" w:hAnsi="Arial" w:cs="Arial"/>
                <w:b/>
                <w:bCs/>
                <w:i/>
                <w:iCs/>
                <w:color w:val="000000"/>
                <w:kern w:val="0"/>
                <w:sz w:val="17"/>
                <w:szCs w:val="17"/>
                <w14:ligatures w14:val="none"/>
              </w:rPr>
              <w:t>Overall</w:t>
            </w:r>
            <w:r w:rsidRPr="003B16B1">
              <w:rPr>
                <w:rFonts w:ascii="Arial" w:eastAsiaTheme="minorEastAsia" w:hAnsi="Arial" w:cs="Arial"/>
                <w:b/>
                <w:bCs/>
                <w:i/>
                <w:iCs/>
                <w:color w:val="000000"/>
                <w:kern w:val="0"/>
                <w:sz w:val="17"/>
                <w:szCs w:val="17"/>
                <w14:ligatures w14:val="none"/>
              </w:rPr>
              <w:br/>
              <w:t>(N=7220)</w:t>
            </w:r>
          </w:p>
        </w:tc>
        <w:tc>
          <w:tcPr>
            <w:tcW w:w="775" w:type="dxa"/>
            <w:tcBorders>
              <w:top w:val="single" w:sz="4" w:space="0" w:color="000000"/>
              <w:left w:val="nil"/>
              <w:bottom w:val="single" w:sz="4" w:space="0" w:color="000000"/>
              <w:right w:val="nil"/>
            </w:tcBorders>
            <w:shd w:val="clear" w:color="auto" w:fill="FFFFFF"/>
            <w:tcMar>
              <w:left w:w="67" w:type="dxa"/>
              <w:right w:w="67" w:type="dxa"/>
            </w:tcMar>
            <w:vAlign w:val="bottom"/>
          </w:tcPr>
          <w:p w14:paraId="2C02B5A5"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7"/>
                <w:szCs w:val="17"/>
                <w14:ligatures w14:val="none"/>
              </w:rPr>
            </w:pPr>
            <w:r w:rsidRPr="003B16B1">
              <w:rPr>
                <w:rFonts w:ascii="Arial" w:eastAsiaTheme="minorEastAsia" w:hAnsi="Arial" w:cs="Arial"/>
                <w:b/>
                <w:bCs/>
                <w:i/>
                <w:iCs/>
                <w:color w:val="000000"/>
                <w:kern w:val="0"/>
                <w:sz w:val="17"/>
                <w:szCs w:val="17"/>
                <w14:ligatures w14:val="none"/>
              </w:rPr>
              <w:t>P-value</w:t>
            </w:r>
          </w:p>
        </w:tc>
      </w:tr>
      <w:tr w:rsidR="003B16B1" w:rsidRPr="003B16B1" w14:paraId="4F827C0B"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24365066"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Randomized to intensive treatment, No. (%)</w:t>
            </w:r>
          </w:p>
        </w:tc>
        <w:tc>
          <w:tcPr>
            <w:tcW w:w="1929" w:type="dxa"/>
            <w:tcBorders>
              <w:top w:val="nil"/>
              <w:left w:val="nil"/>
              <w:bottom w:val="nil"/>
              <w:right w:val="nil"/>
            </w:tcBorders>
            <w:shd w:val="clear" w:color="auto" w:fill="FFFFFF"/>
            <w:tcMar>
              <w:left w:w="67" w:type="dxa"/>
              <w:right w:w="67" w:type="dxa"/>
            </w:tcMar>
          </w:tcPr>
          <w:p w14:paraId="52B727C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1480 (49.5)</w:t>
            </w:r>
          </w:p>
        </w:tc>
        <w:tc>
          <w:tcPr>
            <w:tcW w:w="1929" w:type="dxa"/>
            <w:tcBorders>
              <w:top w:val="nil"/>
              <w:left w:val="nil"/>
              <w:bottom w:val="nil"/>
              <w:right w:val="nil"/>
            </w:tcBorders>
            <w:shd w:val="clear" w:color="auto" w:fill="FFFFFF"/>
            <w:tcMar>
              <w:left w:w="67" w:type="dxa"/>
              <w:right w:w="67" w:type="dxa"/>
            </w:tcMar>
          </w:tcPr>
          <w:p w14:paraId="577EE00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2160 (51.0)</w:t>
            </w:r>
          </w:p>
        </w:tc>
        <w:tc>
          <w:tcPr>
            <w:tcW w:w="1929" w:type="dxa"/>
            <w:tcBorders>
              <w:top w:val="nil"/>
              <w:left w:val="nil"/>
              <w:bottom w:val="nil"/>
              <w:right w:val="nil"/>
            </w:tcBorders>
            <w:shd w:val="clear" w:color="auto" w:fill="FFFFFF"/>
            <w:tcMar>
              <w:left w:w="67" w:type="dxa"/>
              <w:right w:w="67" w:type="dxa"/>
            </w:tcMar>
          </w:tcPr>
          <w:p w14:paraId="39645BD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3640 (50.4)</w:t>
            </w:r>
          </w:p>
        </w:tc>
        <w:tc>
          <w:tcPr>
            <w:tcW w:w="775" w:type="dxa"/>
            <w:tcBorders>
              <w:top w:val="nil"/>
              <w:left w:val="nil"/>
              <w:bottom w:val="nil"/>
              <w:right w:val="nil"/>
            </w:tcBorders>
            <w:shd w:val="clear" w:color="auto" w:fill="FFFFFF"/>
            <w:tcMar>
              <w:left w:w="67" w:type="dxa"/>
              <w:right w:w="67" w:type="dxa"/>
            </w:tcMar>
          </w:tcPr>
          <w:p w14:paraId="5A24C41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0.2068</w:t>
            </w:r>
          </w:p>
        </w:tc>
      </w:tr>
      <w:tr w:rsidR="003B16B1" w:rsidRPr="003B16B1" w14:paraId="705F14DA"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5BDD90DB"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Age, y</w:t>
            </w:r>
          </w:p>
        </w:tc>
        <w:tc>
          <w:tcPr>
            <w:tcW w:w="1929" w:type="dxa"/>
            <w:tcBorders>
              <w:top w:val="nil"/>
              <w:left w:val="nil"/>
              <w:bottom w:val="nil"/>
              <w:right w:val="nil"/>
            </w:tcBorders>
            <w:shd w:val="clear" w:color="auto" w:fill="FFFFFF"/>
            <w:tcMar>
              <w:left w:w="67" w:type="dxa"/>
              <w:right w:w="67" w:type="dxa"/>
            </w:tcMar>
          </w:tcPr>
          <w:p w14:paraId="5E0AF9B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929" w:type="dxa"/>
            <w:tcBorders>
              <w:top w:val="nil"/>
              <w:left w:val="nil"/>
              <w:bottom w:val="nil"/>
              <w:right w:val="nil"/>
            </w:tcBorders>
            <w:shd w:val="clear" w:color="auto" w:fill="FFFFFF"/>
            <w:tcMar>
              <w:left w:w="67" w:type="dxa"/>
              <w:right w:w="67" w:type="dxa"/>
            </w:tcMar>
          </w:tcPr>
          <w:p w14:paraId="661C0C9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929" w:type="dxa"/>
            <w:tcBorders>
              <w:top w:val="nil"/>
              <w:left w:val="nil"/>
              <w:bottom w:val="nil"/>
              <w:right w:val="nil"/>
            </w:tcBorders>
            <w:shd w:val="clear" w:color="auto" w:fill="FFFFFF"/>
            <w:tcMar>
              <w:left w:w="67" w:type="dxa"/>
              <w:right w:w="67" w:type="dxa"/>
            </w:tcMar>
          </w:tcPr>
          <w:p w14:paraId="5D1B245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775" w:type="dxa"/>
            <w:tcBorders>
              <w:top w:val="nil"/>
              <w:left w:val="nil"/>
              <w:bottom w:val="nil"/>
              <w:right w:val="nil"/>
            </w:tcBorders>
            <w:shd w:val="clear" w:color="auto" w:fill="FFFFFF"/>
            <w:tcMar>
              <w:left w:w="67" w:type="dxa"/>
              <w:right w:w="67" w:type="dxa"/>
            </w:tcMar>
          </w:tcPr>
          <w:p w14:paraId="754EF02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7AF68DC1"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0AAFDA92"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Mean (SD), years</w:t>
            </w:r>
          </w:p>
        </w:tc>
        <w:tc>
          <w:tcPr>
            <w:tcW w:w="1929" w:type="dxa"/>
            <w:tcBorders>
              <w:top w:val="nil"/>
              <w:left w:val="nil"/>
              <w:bottom w:val="nil"/>
              <w:right w:val="nil"/>
            </w:tcBorders>
            <w:shd w:val="clear" w:color="auto" w:fill="FFFFFF"/>
            <w:tcMar>
              <w:left w:w="67" w:type="dxa"/>
              <w:right w:w="67" w:type="dxa"/>
            </w:tcMar>
          </w:tcPr>
          <w:p w14:paraId="1760D1C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67.29 (9.26)</w:t>
            </w:r>
          </w:p>
        </w:tc>
        <w:tc>
          <w:tcPr>
            <w:tcW w:w="1929" w:type="dxa"/>
            <w:tcBorders>
              <w:top w:val="nil"/>
              <w:left w:val="nil"/>
              <w:bottom w:val="nil"/>
              <w:right w:val="nil"/>
            </w:tcBorders>
            <w:shd w:val="clear" w:color="auto" w:fill="FFFFFF"/>
            <w:tcMar>
              <w:left w:w="67" w:type="dxa"/>
              <w:right w:w="67" w:type="dxa"/>
            </w:tcMar>
          </w:tcPr>
          <w:p w14:paraId="785BB43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67.42 (8.84)</w:t>
            </w:r>
          </w:p>
        </w:tc>
        <w:tc>
          <w:tcPr>
            <w:tcW w:w="1929" w:type="dxa"/>
            <w:tcBorders>
              <w:top w:val="nil"/>
              <w:left w:val="nil"/>
              <w:bottom w:val="nil"/>
              <w:right w:val="nil"/>
            </w:tcBorders>
            <w:shd w:val="clear" w:color="auto" w:fill="FFFFFF"/>
            <w:tcMar>
              <w:left w:w="67" w:type="dxa"/>
              <w:right w:w="67" w:type="dxa"/>
            </w:tcMar>
          </w:tcPr>
          <w:p w14:paraId="711DEA1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67.37 (9.02)</w:t>
            </w:r>
          </w:p>
        </w:tc>
        <w:tc>
          <w:tcPr>
            <w:tcW w:w="775" w:type="dxa"/>
            <w:tcBorders>
              <w:top w:val="nil"/>
              <w:left w:val="nil"/>
              <w:bottom w:val="nil"/>
              <w:right w:val="nil"/>
            </w:tcBorders>
            <w:shd w:val="clear" w:color="auto" w:fill="FFFFFF"/>
            <w:tcMar>
              <w:left w:w="67" w:type="dxa"/>
              <w:right w:w="67" w:type="dxa"/>
            </w:tcMar>
          </w:tcPr>
          <w:p w14:paraId="23AB3AA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0.5290</w:t>
            </w:r>
          </w:p>
        </w:tc>
      </w:tr>
      <w:tr w:rsidR="003B16B1" w:rsidRPr="003B16B1" w14:paraId="322D197F"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5FA92AEF"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Age 75 years or older, No. (%)</w:t>
            </w:r>
          </w:p>
        </w:tc>
        <w:tc>
          <w:tcPr>
            <w:tcW w:w="1929" w:type="dxa"/>
            <w:tcBorders>
              <w:top w:val="nil"/>
              <w:left w:val="nil"/>
              <w:bottom w:val="nil"/>
              <w:right w:val="nil"/>
            </w:tcBorders>
            <w:shd w:val="clear" w:color="auto" w:fill="FFFFFF"/>
            <w:tcMar>
              <w:left w:w="67" w:type="dxa"/>
              <w:right w:w="67" w:type="dxa"/>
            </w:tcMar>
          </w:tcPr>
          <w:p w14:paraId="77E0FC8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780 (26.1)</w:t>
            </w:r>
          </w:p>
        </w:tc>
        <w:tc>
          <w:tcPr>
            <w:tcW w:w="1929" w:type="dxa"/>
            <w:tcBorders>
              <w:top w:val="nil"/>
              <w:left w:val="nil"/>
              <w:bottom w:val="nil"/>
              <w:right w:val="nil"/>
            </w:tcBorders>
            <w:shd w:val="clear" w:color="auto" w:fill="FFFFFF"/>
            <w:tcMar>
              <w:left w:w="67" w:type="dxa"/>
              <w:right w:w="67" w:type="dxa"/>
            </w:tcMar>
          </w:tcPr>
          <w:p w14:paraId="0D456C0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1037 (24.5)</w:t>
            </w:r>
          </w:p>
        </w:tc>
        <w:tc>
          <w:tcPr>
            <w:tcW w:w="1929" w:type="dxa"/>
            <w:tcBorders>
              <w:top w:val="nil"/>
              <w:left w:val="nil"/>
              <w:bottom w:val="nil"/>
              <w:right w:val="nil"/>
            </w:tcBorders>
            <w:shd w:val="clear" w:color="auto" w:fill="FFFFFF"/>
            <w:tcMar>
              <w:left w:w="67" w:type="dxa"/>
              <w:right w:w="67" w:type="dxa"/>
            </w:tcMar>
          </w:tcPr>
          <w:p w14:paraId="3B4D915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1817 (25.2)</w:t>
            </w:r>
          </w:p>
        </w:tc>
        <w:tc>
          <w:tcPr>
            <w:tcW w:w="775" w:type="dxa"/>
            <w:tcBorders>
              <w:top w:val="nil"/>
              <w:left w:val="nil"/>
              <w:bottom w:val="nil"/>
              <w:right w:val="nil"/>
            </w:tcBorders>
            <w:shd w:val="clear" w:color="auto" w:fill="FFFFFF"/>
            <w:tcMar>
              <w:left w:w="67" w:type="dxa"/>
              <w:right w:w="67" w:type="dxa"/>
            </w:tcMar>
          </w:tcPr>
          <w:p w14:paraId="29CCD5A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0.1227</w:t>
            </w:r>
          </w:p>
        </w:tc>
      </w:tr>
      <w:tr w:rsidR="003B16B1" w:rsidRPr="003B16B1" w14:paraId="3AB93B76"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0737EEF6"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Female sex, No. (%)</w:t>
            </w:r>
          </w:p>
        </w:tc>
        <w:tc>
          <w:tcPr>
            <w:tcW w:w="1929" w:type="dxa"/>
            <w:tcBorders>
              <w:top w:val="nil"/>
              <w:left w:val="nil"/>
              <w:bottom w:val="nil"/>
              <w:right w:val="nil"/>
            </w:tcBorders>
            <w:shd w:val="clear" w:color="auto" w:fill="FFFFFF"/>
            <w:tcMar>
              <w:left w:w="67" w:type="dxa"/>
              <w:right w:w="67" w:type="dxa"/>
            </w:tcMar>
          </w:tcPr>
          <w:p w14:paraId="07D7145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985 (33.0)</w:t>
            </w:r>
          </w:p>
        </w:tc>
        <w:tc>
          <w:tcPr>
            <w:tcW w:w="1929" w:type="dxa"/>
            <w:tcBorders>
              <w:top w:val="nil"/>
              <w:left w:val="nil"/>
              <w:bottom w:val="nil"/>
              <w:right w:val="nil"/>
            </w:tcBorders>
            <w:shd w:val="clear" w:color="auto" w:fill="FFFFFF"/>
            <w:tcMar>
              <w:left w:w="67" w:type="dxa"/>
              <w:right w:w="67" w:type="dxa"/>
            </w:tcMar>
          </w:tcPr>
          <w:p w14:paraId="6133C6D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1530 (36.2)</w:t>
            </w:r>
          </w:p>
        </w:tc>
        <w:tc>
          <w:tcPr>
            <w:tcW w:w="1929" w:type="dxa"/>
            <w:tcBorders>
              <w:top w:val="nil"/>
              <w:left w:val="nil"/>
              <w:bottom w:val="nil"/>
              <w:right w:val="nil"/>
            </w:tcBorders>
            <w:shd w:val="clear" w:color="auto" w:fill="FFFFFF"/>
            <w:tcMar>
              <w:left w:w="67" w:type="dxa"/>
              <w:right w:w="67" w:type="dxa"/>
            </w:tcMar>
          </w:tcPr>
          <w:p w14:paraId="1A60D8C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2515 (34.8)</w:t>
            </w:r>
          </w:p>
        </w:tc>
        <w:tc>
          <w:tcPr>
            <w:tcW w:w="775" w:type="dxa"/>
            <w:tcBorders>
              <w:top w:val="nil"/>
              <w:left w:val="nil"/>
              <w:bottom w:val="nil"/>
              <w:right w:val="nil"/>
            </w:tcBorders>
            <w:shd w:val="clear" w:color="auto" w:fill="FFFFFF"/>
            <w:tcMar>
              <w:left w:w="67" w:type="dxa"/>
              <w:right w:w="67" w:type="dxa"/>
            </w:tcMar>
          </w:tcPr>
          <w:p w14:paraId="1069825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0.0051</w:t>
            </w:r>
          </w:p>
        </w:tc>
      </w:tr>
      <w:tr w:rsidR="003B16B1" w:rsidRPr="003B16B1" w14:paraId="3AFB06D0"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6F2AF621"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Race/Ethnicity, No. (%)</w:t>
            </w:r>
          </w:p>
        </w:tc>
        <w:tc>
          <w:tcPr>
            <w:tcW w:w="1929" w:type="dxa"/>
            <w:tcBorders>
              <w:top w:val="nil"/>
              <w:left w:val="nil"/>
              <w:bottom w:val="nil"/>
              <w:right w:val="nil"/>
            </w:tcBorders>
            <w:shd w:val="clear" w:color="auto" w:fill="FFFFFF"/>
            <w:tcMar>
              <w:left w:w="67" w:type="dxa"/>
              <w:right w:w="67" w:type="dxa"/>
            </w:tcMar>
          </w:tcPr>
          <w:p w14:paraId="5E314F2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929" w:type="dxa"/>
            <w:tcBorders>
              <w:top w:val="nil"/>
              <w:left w:val="nil"/>
              <w:bottom w:val="nil"/>
              <w:right w:val="nil"/>
            </w:tcBorders>
            <w:shd w:val="clear" w:color="auto" w:fill="FFFFFF"/>
            <w:tcMar>
              <w:left w:w="67" w:type="dxa"/>
              <w:right w:w="67" w:type="dxa"/>
            </w:tcMar>
          </w:tcPr>
          <w:p w14:paraId="24B5FB5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929" w:type="dxa"/>
            <w:tcBorders>
              <w:top w:val="nil"/>
              <w:left w:val="nil"/>
              <w:bottom w:val="nil"/>
              <w:right w:val="nil"/>
            </w:tcBorders>
            <w:shd w:val="clear" w:color="auto" w:fill="FFFFFF"/>
            <w:tcMar>
              <w:left w:w="67" w:type="dxa"/>
              <w:right w:w="67" w:type="dxa"/>
            </w:tcMar>
          </w:tcPr>
          <w:p w14:paraId="7478C5B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775" w:type="dxa"/>
            <w:tcBorders>
              <w:top w:val="nil"/>
              <w:left w:val="nil"/>
              <w:bottom w:val="nil"/>
              <w:right w:val="nil"/>
            </w:tcBorders>
            <w:shd w:val="clear" w:color="auto" w:fill="FFFFFF"/>
            <w:tcMar>
              <w:left w:w="67" w:type="dxa"/>
              <w:right w:w="67" w:type="dxa"/>
            </w:tcMar>
          </w:tcPr>
          <w:p w14:paraId="58471B9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&lt;.0001</w:t>
            </w:r>
          </w:p>
        </w:tc>
      </w:tr>
      <w:tr w:rsidR="003B16B1" w:rsidRPr="003B16B1" w14:paraId="6C35607A"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4B413CEB"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BLACK</w:t>
            </w:r>
          </w:p>
        </w:tc>
        <w:tc>
          <w:tcPr>
            <w:tcW w:w="1929" w:type="dxa"/>
            <w:tcBorders>
              <w:top w:val="nil"/>
              <w:left w:val="nil"/>
              <w:bottom w:val="nil"/>
              <w:right w:val="nil"/>
            </w:tcBorders>
            <w:shd w:val="clear" w:color="auto" w:fill="FFFFFF"/>
            <w:tcMar>
              <w:left w:w="67" w:type="dxa"/>
              <w:right w:w="67" w:type="dxa"/>
            </w:tcMar>
          </w:tcPr>
          <w:p w14:paraId="20CAD7A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977 (32.7)</w:t>
            </w:r>
          </w:p>
        </w:tc>
        <w:tc>
          <w:tcPr>
            <w:tcW w:w="1929" w:type="dxa"/>
            <w:tcBorders>
              <w:top w:val="nil"/>
              <w:left w:val="nil"/>
              <w:bottom w:val="nil"/>
              <w:right w:val="nil"/>
            </w:tcBorders>
            <w:shd w:val="clear" w:color="auto" w:fill="FFFFFF"/>
            <w:tcMar>
              <w:left w:w="67" w:type="dxa"/>
              <w:right w:w="67" w:type="dxa"/>
            </w:tcMar>
          </w:tcPr>
          <w:p w14:paraId="20C07BD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1149 (27.2)</w:t>
            </w:r>
          </w:p>
        </w:tc>
        <w:tc>
          <w:tcPr>
            <w:tcW w:w="1929" w:type="dxa"/>
            <w:tcBorders>
              <w:top w:val="nil"/>
              <w:left w:val="nil"/>
              <w:bottom w:val="nil"/>
              <w:right w:val="nil"/>
            </w:tcBorders>
            <w:shd w:val="clear" w:color="auto" w:fill="FFFFFF"/>
            <w:tcMar>
              <w:left w:w="67" w:type="dxa"/>
              <w:right w:w="67" w:type="dxa"/>
            </w:tcMar>
          </w:tcPr>
          <w:p w14:paraId="135C7E5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2126 (29.4)</w:t>
            </w:r>
          </w:p>
        </w:tc>
        <w:tc>
          <w:tcPr>
            <w:tcW w:w="775" w:type="dxa"/>
            <w:tcBorders>
              <w:top w:val="nil"/>
              <w:left w:val="nil"/>
              <w:bottom w:val="nil"/>
              <w:right w:val="nil"/>
            </w:tcBorders>
            <w:shd w:val="clear" w:color="auto" w:fill="FFFFFF"/>
            <w:tcMar>
              <w:left w:w="67" w:type="dxa"/>
              <w:right w:w="67" w:type="dxa"/>
            </w:tcMar>
          </w:tcPr>
          <w:p w14:paraId="5E688EA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7D0A8D87"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56C310EB"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HISPANIC</w:t>
            </w:r>
          </w:p>
        </w:tc>
        <w:tc>
          <w:tcPr>
            <w:tcW w:w="1929" w:type="dxa"/>
            <w:tcBorders>
              <w:top w:val="nil"/>
              <w:left w:val="nil"/>
              <w:bottom w:val="nil"/>
              <w:right w:val="nil"/>
            </w:tcBorders>
            <w:shd w:val="clear" w:color="auto" w:fill="FFFFFF"/>
            <w:tcMar>
              <w:left w:w="67" w:type="dxa"/>
              <w:right w:w="67" w:type="dxa"/>
            </w:tcMar>
          </w:tcPr>
          <w:p w14:paraId="146CF71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371 (12.4)</w:t>
            </w:r>
          </w:p>
        </w:tc>
        <w:tc>
          <w:tcPr>
            <w:tcW w:w="1929" w:type="dxa"/>
            <w:tcBorders>
              <w:top w:val="nil"/>
              <w:left w:val="nil"/>
              <w:bottom w:val="nil"/>
              <w:right w:val="nil"/>
            </w:tcBorders>
            <w:shd w:val="clear" w:color="auto" w:fill="FFFFFF"/>
            <w:tcMar>
              <w:left w:w="67" w:type="dxa"/>
              <w:right w:w="67" w:type="dxa"/>
            </w:tcMar>
          </w:tcPr>
          <w:p w14:paraId="3350008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351 (8.3)</w:t>
            </w:r>
          </w:p>
        </w:tc>
        <w:tc>
          <w:tcPr>
            <w:tcW w:w="1929" w:type="dxa"/>
            <w:tcBorders>
              <w:top w:val="nil"/>
              <w:left w:val="nil"/>
              <w:bottom w:val="nil"/>
              <w:right w:val="nil"/>
            </w:tcBorders>
            <w:shd w:val="clear" w:color="auto" w:fill="FFFFFF"/>
            <w:tcMar>
              <w:left w:w="67" w:type="dxa"/>
              <w:right w:w="67" w:type="dxa"/>
            </w:tcMar>
          </w:tcPr>
          <w:p w14:paraId="1F31065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722 (10.0)</w:t>
            </w:r>
          </w:p>
        </w:tc>
        <w:tc>
          <w:tcPr>
            <w:tcW w:w="775" w:type="dxa"/>
            <w:tcBorders>
              <w:top w:val="nil"/>
              <w:left w:val="nil"/>
              <w:bottom w:val="nil"/>
              <w:right w:val="nil"/>
            </w:tcBorders>
            <w:shd w:val="clear" w:color="auto" w:fill="FFFFFF"/>
            <w:tcMar>
              <w:left w:w="67" w:type="dxa"/>
              <w:right w:w="67" w:type="dxa"/>
            </w:tcMar>
          </w:tcPr>
          <w:p w14:paraId="36CD4CD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2CF80063"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18E46CAE"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OTHER</w:t>
            </w:r>
          </w:p>
        </w:tc>
        <w:tc>
          <w:tcPr>
            <w:tcW w:w="1929" w:type="dxa"/>
            <w:tcBorders>
              <w:top w:val="nil"/>
              <w:left w:val="nil"/>
              <w:bottom w:val="nil"/>
              <w:right w:val="nil"/>
            </w:tcBorders>
            <w:shd w:val="clear" w:color="auto" w:fill="FFFFFF"/>
            <w:tcMar>
              <w:left w:w="67" w:type="dxa"/>
              <w:right w:w="67" w:type="dxa"/>
            </w:tcMar>
          </w:tcPr>
          <w:p w14:paraId="0E2A13C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56 (1.9)</w:t>
            </w:r>
          </w:p>
        </w:tc>
        <w:tc>
          <w:tcPr>
            <w:tcW w:w="1929" w:type="dxa"/>
            <w:tcBorders>
              <w:top w:val="nil"/>
              <w:left w:val="nil"/>
              <w:bottom w:val="nil"/>
              <w:right w:val="nil"/>
            </w:tcBorders>
            <w:shd w:val="clear" w:color="auto" w:fill="FFFFFF"/>
            <w:tcMar>
              <w:left w:w="67" w:type="dxa"/>
              <w:right w:w="67" w:type="dxa"/>
            </w:tcMar>
          </w:tcPr>
          <w:p w14:paraId="7F454E1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74 (1.7)</w:t>
            </w:r>
          </w:p>
        </w:tc>
        <w:tc>
          <w:tcPr>
            <w:tcW w:w="1929" w:type="dxa"/>
            <w:tcBorders>
              <w:top w:val="nil"/>
              <w:left w:val="nil"/>
              <w:bottom w:val="nil"/>
              <w:right w:val="nil"/>
            </w:tcBorders>
            <w:shd w:val="clear" w:color="auto" w:fill="FFFFFF"/>
            <w:tcMar>
              <w:left w:w="67" w:type="dxa"/>
              <w:right w:w="67" w:type="dxa"/>
            </w:tcMar>
          </w:tcPr>
          <w:p w14:paraId="20D2E82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130 (1.8)</w:t>
            </w:r>
          </w:p>
        </w:tc>
        <w:tc>
          <w:tcPr>
            <w:tcW w:w="775" w:type="dxa"/>
            <w:tcBorders>
              <w:top w:val="nil"/>
              <w:left w:val="nil"/>
              <w:bottom w:val="nil"/>
              <w:right w:val="nil"/>
            </w:tcBorders>
            <w:shd w:val="clear" w:color="auto" w:fill="FFFFFF"/>
            <w:tcMar>
              <w:left w:w="67" w:type="dxa"/>
              <w:right w:w="67" w:type="dxa"/>
            </w:tcMar>
          </w:tcPr>
          <w:p w14:paraId="5620375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17FCD13E"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4133B280"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WHITE</w:t>
            </w:r>
          </w:p>
        </w:tc>
        <w:tc>
          <w:tcPr>
            <w:tcW w:w="1929" w:type="dxa"/>
            <w:tcBorders>
              <w:top w:val="nil"/>
              <w:left w:val="nil"/>
              <w:bottom w:val="nil"/>
              <w:right w:val="nil"/>
            </w:tcBorders>
            <w:shd w:val="clear" w:color="auto" w:fill="FFFFFF"/>
            <w:tcMar>
              <w:left w:w="67" w:type="dxa"/>
              <w:right w:w="67" w:type="dxa"/>
            </w:tcMar>
          </w:tcPr>
          <w:p w14:paraId="7753BED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1584 (53.0)</w:t>
            </w:r>
          </w:p>
        </w:tc>
        <w:tc>
          <w:tcPr>
            <w:tcW w:w="1929" w:type="dxa"/>
            <w:tcBorders>
              <w:top w:val="nil"/>
              <w:left w:val="nil"/>
              <w:bottom w:val="nil"/>
              <w:right w:val="nil"/>
            </w:tcBorders>
            <w:shd w:val="clear" w:color="auto" w:fill="FFFFFF"/>
            <w:tcMar>
              <w:left w:w="67" w:type="dxa"/>
              <w:right w:w="67" w:type="dxa"/>
            </w:tcMar>
          </w:tcPr>
          <w:p w14:paraId="62CD8FA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2658 (62.8)</w:t>
            </w:r>
          </w:p>
        </w:tc>
        <w:tc>
          <w:tcPr>
            <w:tcW w:w="1929" w:type="dxa"/>
            <w:tcBorders>
              <w:top w:val="nil"/>
              <w:left w:val="nil"/>
              <w:bottom w:val="nil"/>
              <w:right w:val="nil"/>
            </w:tcBorders>
            <w:shd w:val="clear" w:color="auto" w:fill="FFFFFF"/>
            <w:tcMar>
              <w:left w:w="67" w:type="dxa"/>
              <w:right w:w="67" w:type="dxa"/>
            </w:tcMar>
          </w:tcPr>
          <w:p w14:paraId="030DE20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4242 (58.8)</w:t>
            </w:r>
          </w:p>
        </w:tc>
        <w:tc>
          <w:tcPr>
            <w:tcW w:w="775" w:type="dxa"/>
            <w:tcBorders>
              <w:top w:val="nil"/>
              <w:left w:val="nil"/>
              <w:bottom w:val="nil"/>
              <w:right w:val="nil"/>
            </w:tcBorders>
            <w:shd w:val="clear" w:color="auto" w:fill="FFFFFF"/>
            <w:tcMar>
              <w:left w:w="67" w:type="dxa"/>
              <w:right w:w="67" w:type="dxa"/>
            </w:tcMar>
          </w:tcPr>
          <w:p w14:paraId="46A3E10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526637B2"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58F40021"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Seated blood pressure, mean (SD), mm HG</w:t>
            </w:r>
          </w:p>
        </w:tc>
        <w:tc>
          <w:tcPr>
            <w:tcW w:w="1929" w:type="dxa"/>
            <w:tcBorders>
              <w:top w:val="nil"/>
              <w:left w:val="nil"/>
              <w:bottom w:val="nil"/>
              <w:right w:val="nil"/>
            </w:tcBorders>
            <w:shd w:val="clear" w:color="auto" w:fill="FFFFFF"/>
            <w:tcMar>
              <w:left w:w="67" w:type="dxa"/>
              <w:right w:w="67" w:type="dxa"/>
            </w:tcMar>
          </w:tcPr>
          <w:p w14:paraId="23B5CC3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929" w:type="dxa"/>
            <w:tcBorders>
              <w:top w:val="nil"/>
              <w:left w:val="nil"/>
              <w:bottom w:val="nil"/>
              <w:right w:val="nil"/>
            </w:tcBorders>
            <w:shd w:val="clear" w:color="auto" w:fill="FFFFFF"/>
            <w:tcMar>
              <w:left w:w="67" w:type="dxa"/>
              <w:right w:w="67" w:type="dxa"/>
            </w:tcMar>
          </w:tcPr>
          <w:p w14:paraId="1067B50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929" w:type="dxa"/>
            <w:tcBorders>
              <w:top w:val="nil"/>
              <w:left w:val="nil"/>
              <w:bottom w:val="nil"/>
              <w:right w:val="nil"/>
            </w:tcBorders>
            <w:shd w:val="clear" w:color="auto" w:fill="FFFFFF"/>
            <w:tcMar>
              <w:left w:w="67" w:type="dxa"/>
              <w:right w:w="67" w:type="dxa"/>
            </w:tcMar>
          </w:tcPr>
          <w:p w14:paraId="75992BC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775" w:type="dxa"/>
            <w:tcBorders>
              <w:top w:val="nil"/>
              <w:left w:val="nil"/>
              <w:bottom w:val="nil"/>
              <w:right w:val="nil"/>
            </w:tcBorders>
            <w:shd w:val="clear" w:color="auto" w:fill="FFFFFF"/>
            <w:tcMar>
              <w:left w:w="67" w:type="dxa"/>
              <w:right w:w="67" w:type="dxa"/>
            </w:tcMar>
          </w:tcPr>
          <w:p w14:paraId="103167C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63A39DF9"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367386AD"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Systolic</w:t>
            </w:r>
          </w:p>
        </w:tc>
        <w:tc>
          <w:tcPr>
            <w:tcW w:w="1929" w:type="dxa"/>
            <w:tcBorders>
              <w:top w:val="nil"/>
              <w:left w:val="nil"/>
              <w:bottom w:val="nil"/>
              <w:right w:val="nil"/>
            </w:tcBorders>
            <w:shd w:val="clear" w:color="auto" w:fill="FFFFFF"/>
            <w:tcMar>
              <w:left w:w="67" w:type="dxa"/>
              <w:right w:w="67" w:type="dxa"/>
            </w:tcMar>
          </w:tcPr>
          <w:p w14:paraId="09025A9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140.0 (15.6)</w:t>
            </w:r>
          </w:p>
        </w:tc>
        <w:tc>
          <w:tcPr>
            <w:tcW w:w="1929" w:type="dxa"/>
            <w:tcBorders>
              <w:top w:val="nil"/>
              <w:left w:val="nil"/>
              <w:bottom w:val="nil"/>
              <w:right w:val="nil"/>
            </w:tcBorders>
            <w:shd w:val="clear" w:color="auto" w:fill="FFFFFF"/>
            <w:tcMar>
              <w:left w:w="67" w:type="dxa"/>
              <w:right w:w="67" w:type="dxa"/>
            </w:tcMar>
          </w:tcPr>
          <w:p w14:paraId="3A5B029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138.8 (15.1)</w:t>
            </w:r>
          </w:p>
        </w:tc>
        <w:tc>
          <w:tcPr>
            <w:tcW w:w="1929" w:type="dxa"/>
            <w:tcBorders>
              <w:top w:val="nil"/>
              <w:left w:val="nil"/>
              <w:bottom w:val="nil"/>
              <w:right w:val="nil"/>
            </w:tcBorders>
            <w:shd w:val="clear" w:color="auto" w:fill="FFFFFF"/>
            <w:tcMar>
              <w:left w:w="67" w:type="dxa"/>
              <w:right w:w="67" w:type="dxa"/>
            </w:tcMar>
          </w:tcPr>
          <w:p w14:paraId="5080291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139.3 (15.3)</w:t>
            </w:r>
          </w:p>
        </w:tc>
        <w:tc>
          <w:tcPr>
            <w:tcW w:w="775" w:type="dxa"/>
            <w:tcBorders>
              <w:top w:val="nil"/>
              <w:left w:val="nil"/>
              <w:bottom w:val="nil"/>
              <w:right w:val="nil"/>
            </w:tcBorders>
            <w:shd w:val="clear" w:color="auto" w:fill="FFFFFF"/>
            <w:tcMar>
              <w:left w:w="67" w:type="dxa"/>
              <w:right w:w="67" w:type="dxa"/>
            </w:tcMar>
          </w:tcPr>
          <w:p w14:paraId="5FB5FC7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0.0010</w:t>
            </w:r>
          </w:p>
        </w:tc>
      </w:tr>
      <w:tr w:rsidR="003B16B1" w:rsidRPr="003B16B1" w14:paraId="321B390A"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16F04881"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Diastolic</w:t>
            </w:r>
          </w:p>
        </w:tc>
        <w:tc>
          <w:tcPr>
            <w:tcW w:w="1929" w:type="dxa"/>
            <w:tcBorders>
              <w:top w:val="nil"/>
              <w:left w:val="nil"/>
              <w:bottom w:val="nil"/>
              <w:right w:val="nil"/>
            </w:tcBorders>
            <w:shd w:val="clear" w:color="auto" w:fill="FFFFFF"/>
            <w:tcMar>
              <w:left w:w="67" w:type="dxa"/>
              <w:right w:w="67" w:type="dxa"/>
            </w:tcMar>
          </w:tcPr>
          <w:p w14:paraId="1B1A37A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78.6 (11.9)</w:t>
            </w:r>
          </w:p>
        </w:tc>
        <w:tc>
          <w:tcPr>
            <w:tcW w:w="1929" w:type="dxa"/>
            <w:tcBorders>
              <w:top w:val="nil"/>
              <w:left w:val="nil"/>
              <w:bottom w:val="nil"/>
              <w:right w:val="nil"/>
            </w:tcBorders>
            <w:shd w:val="clear" w:color="auto" w:fill="FFFFFF"/>
            <w:tcMar>
              <w:left w:w="67" w:type="dxa"/>
              <w:right w:w="67" w:type="dxa"/>
            </w:tcMar>
          </w:tcPr>
          <w:p w14:paraId="57D6FE9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78.3 (11.6)</w:t>
            </w:r>
          </w:p>
        </w:tc>
        <w:tc>
          <w:tcPr>
            <w:tcW w:w="1929" w:type="dxa"/>
            <w:tcBorders>
              <w:top w:val="nil"/>
              <w:left w:val="nil"/>
              <w:bottom w:val="nil"/>
              <w:right w:val="nil"/>
            </w:tcBorders>
            <w:shd w:val="clear" w:color="auto" w:fill="FFFFFF"/>
            <w:tcMar>
              <w:left w:w="67" w:type="dxa"/>
              <w:right w:w="67" w:type="dxa"/>
            </w:tcMar>
          </w:tcPr>
          <w:p w14:paraId="6DF2457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78.4 (11.8)</w:t>
            </w:r>
          </w:p>
        </w:tc>
        <w:tc>
          <w:tcPr>
            <w:tcW w:w="775" w:type="dxa"/>
            <w:tcBorders>
              <w:top w:val="nil"/>
              <w:left w:val="nil"/>
              <w:bottom w:val="nil"/>
              <w:right w:val="nil"/>
            </w:tcBorders>
            <w:shd w:val="clear" w:color="auto" w:fill="FFFFFF"/>
            <w:tcMar>
              <w:left w:w="67" w:type="dxa"/>
              <w:right w:w="67" w:type="dxa"/>
            </w:tcMar>
          </w:tcPr>
          <w:p w14:paraId="025FD92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0.2893</w:t>
            </w:r>
          </w:p>
        </w:tc>
      </w:tr>
      <w:tr w:rsidR="003B16B1" w:rsidRPr="003B16B1" w14:paraId="259F8CB7"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5967F61F"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Orthostatic hypotension, No. (%)</w:t>
            </w:r>
          </w:p>
        </w:tc>
        <w:tc>
          <w:tcPr>
            <w:tcW w:w="1929" w:type="dxa"/>
            <w:tcBorders>
              <w:top w:val="nil"/>
              <w:left w:val="nil"/>
              <w:bottom w:val="nil"/>
              <w:right w:val="nil"/>
            </w:tcBorders>
            <w:shd w:val="clear" w:color="auto" w:fill="FFFFFF"/>
            <w:tcMar>
              <w:left w:w="67" w:type="dxa"/>
              <w:right w:w="67" w:type="dxa"/>
            </w:tcMar>
          </w:tcPr>
          <w:p w14:paraId="0459EAA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208 (7.0)</w:t>
            </w:r>
          </w:p>
        </w:tc>
        <w:tc>
          <w:tcPr>
            <w:tcW w:w="1929" w:type="dxa"/>
            <w:tcBorders>
              <w:top w:val="nil"/>
              <w:left w:val="nil"/>
              <w:bottom w:val="nil"/>
              <w:right w:val="nil"/>
            </w:tcBorders>
            <w:shd w:val="clear" w:color="auto" w:fill="FFFFFF"/>
            <w:tcMar>
              <w:left w:w="67" w:type="dxa"/>
              <w:right w:w="67" w:type="dxa"/>
            </w:tcMar>
          </w:tcPr>
          <w:p w14:paraId="088C48B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297 (7.0)</w:t>
            </w:r>
          </w:p>
        </w:tc>
        <w:tc>
          <w:tcPr>
            <w:tcW w:w="1929" w:type="dxa"/>
            <w:tcBorders>
              <w:top w:val="nil"/>
              <w:left w:val="nil"/>
              <w:bottom w:val="nil"/>
              <w:right w:val="nil"/>
            </w:tcBorders>
            <w:shd w:val="clear" w:color="auto" w:fill="FFFFFF"/>
            <w:tcMar>
              <w:left w:w="67" w:type="dxa"/>
              <w:right w:w="67" w:type="dxa"/>
            </w:tcMar>
          </w:tcPr>
          <w:p w14:paraId="08CE368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505 (7.0)</w:t>
            </w:r>
          </w:p>
        </w:tc>
        <w:tc>
          <w:tcPr>
            <w:tcW w:w="775" w:type="dxa"/>
            <w:tcBorders>
              <w:top w:val="nil"/>
              <w:left w:val="nil"/>
              <w:bottom w:val="nil"/>
              <w:right w:val="nil"/>
            </w:tcBorders>
            <w:shd w:val="clear" w:color="auto" w:fill="FFFFFF"/>
            <w:tcMar>
              <w:left w:w="67" w:type="dxa"/>
              <w:right w:w="67" w:type="dxa"/>
            </w:tcMar>
          </w:tcPr>
          <w:p w14:paraId="6A0D91C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0.9258</w:t>
            </w:r>
          </w:p>
        </w:tc>
      </w:tr>
      <w:tr w:rsidR="003B16B1" w:rsidRPr="003B16B1" w14:paraId="0DB53705"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74E60C23"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History of cardiovascular disease, No. (%)</w:t>
            </w:r>
          </w:p>
        </w:tc>
        <w:tc>
          <w:tcPr>
            <w:tcW w:w="1929" w:type="dxa"/>
            <w:tcBorders>
              <w:top w:val="nil"/>
              <w:left w:val="nil"/>
              <w:bottom w:val="nil"/>
              <w:right w:val="nil"/>
            </w:tcBorders>
            <w:shd w:val="clear" w:color="auto" w:fill="FFFFFF"/>
            <w:tcMar>
              <w:left w:w="67" w:type="dxa"/>
              <w:right w:w="67" w:type="dxa"/>
            </w:tcMar>
          </w:tcPr>
          <w:p w14:paraId="386C9BB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603 (20.2)</w:t>
            </w:r>
          </w:p>
        </w:tc>
        <w:tc>
          <w:tcPr>
            <w:tcW w:w="1929" w:type="dxa"/>
            <w:tcBorders>
              <w:top w:val="nil"/>
              <w:left w:val="nil"/>
              <w:bottom w:val="nil"/>
              <w:right w:val="nil"/>
            </w:tcBorders>
            <w:shd w:val="clear" w:color="auto" w:fill="FFFFFF"/>
            <w:tcMar>
              <w:left w:w="67" w:type="dxa"/>
              <w:right w:w="67" w:type="dxa"/>
            </w:tcMar>
          </w:tcPr>
          <w:p w14:paraId="399F99C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783 (18.5)</w:t>
            </w:r>
          </w:p>
        </w:tc>
        <w:tc>
          <w:tcPr>
            <w:tcW w:w="1929" w:type="dxa"/>
            <w:tcBorders>
              <w:top w:val="nil"/>
              <w:left w:val="nil"/>
              <w:bottom w:val="nil"/>
              <w:right w:val="nil"/>
            </w:tcBorders>
            <w:shd w:val="clear" w:color="auto" w:fill="FFFFFF"/>
            <w:tcMar>
              <w:left w:w="67" w:type="dxa"/>
              <w:right w:w="67" w:type="dxa"/>
            </w:tcMar>
          </w:tcPr>
          <w:p w14:paraId="3ADAFAE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1386 (19.2)</w:t>
            </w:r>
          </w:p>
        </w:tc>
        <w:tc>
          <w:tcPr>
            <w:tcW w:w="775" w:type="dxa"/>
            <w:tcBorders>
              <w:top w:val="nil"/>
              <w:left w:val="nil"/>
              <w:bottom w:val="nil"/>
              <w:right w:val="nil"/>
            </w:tcBorders>
            <w:shd w:val="clear" w:color="auto" w:fill="FFFFFF"/>
            <w:tcMar>
              <w:left w:w="67" w:type="dxa"/>
              <w:right w:w="67" w:type="dxa"/>
            </w:tcMar>
          </w:tcPr>
          <w:p w14:paraId="7DD9203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0.0744</w:t>
            </w:r>
          </w:p>
        </w:tc>
      </w:tr>
      <w:tr w:rsidR="003B16B1" w:rsidRPr="003B16B1" w14:paraId="0E48F2BA"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7C0C8345"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Estimated GFR, mean (SD), mL/min/1.73 m2</w:t>
            </w:r>
          </w:p>
        </w:tc>
        <w:tc>
          <w:tcPr>
            <w:tcW w:w="1929" w:type="dxa"/>
            <w:tcBorders>
              <w:top w:val="nil"/>
              <w:left w:val="nil"/>
              <w:bottom w:val="nil"/>
              <w:right w:val="nil"/>
            </w:tcBorders>
            <w:shd w:val="clear" w:color="auto" w:fill="FFFFFF"/>
            <w:tcMar>
              <w:left w:w="67" w:type="dxa"/>
              <w:right w:w="67" w:type="dxa"/>
            </w:tcMar>
          </w:tcPr>
          <w:p w14:paraId="0714E0B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72.35 (21.53)</w:t>
            </w:r>
          </w:p>
        </w:tc>
        <w:tc>
          <w:tcPr>
            <w:tcW w:w="1929" w:type="dxa"/>
            <w:tcBorders>
              <w:top w:val="nil"/>
              <w:left w:val="nil"/>
              <w:bottom w:val="nil"/>
              <w:right w:val="nil"/>
            </w:tcBorders>
            <w:shd w:val="clear" w:color="auto" w:fill="FFFFFF"/>
            <w:tcMar>
              <w:left w:w="67" w:type="dxa"/>
              <w:right w:w="67" w:type="dxa"/>
            </w:tcMar>
          </w:tcPr>
          <w:p w14:paraId="46FD564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72.70 (19.26)</w:t>
            </w:r>
          </w:p>
        </w:tc>
        <w:tc>
          <w:tcPr>
            <w:tcW w:w="1929" w:type="dxa"/>
            <w:tcBorders>
              <w:top w:val="nil"/>
              <w:left w:val="nil"/>
              <w:bottom w:val="nil"/>
              <w:right w:val="nil"/>
            </w:tcBorders>
            <w:shd w:val="clear" w:color="auto" w:fill="FFFFFF"/>
            <w:tcMar>
              <w:left w:w="67" w:type="dxa"/>
              <w:right w:w="67" w:type="dxa"/>
            </w:tcMar>
          </w:tcPr>
          <w:p w14:paraId="7FE4739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72.55 (20.23)</w:t>
            </w:r>
          </w:p>
        </w:tc>
        <w:tc>
          <w:tcPr>
            <w:tcW w:w="775" w:type="dxa"/>
            <w:tcBorders>
              <w:top w:val="nil"/>
              <w:left w:val="nil"/>
              <w:bottom w:val="nil"/>
              <w:right w:val="nil"/>
            </w:tcBorders>
            <w:shd w:val="clear" w:color="auto" w:fill="FFFFFF"/>
            <w:tcMar>
              <w:left w:w="67" w:type="dxa"/>
              <w:right w:w="67" w:type="dxa"/>
            </w:tcMar>
          </w:tcPr>
          <w:p w14:paraId="7A32EA0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0.4706</w:t>
            </w:r>
          </w:p>
        </w:tc>
      </w:tr>
      <w:tr w:rsidR="003B16B1" w:rsidRPr="003B16B1" w14:paraId="4241320A"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1F947781"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 xml:space="preserve"> Estimated GFR&lt;60 ml/min/1.73 m2, No. (%)</w:t>
            </w:r>
          </w:p>
        </w:tc>
        <w:tc>
          <w:tcPr>
            <w:tcW w:w="1929" w:type="dxa"/>
            <w:tcBorders>
              <w:top w:val="nil"/>
              <w:left w:val="nil"/>
              <w:bottom w:val="nil"/>
              <w:right w:val="nil"/>
            </w:tcBorders>
            <w:shd w:val="clear" w:color="auto" w:fill="FFFFFF"/>
            <w:tcMar>
              <w:left w:w="67" w:type="dxa"/>
              <w:right w:w="67" w:type="dxa"/>
            </w:tcMar>
          </w:tcPr>
          <w:p w14:paraId="1DB9509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853 (28.6)</w:t>
            </w:r>
          </w:p>
        </w:tc>
        <w:tc>
          <w:tcPr>
            <w:tcW w:w="1929" w:type="dxa"/>
            <w:tcBorders>
              <w:top w:val="nil"/>
              <w:left w:val="nil"/>
              <w:bottom w:val="nil"/>
              <w:right w:val="nil"/>
            </w:tcBorders>
            <w:shd w:val="clear" w:color="auto" w:fill="FFFFFF"/>
            <w:tcMar>
              <w:left w:w="67" w:type="dxa"/>
              <w:right w:w="67" w:type="dxa"/>
            </w:tcMar>
          </w:tcPr>
          <w:p w14:paraId="6955FB6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1049 (24.9)</w:t>
            </w:r>
          </w:p>
        </w:tc>
        <w:tc>
          <w:tcPr>
            <w:tcW w:w="1929" w:type="dxa"/>
            <w:tcBorders>
              <w:top w:val="nil"/>
              <w:left w:val="nil"/>
              <w:bottom w:val="nil"/>
              <w:right w:val="nil"/>
            </w:tcBorders>
            <w:shd w:val="clear" w:color="auto" w:fill="FFFFFF"/>
            <w:tcMar>
              <w:left w:w="67" w:type="dxa"/>
              <w:right w:w="67" w:type="dxa"/>
            </w:tcMar>
          </w:tcPr>
          <w:p w14:paraId="2299DDD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1902 (26.4)</w:t>
            </w:r>
          </w:p>
        </w:tc>
        <w:tc>
          <w:tcPr>
            <w:tcW w:w="775" w:type="dxa"/>
            <w:tcBorders>
              <w:top w:val="nil"/>
              <w:left w:val="nil"/>
              <w:bottom w:val="nil"/>
              <w:right w:val="nil"/>
            </w:tcBorders>
            <w:shd w:val="clear" w:color="auto" w:fill="FFFFFF"/>
            <w:tcMar>
              <w:left w:w="67" w:type="dxa"/>
              <w:right w:w="67" w:type="dxa"/>
            </w:tcMar>
          </w:tcPr>
          <w:p w14:paraId="03DFF83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0.0004</w:t>
            </w:r>
          </w:p>
        </w:tc>
      </w:tr>
      <w:tr w:rsidR="003B16B1" w:rsidRPr="003B16B1" w14:paraId="332960C7"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5A2972FD"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Urinary albumin to creatinine ratio, mg/g, median (IQR)</w:t>
            </w:r>
          </w:p>
        </w:tc>
        <w:tc>
          <w:tcPr>
            <w:tcW w:w="1929" w:type="dxa"/>
            <w:tcBorders>
              <w:top w:val="nil"/>
              <w:left w:val="nil"/>
              <w:bottom w:val="nil"/>
              <w:right w:val="nil"/>
            </w:tcBorders>
            <w:shd w:val="clear" w:color="auto" w:fill="FFFFFF"/>
            <w:tcMar>
              <w:left w:w="67" w:type="dxa"/>
              <w:right w:w="67" w:type="dxa"/>
            </w:tcMar>
          </w:tcPr>
          <w:p w14:paraId="032D271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9.35 (5.76, 21.34)</w:t>
            </w:r>
          </w:p>
        </w:tc>
        <w:tc>
          <w:tcPr>
            <w:tcW w:w="1929" w:type="dxa"/>
            <w:tcBorders>
              <w:top w:val="nil"/>
              <w:left w:val="nil"/>
              <w:bottom w:val="nil"/>
              <w:right w:val="nil"/>
            </w:tcBorders>
            <w:shd w:val="clear" w:color="auto" w:fill="FFFFFF"/>
            <w:tcMar>
              <w:left w:w="67" w:type="dxa"/>
              <w:right w:w="67" w:type="dxa"/>
            </w:tcMar>
          </w:tcPr>
          <w:p w14:paraId="76411BE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8.87 (5.41, 18.70)</w:t>
            </w:r>
          </w:p>
        </w:tc>
        <w:tc>
          <w:tcPr>
            <w:tcW w:w="1929" w:type="dxa"/>
            <w:tcBorders>
              <w:top w:val="nil"/>
              <w:left w:val="nil"/>
              <w:bottom w:val="nil"/>
              <w:right w:val="nil"/>
            </w:tcBorders>
            <w:shd w:val="clear" w:color="auto" w:fill="FFFFFF"/>
            <w:tcMar>
              <w:left w:w="67" w:type="dxa"/>
              <w:right w:w="67" w:type="dxa"/>
            </w:tcMar>
          </w:tcPr>
          <w:p w14:paraId="3AD9685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9.09 (5.56, 19.70)</w:t>
            </w:r>
          </w:p>
        </w:tc>
        <w:tc>
          <w:tcPr>
            <w:tcW w:w="775" w:type="dxa"/>
            <w:tcBorders>
              <w:top w:val="nil"/>
              <w:left w:val="nil"/>
              <w:bottom w:val="nil"/>
              <w:right w:val="nil"/>
            </w:tcBorders>
            <w:shd w:val="clear" w:color="auto" w:fill="FFFFFF"/>
            <w:tcMar>
              <w:left w:w="67" w:type="dxa"/>
              <w:right w:w="67" w:type="dxa"/>
            </w:tcMar>
          </w:tcPr>
          <w:p w14:paraId="4185556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249A695C"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55727368"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Total cholesterol, mean (SD), mg/dl</w:t>
            </w:r>
          </w:p>
        </w:tc>
        <w:tc>
          <w:tcPr>
            <w:tcW w:w="1929" w:type="dxa"/>
            <w:tcBorders>
              <w:top w:val="nil"/>
              <w:left w:val="nil"/>
              <w:bottom w:val="nil"/>
              <w:right w:val="nil"/>
            </w:tcBorders>
            <w:shd w:val="clear" w:color="auto" w:fill="FFFFFF"/>
            <w:tcMar>
              <w:left w:w="67" w:type="dxa"/>
              <w:right w:w="67" w:type="dxa"/>
            </w:tcMar>
          </w:tcPr>
          <w:p w14:paraId="22C230B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191.14 (42.79)</w:t>
            </w:r>
          </w:p>
        </w:tc>
        <w:tc>
          <w:tcPr>
            <w:tcW w:w="1929" w:type="dxa"/>
            <w:tcBorders>
              <w:top w:val="nil"/>
              <w:left w:val="nil"/>
              <w:bottom w:val="nil"/>
              <w:right w:val="nil"/>
            </w:tcBorders>
            <w:shd w:val="clear" w:color="auto" w:fill="FFFFFF"/>
            <w:tcMar>
              <w:left w:w="67" w:type="dxa"/>
              <w:right w:w="67" w:type="dxa"/>
            </w:tcMar>
          </w:tcPr>
          <w:p w14:paraId="0ED32DA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189.78 (40.44)</w:t>
            </w:r>
          </w:p>
        </w:tc>
        <w:tc>
          <w:tcPr>
            <w:tcW w:w="1929" w:type="dxa"/>
            <w:tcBorders>
              <w:top w:val="nil"/>
              <w:left w:val="nil"/>
              <w:bottom w:val="nil"/>
              <w:right w:val="nil"/>
            </w:tcBorders>
            <w:shd w:val="clear" w:color="auto" w:fill="FFFFFF"/>
            <w:tcMar>
              <w:left w:w="67" w:type="dxa"/>
              <w:right w:w="67" w:type="dxa"/>
            </w:tcMar>
          </w:tcPr>
          <w:p w14:paraId="568B255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190.34 (41.43)</w:t>
            </w:r>
          </w:p>
        </w:tc>
        <w:tc>
          <w:tcPr>
            <w:tcW w:w="775" w:type="dxa"/>
            <w:tcBorders>
              <w:top w:val="nil"/>
              <w:left w:val="nil"/>
              <w:bottom w:val="nil"/>
              <w:right w:val="nil"/>
            </w:tcBorders>
            <w:shd w:val="clear" w:color="auto" w:fill="FFFFFF"/>
            <w:tcMar>
              <w:left w:w="67" w:type="dxa"/>
              <w:right w:w="67" w:type="dxa"/>
            </w:tcMar>
          </w:tcPr>
          <w:p w14:paraId="3324C4B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0.1700</w:t>
            </w:r>
          </w:p>
        </w:tc>
      </w:tr>
      <w:tr w:rsidR="003B16B1" w:rsidRPr="003B16B1" w14:paraId="64FA9174"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52C8A498"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HDL cholesterol, mean (SD), mg/dl</w:t>
            </w:r>
          </w:p>
        </w:tc>
        <w:tc>
          <w:tcPr>
            <w:tcW w:w="1929" w:type="dxa"/>
            <w:tcBorders>
              <w:top w:val="nil"/>
              <w:left w:val="nil"/>
              <w:bottom w:val="nil"/>
              <w:right w:val="nil"/>
            </w:tcBorders>
            <w:shd w:val="clear" w:color="auto" w:fill="FFFFFF"/>
            <w:tcMar>
              <w:left w:w="67" w:type="dxa"/>
              <w:right w:w="67" w:type="dxa"/>
            </w:tcMar>
          </w:tcPr>
          <w:p w14:paraId="765F419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52.57 (14.66)</w:t>
            </w:r>
          </w:p>
        </w:tc>
        <w:tc>
          <w:tcPr>
            <w:tcW w:w="1929" w:type="dxa"/>
            <w:tcBorders>
              <w:top w:val="nil"/>
              <w:left w:val="nil"/>
              <w:bottom w:val="nil"/>
              <w:right w:val="nil"/>
            </w:tcBorders>
            <w:shd w:val="clear" w:color="auto" w:fill="FFFFFF"/>
            <w:tcMar>
              <w:left w:w="67" w:type="dxa"/>
              <w:right w:w="67" w:type="dxa"/>
            </w:tcMar>
          </w:tcPr>
          <w:p w14:paraId="3F635C8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52.69 (13.89)</w:t>
            </w:r>
          </w:p>
        </w:tc>
        <w:tc>
          <w:tcPr>
            <w:tcW w:w="1929" w:type="dxa"/>
            <w:tcBorders>
              <w:top w:val="nil"/>
              <w:left w:val="nil"/>
              <w:bottom w:val="nil"/>
              <w:right w:val="nil"/>
            </w:tcBorders>
            <w:shd w:val="clear" w:color="auto" w:fill="FFFFFF"/>
            <w:tcMar>
              <w:left w:w="67" w:type="dxa"/>
              <w:right w:w="67" w:type="dxa"/>
            </w:tcMar>
          </w:tcPr>
          <w:p w14:paraId="61E15C7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52.64 (14.21)</w:t>
            </w:r>
          </w:p>
        </w:tc>
        <w:tc>
          <w:tcPr>
            <w:tcW w:w="775" w:type="dxa"/>
            <w:tcBorders>
              <w:top w:val="nil"/>
              <w:left w:val="nil"/>
              <w:bottom w:val="nil"/>
              <w:right w:val="nil"/>
            </w:tcBorders>
            <w:shd w:val="clear" w:color="auto" w:fill="FFFFFF"/>
            <w:tcMar>
              <w:left w:w="67" w:type="dxa"/>
              <w:right w:w="67" w:type="dxa"/>
            </w:tcMar>
          </w:tcPr>
          <w:p w14:paraId="1DA52EA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0.7194</w:t>
            </w:r>
          </w:p>
        </w:tc>
      </w:tr>
      <w:tr w:rsidR="003B16B1" w:rsidRPr="003B16B1" w14:paraId="1F63FAE8"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7BAB0D77"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Triglycerides, median (IQR), mg/dl</w:t>
            </w:r>
          </w:p>
        </w:tc>
        <w:tc>
          <w:tcPr>
            <w:tcW w:w="1929" w:type="dxa"/>
            <w:tcBorders>
              <w:top w:val="nil"/>
              <w:left w:val="nil"/>
              <w:bottom w:val="nil"/>
              <w:right w:val="nil"/>
            </w:tcBorders>
            <w:shd w:val="clear" w:color="auto" w:fill="FFFFFF"/>
            <w:tcMar>
              <w:left w:w="67" w:type="dxa"/>
              <w:right w:w="67" w:type="dxa"/>
            </w:tcMar>
          </w:tcPr>
          <w:p w14:paraId="6C3097D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108.00 (78.00, 153.00)</w:t>
            </w:r>
          </w:p>
        </w:tc>
        <w:tc>
          <w:tcPr>
            <w:tcW w:w="1929" w:type="dxa"/>
            <w:tcBorders>
              <w:top w:val="nil"/>
              <w:left w:val="nil"/>
              <w:bottom w:val="nil"/>
              <w:right w:val="nil"/>
            </w:tcBorders>
            <w:shd w:val="clear" w:color="auto" w:fill="FFFFFF"/>
            <w:tcMar>
              <w:left w:w="67" w:type="dxa"/>
              <w:right w:w="67" w:type="dxa"/>
            </w:tcMar>
          </w:tcPr>
          <w:p w14:paraId="1F3F39C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107.00 (77.00, 150.00)</w:t>
            </w:r>
          </w:p>
        </w:tc>
        <w:tc>
          <w:tcPr>
            <w:tcW w:w="1929" w:type="dxa"/>
            <w:tcBorders>
              <w:top w:val="nil"/>
              <w:left w:val="nil"/>
              <w:bottom w:val="nil"/>
              <w:right w:val="nil"/>
            </w:tcBorders>
            <w:shd w:val="clear" w:color="auto" w:fill="FFFFFF"/>
            <w:tcMar>
              <w:left w:w="67" w:type="dxa"/>
              <w:right w:w="67" w:type="dxa"/>
            </w:tcMar>
          </w:tcPr>
          <w:p w14:paraId="5798533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107.00 (77.00, 151.00)</w:t>
            </w:r>
          </w:p>
        </w:tc>
        <w:tc>
          <w:tcPr>
            <w:tcW w:w="775" w:type="dxa"/>
            <w:tcBorders>
              <w:top w:val="nil"/>
              <w:left w:val="nil"/>
              <w:bottom w:val="nil"/>
              <w:right w:val="nil"/>
            </w:tcBorders>
            <w:shd w:val="clear" w:color="auto" w:fill="FFFFFF"/>
            <w:tcMar>
              <w:left w:w="67" w:type="dxa"/>
              <w:right w:w="67" w:type="dxa"/>
            </w:tcMar>
          </w:tcPr>
          <w:p w14:paraId="09BC7F1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46279469"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599D6B8C"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Glucose, mean (SD), mg/dl</w:t>
            </w:r>
          </w:p>
        </w:tc>
        <w:tc>
          <w:tcPr>
            <w:tcW w:w="1929" w:type="dxa"/>
            <w:tcBorders>
              <w:top w:val="nil"/>
              <w:left w:val="nil"/>
              <w:bottom w:val="nil"/>
              <w:right w:val="nil"/>
            </w:tcBorders>
            <w:shd w:val="clear" w:color="auto" w:fill="FFFFFF"/>
            <w:tcMar>
              <w:left w:w="67" w:type="dxa"/>
              <w:right w:w="67" w:type="dxa"/>
            </w:tcMar>
          </w:tcPr>
          <w:p w14:paraId="0733CED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98.94 (13.40)</w:t>
            </w:r>
          </w:p>
        </w:tc>
        <w:tc>
          <w:tcPr>
            <w:tcW w:w="1929" w:type="dxa"/>
            <w:tcBorders>
              <w:top w:val="nil"/>
              <w:left w:val="nil"/>
              <w:bottom w:val="nil"/>
              <w:right w:val="nil"/>
            </w:tcBorders>
            <w:shd w:val="clear" w:color="auto" w:fill="FFFFFF"/>
            <w:tcMar>
              <w:left w:w="67" w:type="dxa"/>
              <w:right w:w="67" w:type="dxa"/>
            </w:tcMar>
          </w:tcPr>
          <w:p w14:paraId="69923CE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98.95 (13.20)</w:t>
            </w:r>
          </w:p>
        </w:tc>
        <w:tc>
          <w:tcPr>
            <w:tcW w:w="1929" w:type="dxa"/>
            <w:tcBorders>
              <w:top w:val="nil"/>
              <w:left w:val="nil"/>
              <w:bottom w:val="nil"/>
              <w:right w:val="nil"/>
            </w:tcBorders>
            <w:shd w:val="clear" w:color="auto" w:fill="FFFFFF"/>
            <w:tcMar>
              <w:left w:w="67" w:type="dxa"/>
              <w:right w:w="67" w:type="dxa"/>
            </w:tcMar>
          </w:tcPr>
          <w:p w14:paraId="2A3687D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98.94 (13.28)</w:t>
            </w:r>
          </w:p>
        </w:tc>
        <w:tc>
          <w:tcPr>
            <w:tcW w:w="775" w:type="dxa"/>
            <w:tcBorders>
              <w:top w:val="nil"/>
              <w:left w:val="nil"/>
              <w:bottom w:val="nil"/>
              <w:right w:val="nil"/>
            </w:tcBorders>
            <w:shd w:val="clear" w:color="auto" w:fill="FFFFFF"/>
            <w:tcMar>
              <w:left w:w="67" w:type="dxa"/>
              <w:right w:w="67" w:type="dxa"/>
            </w:tcMar>
          </w:tcPr>
          <w:p w14:paraId="0905FF8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0.9765</w:t>
            </w:r>
          </w:p>
        </w:tc>
      </w:tr>
      <w:tr w:rsidR="003B16B1" w:rsidRPr="003B16B1" w14:paraId="6BE17E92"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777561D9"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Statin use, No. (%)</w:t>
            </w:r>
          </w:p>
        </w:tc>
        <w:tc>
          <w:tcPr>
            <w:tcW w:w="1929" w:type="dxa"/>
            <w:tcBorders>
              <w:top w:val="nil"/>
              <w:left w:val="nil"/>
              <w:bottom w:val="nil"/>
              <w:right w:val="nil"/>
            </w:tcBorders>
            <w:shd w:val="clear" w:color="auto" w:fill="FFFFFF"/>
            <w:tcMar>
              <w:left w:w="67" w:type="dxa"/>
              <w:right w:w="67" w:type="dxa"/>
            </w:tcMar>
          </w:tcPr>
          <w:p w14:paraId="6D37BCA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1289 (43.4)</w:t>
            </w:r>
          </w:p>
        </w:tc>
        <w:tc>
          <w:tcPr>
            <w:tcW w:w="1929" w:type="dxa"/>
            <w:tcBorders>
              <w:top w:val="nil"/>
              <w:left w:val="nil"/>
              <w:bottom w:val="nil"/>
              <w:right w:val="nil"/>
            </w:tcBorders>
            <w:shd w:val="clear" w:color="auto" w:fill="FFFFFF"/>
            <w:tcMar>
              <w:left w:w="67" w:type="dxa"/>
              <w:right w:w="67" w:type="dxa"/>
            </w:tcMar>
          </w:tcPr>
          <w:p w14:paraId="0E4CAE5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1831 (43.5)</w:t>
            </w:r>
          </w:p>
        </w:tc>
        <w:tc>
          <w:tcPr>
            <w:tcW w:w="1929" w:type="dxa"/>
            <w:tcBorders>
              <w:top w:val="nil"/>
              <w:left w:val="nil"/>
              <w:bottom w:val="nil"/>
              <w:right w:val="nil"/>
            </w:tcBorders>
            <w:shd w:val="clear" w:color="auto" w:fill="FFFFFF"/>
            <w:tcMar>
              <w:left w:w="67" w:type="dxa"/>
              <w:right w:w="67" w:type="dxa"/>
            </w:tcMar>
          </w:tcPr>
          <w:p w14:paraId="2EC8A2C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3120 (43.5)</w:t>
            </w:r>
          </w:p>
        </w:tc>
        <w:tc>
          <w:tcPr>
            <w:tcW w:w="775" w:type="dxa"/>
            <w:tcBorders>
              <w:top w:val="nil"/>
              <w:left w:val="nil"/>
              <w:bottom w:val="nil"/>
              <w:right w:val="nil"/>
            </w:tcBorders>
            <w:shd w:val="clear" w:color="auto" w:fill="FFFFFF"/>
            <w:tcMar>
              <w:left w:w="67" w:type="dxa"/>
              <w:right w:w="67" w:type="dxa"/>
            </w:tcMar>
          </w:tcPr>
          <w:p w14:paraId="6218C8F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0.9015</w:t>
            </w:r>
          </w:p>
        </w:tc>
      </w:tr>
      <w:tr w:rsidR="003B16B1" w:rsidRPr="003B16B1" w14:paraId="6FD0155B"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44C189A5"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Aspirin use, No. (%)</w:t>
            </w:r>
          </w:p>
        </w:tc>
        <w:tc>
          <w:tcPr>
            <w:tcW w:w="1929" w:type="dxa"/>
            <w:tcBorders>
              <w:top w:val="nil"/>
              <w:left w:val="nil"/>
              <w:bottom w:val="nil"/>
              <w:right w:val="nil"/>
            </w:tcBorders>
            <w:shd w:val="clear" w:color="auto" w:fill="FFFFFF"/>
            <w:tcMar>
              <w:left w:w="67" w:type="dxa"/>
              <w:right w:w="67" w:type="dxa"/>
            </w:tcMar>
          </w:tcPr>
          <w:p w14:paraId="4FCA5A4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1459 (48.9)</w:t>
            </w:r>
          </w:p>
        </w:tc>
        <w:tc>
          <w:tcPr>
            <w:tcW w:w="1929" w:type="dxa"/>
            <w:tcBorders>
              <w:top w:val="nil"/>
              <w:left w:val="nil"/>
              <w:bottom w:val="nil"/>
              <w:right w:val="nil"/>
            </w:tcBorders>
            <w:shd w:val="clear" w:color="auto" w:fill="FFFFFF"/>
            <w:tcMar>
              <w:left w:w="67" w:type="dxa"/>
              <w:right w:w="67" w:type="dxa"/>
            </w:tcMar>
          </w:tcPr>
          <w:p w14:paraId="20F63FB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2228 (52.8)</w:t>
            </w:r>
          </w:p>
        </w:tc>
        <w:tc>
          <w:tcPr>
            <w:tcW w:w="1929" w:type="dxa"/>
            <w:tcBorders>
              <w:top w:val="nil"/>
              <w:left w:val="nil"/>
              <w:bottom w:val="nil"/>
              <w:right w:val="nil"/>
            </w:tcBorders>
            <w:shd w:val="clear" w:color="auto" w:fill="FFFFFF"/>
            <w:tcMar>
              <w:left w:w="67" w:type="dxa"/>
              <w:right w:w="67" w:type="dxa"/>
            </w:tcMar>
          </w:tcPr>
          <w:p w14:paraId="21F82FB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3687 (51.2)</w:t>
            </w:r>
          </w:p>
        </w:tc>
        <w:tc>
          <w:tcPr>
            <w:tcW w:w="775" w:type="dxa"/>
            <w:tcBorders>
              <w:top w:val="nil"/>
              <w:left w:val="nil"/>
              <w:bottom w:val="nil"/>
              <w:right w:val="nil"/>
            </w:tcBorders>
            <w:shd w:val="clear" w:color="auto" w:fill="FFFFFF"/>
            <w:tcMar>
              <w:left w:w="67" w:type="dxa"/>
              <w:right w:w="67" w:type="dxa"/>
            </w:tcMar>
          </w:tcPr>
          <w:p w14:paraId="494B7B9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0.0012</w:t>
            </w:r>
          </w:p>
        </w:tc>
      </w:tr>
      <w:tr w:rsidR="003B16B1" w:rsidRPr="003B16B1" w14:paraId="51790382"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1CD0404B"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10-y Framingham cardiovascular disease risk, median (IQR), %</w:t>
            </w:r>
          </w:p>
        </w:tc>
        <w:tc>
          <w:tcPr>
            <w:tcW w:w="1929" w:type="dxa"/>
            <w:tcBorders>
              <w:top w:val="nil"/>
              <w:left w:val="nil"/>
              <w:bottom w:val="nil"/>
              <w:right w:val="nil"/>
            </w:tcBorders>
            <w:shd w:val="clear" w:color="auto" w:fill="FFFFFF"/>
            <w:tcMar>
              <w:left w:w="67" w:type="dxa"/>
              <w:right w:w="67" w:type="dxa"/>
            </w:tcMar>
          </w:tcPr>
          <w:p w14:paraId="7C3F370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22.75 (16.02, 32.50)</w:t>
            </w:r>
          </w:p>
        </w:tc>
        <w:tc>
          <w:tcPr>
            <w:tcW w:w="1929" w:type="dxa"/>
            <w:tcBorders>
              <w:top w:val="nil"/>
              <w:left w:val="nil"/>
              <w:bottom w:val="nil"/>
              <w:right w:val="nil"/>
            </w:tcBorders>
            <w:shd w:val="clear" w:color="auto" w:fill="FFFFFF"/>
            <w:tcMar>
              <w:left w:w="67" w:type="dxa"/>
              <w:right w:w="67" w:type="dxa"/>
            </w:tcMar>
          </w:tcPr>
          <w:p w14:paraId="202E700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21.09 (14.80, 30.02)</w:t>
            </w:r>
          </w:p>
        </w:tc>
        <w:tc>
          <w:tcPr>
            <w:tcW w:w="1929" w:type="dxa"/>
            <w:tcBorders>
              <w:top w:val="nil"/>
              <w:left w:val="nil"/>
              <w:bottom w:val="nil"/>
              <w:right w:val="nil"/>
            </w:tcBorders>
            <w:shd w:val="clear" w:color="auto" w:fill="FFFFFF"/>
            <w:tcMar>
              <w:left w:w="67" w:type="dxa"/>
              <w:right w:w="67" w:type="dxa"/>
            </w:tcMar>
          </w:tcPr>
          <w:p w14:paraId="308C221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21.84 (15.17, 31.06)</w:t>
            </w:r>
          </w:p>
        </w:tc>
        <w:tc>
          <w:tcPr>
            <w:tcW w:w="775" w:type="dxa"/>
            <w:tcBorders>
              <w:top w:val="nil"/>
              <w:left w:val="nil"/>
              <w:bottom w:val="nil"/>
              <w:right w:val="nil"/>
            </w:tcBorders>
            <w:shd w:val="clear" w:color="auto" w:fill="FFFFFF"/>
            <w:tcMar>
              <w:left w:w="67" w:type="dxa"/>
              <w:right w:w="67" w:type="dxa"/>
            </w:tcMar>
          </w:tcPr>
          <w:p w14:paraId="0B04C7F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0838E1D5"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2A8880D3"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BMI, mean (SD), mg/dl</w:t>
            </w:r>
          </w:p>
        </w:tc>
        <w:tc>
          <w:tcPr>
            <w:tcW w:w="1929" w:type="dxa"/>
            <w:tcBorders>
              <w:top w:val="nil"/>
              <w:left w:val="nil"/>
              <w:bottom w:val="nil"/>
              <w:right w:val="nil"/>
            </w:tcBorders>
            <w:shd w:val="clear" w:color="auto" w:fill="FFFFFF"/>
            <w:tcMar>
              <w:left w:w="67" w:type="dxa"/>
              <w:right w:w="67" w:type="dxa"/>
            </w:tcMar>
          </w:tcPr>
          <w:p w14:paraId="51C2D60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30.12 (5.70)</w:t>
            </w:r>
          </w:p>
        </w:tc>
        <w:tc>
          <w:tcPr>
            <w:tcW w:w="1929" w:type="dxa"/>
            <w:tcBorders>
              <w:top w:val="nil"/>
              <w:left w:val="nil"/>
              <w:bottom w:val="nil"/>
              <w:right w:val="nil"/>
            </w:tcBorders>
            <w:shd w:val="clear" w:color="auto" w:fill="FFFFFF"/>
            <w:tcMar>
              <w:left w:w="67" w:type="dxa"/>
              <w:right w:w="67" w:type="dxa"/>
            </w:tcMar>
          </w:tcPr>
          <w:p w14:paraId="3A9986F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30.01 (5.81)</w:t>
            </w:r>
          </w:p>
        </w:tc>
        <w:tc>
          <w:tcPr>
            <w:tcW w:w="1929" w:type="dxa"/>
            <w:tcBorders>
              <w:top w:val="nil"/>
              <w:left w:val="nil"/>
              <w:bottom w:val="nil"/>
              <w:right w:val="nil"/>
            </w:tcBorders>
            <w:shd w:val="clear" w:color="auto" w:fill="FFFFFF"/>
            <w:tcMar>
              <w:left w:w="67" w:type="dxa"/>
              <w:right w:w="67" w:type="dxa"/>
            </w:tcMar>
          </w:tcPr>
          <w:p w14:paraId="2EDA681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30.05 (5.77)</w:t>
            </w:r>
          </w:p>
        </w:tc>
        <w:tc>
          <w:tcPr>
            <w:tcW w:w="775" w:type="dxa"/>
            <w:tcBorders>
              <w:top w:val="nil"/>
              <w:left w:val="nil"/>
              <w:bottom w:val="nil"/>
              <w:right w:val="nil"/>
            </w:tcBorders>
            <w:shd w:val="clear" w:color="auto" w:fill="FFFFFF"/>
            <w:tcMar>
              <w:left w:w="67" w:type="dxa"/>
              <w:right w:w="67" w:type="dxa"/>
            </w:tcMar>
          </w:tcPr>
          <w:p w14:paraId="0BD868C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0.4297</w:t>
            </w:r>
          </w:p>
        </w:tc>
      </w:tr>
      <w:tr w:rsidR="003B16B1" w:rsidRPr="003B16B1" w14:paraId="2406E1B1"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093C50B2"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CVD Event, No. (%)</w:t>
            </w:r>
          </w:p>
        </w:tc>
        <w:tc>
          <w:tcPr>
            <w:tcW w:w="1929" w:type="dxa"/>
            <w:tcBorders>
              <w:top w:val="nil"/>
              <w:left w:val="nil"/>
              <w:bottom w:val="nil"/>
              <w:right w:val="nil"/>
            </w:tcBorders>
            <w:shd w:val="clear" w:color="auto" w:fill="FFFFFF"/>
            <w:tcMar>
              <w:left w:w="67" w:type="dxa"/>
              <w:right w:w="67" w:type="dxa"/>
            </w:tcMar>
          </w:tcPr>
          <w:p w14:paraId="69F0657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194 (6.5)</w:t>
            </w:r>
          </w:p>
        </w:tc>
        <w:tc>
          <w:tcPr>
            <w:tcW w:w="1929" w:type="dxa"/>
            <w:tcBorders>
              <w:top w:val="nil"/>
              <w:left w:val="nil"/>
              <w:bottom w:val="nil"/>
              <w:right w:val="nil"/>
            </w:tcBorders>
            <w:shd w:val="clear" w:color="auto" w:fill="FFFFFF"/>
            <w:tcMar>
              <w:left w:w="67" w:type="dxa"/>
              <w:right w:w="67" w:type="dxa"/>
            </w:tcMar>
          </w:tcPr>
          <w:p w14:paraId="4672B91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219 (5.2)</w:t>
            </w:r>
          </w:p>
        </w:tc>
        <w:tc>
          <w:tcPr>
            <w:tcW w:w="1929" w:type="dxa"/>
            <w:tcBorders>
              <w:top w:val="nil"/>
              <w:left w:val="nil"/>
              <w:bottom w:val="nil"/>
              <w:right w:val="nil"/>
            </w:tcBorders>
            <w:shd w:val="clear" w:color="auto" w:fill="FFFFFF"/>
            <w:tcMar>
              <w:left w:w="67" w:type="dxa"/>
              <w:right w:w="67" w:type="dxa"/>
            </w:tcMar>
          </w:tcPr>
          <w:p w14:paraId="3A3470A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413 (5.7)</w:t>
            </w:r>
          </w:p>
        </w:tc>
        <w:tc>
          <w:tcPr>
            <w:tcW w:w="775" w:type="dxa"/>
            <w:tcBorders>
              <w:top w:val="nil"/>
              <w:left w:val="nil"/>
              <w:bottom w:val="nil"/>
              <w:right w:val="nil"/>
            </w:tcBorders>
            <w:shd w:val="clear" w:color="auto" w:fill="FFFFFF"/>
            <w:tcMar>
              <w:left w:w="67" w:type="dxa"/>
              <w:right w:w="67" w:type="dxa"/>
            </w:tcMar>
          </w:tcPr>
          <w:p w14:paraId="08D30F8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0.0176</w:t>
            </w:r>
          </w:p>
        </w:tc>
      </w:tr>
      <w:tr w:rsidR="003B16B1" w:rsidRPr="003B16B1" w14:paraId="1D9AF69A"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370D199E"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CKD Event, No. (%)</w:t>
            </w:r>
          </w:p>
        </w:tc>
        <w:tc>
          <w:tcPr>
            <w:tcW w:w="1929" w:type="dxa"/>
            <w:tcBorders>
              <w:top w:val="nil"/>
              <w:left w:val="nil"/>
              <w:bottom w:val="nil"/>
              <w:right w:val="nil"/>
            </w:tcBorders>
            <w:shd w:val="clear" w:color="auto" w:fill="FFFFFF"/>
            <w:tcMar>
              <w:left w:w="67" w:type="dxa"/>
              <w:right w:w="67" w:type="dxa"/>
            </w:tcMar>
          </w:tcPr>
          <w:p w14:paraId="0C9CA5D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82 (2.7)</w:t>
            </w:r>
          </w:p>
        </w:tc>
        <w:tc>
          <w:tcPr>
            <w:tcW w:w="1929" w:type="dxa"/>
            <w:tcBorders>
              <w:top w:val="nil"/>
              <w:left w:val="nil"/>
              <w:bottom w:val="nil"/>
              <w:right w:val="nil"/>
            </w:tcBorders>
            <w:shd w:val="clear" w:color="auto" w:fill="FFFFFF"/>
            <w:tcMar>
              <w:left w:w="67" w:type="dxa"/>
              <w:right w:w="67" w:type="dxa"/>
            </w:tcMar>
          </w:tcPr>
          <w:p w14:paraId="7092914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106 (2.5)</w:t>
            </w:r>
          </w:p>
        </w:tc>
        <w:tc>
          <w:tcPr>
            <w:tcW w:w="1929" w:type="dxa"/>
            <w:tcBorders>
              <w:top w:val="nil"/>
              <w:left w:val="nil"/>
              <w:bottom w:val="nil"/>
              <w:right w:val="nil"/>
            </w:tcBorders>
            <w:shd w:val="clear" w:color="auto" w:fill="FFFFFF"/>
            <w:tcMar>
              <w:left w:w="67" w:type="dxa"/>
              <w:right w:w="67" w:type="dxa"/>
            </w:tcMar>
          </w:tcPr>
          <w:p w14:paraId="41DC33C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188 (2.6)</w:t>
            </w:r>
          </w:p>
        </w:tc>
        <w:tc>
          <w:tcPr>
            <w:tcW w:w="775" w:type="dxa"/>
            <w:tcBorders>
              <w:top w:val="nil"/>
              <w:left w:val="nil"/>
              <w:bottom w:val="nil"/>
              <w:right w:val="nil"/>
            </w:tcBorders>
            <w:shd w:val="clear" w:color="auto" w:fill="FFFFFF"/>
            <w:tcMar>
              <w:left w:w="67" w:type="dxa"/>
              <w:right w:w="67" w:type="dxa"/>
            </w:tcMar>
          </w:tcPr>
          <w:p w14:paraId="37BB0AD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0.5289</w:t>
            </w:r>
          </w:p>
        </w:tc>
      </w:tr>
      <w:tr w:rsidR="003B16B1" w:rsidRPr="003B16B1" w14:paraId="6367DE74"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5CF34364"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ASK Participant, No. (%)</w:t>
            </w:r>
          </w:p>
        </w:tc>
        <w:tc>
          <w:tcPr>
            <w:tcW w:w="1929" w:type="dxa"/>
            <w:tcBorders>
              <w:top w:val="nil"/>
              <w:left w:val="nil"/>
              <w:bottom w:val="nil"/>
              <w:right w:val="nil"/>
            </w:tcBorders>
            <w:shd w:val="clear" w:color="auto" w:fill="FFFFFF"/>
            <w:tcMar>
              <w:left w:w="67" w:type="dxa"/>
              <w:right w:w="67" w:type="dxa"/>
            </w:tcMar>
          </w:tcPr>
          <w:p w14:paraId="7B6D3E2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929" w:type="dxa"/>
            <w:tcBorders>
              <w:top w:val="nil"/>
              <w:left w:val="nil"/>
              <w:bottom w:val="nil"/>
              <w:right w:val="nil"/>
            </w:tcBorders>
            <w:shd w:val="clear" w:color="auto" w:fill="FFFFFF"/>
            <w:tcMar>
              <w:left w:w="67" w:type="dxa"/>
              <w:right w:w="67" w:type="dxa"/>
            </w:tcMar>
          </w:tcPr>
          <w:p w14:paraId="28F71EF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929" w:type="dxa"/>
            <w:tcBorders>
              <w:top w:val="nil"/>
              <w:left w:val="nil"/>
              <w:bottom w:val="nil"/>
              <w:right w:val="nil"/>
            </w:tcBorders>
            <w:shd w:val="clear" w:color="auto" w:fill="FFFFFF"/>
            <w:tcMar>
              <w:left w:w="67" w:type="dxa"/>
              <w:right w:w="67" w:type="dxa"/>
            </w:tcMar>
          </w:tcPr>
          <w:p w14:paraId="2B6AA7E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775" w:type="dxa"/>
            <w:tcBorders>
              <w:top w:val="nil"/>
              <w:left w:val="nil"/>
              <w:bottom w:val="nil"/>
              <w:right w:val="nil"/>
            </w:tcBorders>
            <w:shd w:val="clear" w:color="auto" w:fill="FFFFFF"/>
            <w:tcMar>
              <w:left w:w="67" w:type="dxa"/>
              <w:right w:w="67" w:type="dxa"/>
            </w:tcMar>
          </w:tcPr>
          <w:p w14:paraId="35B7B35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&lt;.0001</w:t>
            </w:r>
          </w:p>
        </w:tc>
      </w:tr>
      <w:tr w:rsidR="003B16B1" w:rsidRPr="003B16B1" w14:paraId="07BA548A"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22CDFDC8"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No</w:t>
            </w:r>
          </w:p>
        </w:tc>
        <w:tc>
          <w:tcPr>
            <w:tcW w:w="1929" w:type="dxa"/>
            <w:tcBorders>
              <w:top w:val="nil"/>
              <w:left w:val="nil"/>
              <w:bottom w:val="nil"/>
              <w:right w:val="nil"/>
            </w:tcBorders>
            <w:shd w:val="clear" w:color="auto" w:fill="FFFFFF"/>
            <w:tcMar>
              <w:left w:w="67" w:type="dxa"/>
              <w:right w:w="67" w:type="dxa"/>
            </w:tcMar>
          </w:tcPr>
          <w:p w14:paraId="538D9BE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1809 (60.5)</w:t>
            </w:r>
          </w:p>
        </w:tc>
        <w:tc>
          <w:tcPr>
            <w:tcW w:w="1929" w:type="dxa"/>
            <w:tcBorders>
              <w:top w:val="nil"/>
              <w:left w:val="nil"/>
              <w:bottom w:val="nil"/>
              <w:right w:val="nil"/>
            </w:tcBorders>
            <w:shd w:val="clear" w:color="auto" w:fill="FFFFFF"/>
            <w:tcMar>
              <w:left w:w="67" w:type="dxa"/>
              <w:right w:w="67" w:type="dxa"/>
            </w:tcMar>
          </w:tcPr>
          <w:p w14:paraId="7AA1BF6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1648 (38.9)</w:t>
            </w:r>
          </w:p>
        </w:tc>
        <w:tc>
          <w:tcPr>
            <w:tcW w:w="1929" w:type="dxa"/>
            <w:tcBorders>
              <w:top w:val="nil"/>
              <w:left w:val="nil"/>
              <w:bottom w:val="nil"/>
              <w:right w:val="nil"/>
            </w:tcBorders>
            <w:shd w:val="clear" w:color="auto" w:fill="FFFFFF"/>
            <w:tcMar>
              <w:left w:w="67" w:type="dxa"/>
              <w:right w:w="67" w:type="dxa"/>
            </w:tcMar>
          </w:tcPr>
          <w:p w14:paraId="2A37F8B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3457 (47.9)</w:t>
            </w:r>
          </w:p>
        </w:tc>
        <w:tc>
          <w:tcPr>
            <w:tcW w:w="775" w:type="dxa"/>
            <w:tcBorders>
              <w:top w:val="nil"/>
              <w:left w:val="nil"/>
              <w:bottom w:val="nil"/>
              <w:right w:val="nil"/>
            </w:tcBorders>
            <w:shd w:val="clear" w:color="auto" w:fill="FFFFFF"/>
            <w:tcMar>
              <w:left w:w="67" w:type="dxa"/>
              <w:right w:w="67" w:type="dxa"/>
            </w:tcMar>
          </w:tcPr>
          <w:p w14:paraId="404DE79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7391B341"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1249ECF4"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Yes</w:t>
            </w:r>
          </w:p>
        </w:tc>
        <w:tc>
          <w:tcPr>
            <w:tcW w:w="1929" w:type="dxa"/>
            <w:tcBorders>
              <w:top w:val="nil"/>
              <w:left w:val="nil"/>
              <w:bottom w:val="nil"/>
              <w:right w:val="nil"/>
            </w:tcBorders>
            <w:shd w:val="clear" w:color="auto" w:fill="FFFFFF"/>
            <w:tcMar>
              <w:left w:w="67" w:type="dxa"/>
              <w:right w:w="67" w:type="dxa"/>
            </w:tcMar>
          </w:tcPr>
          <w:p w14:paraId="391416A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1179 (39.5)</w:t>
            </w:r>
          </w:p>
        </w:tc>
        <w:tc>
          <w:tcPr>
            <w:tcW w:w="1929" w:type="dxa"/>
            <w:tcBorders>
              <w:top w:val="nil"/>
              <w:left w:val="nil"/>
              <w:bottom w:val="nil"/>
              <w:right w:val="nil"/>
            </w:tcBorders>
            <w:shd w:val="clear" w:color="auto" w:fill="FFFFFF"/>
            <w:tcMar>
              <w:left w:w="67" w:type="dxa"/>
              <w:right w:w="67" w:type="dxa"/>
            </w:tcMar>
          </w:tcPr>
          <w:p w14:paraId="52B689A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2584 (61.1)</w:t>
            </w:r>
          </w:p>
        </w:tc>
        <w:tc>
          <w:tcPr>
            <w:tcW w:w="1929" w:type="dxa"/>
            <w:tcBorders>
              <w:top w:val="nil"/>
              <w:left w:val="nil"/>
              <w:bottom w:val="nil"/>
              <w:right w:val="nil"/>
            </w:tcBorders>
            <w:shd w:val="clear" w:color="auto" w:fill="FFFFFF"/>
            <w:tcMar>
              <w:left w:w="67" w:type="dxa"/>
              <w:right w:w="67" w:type="dxa"/>
            </w:tcMar>
          </w:tcPr>
          <w:p w14:paraId="3FCB4B8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3763 (52.1)</w:t>
            </w:r>
          </w:p>
        </w:tc>
        <w:tc>
          <w:tcPr>
            <w:tcW w:w="775" w:type="dxa"/>
            <w:tcBorders>
              <w:top w:val="nil"/>
              <w:left w:val="nil"/>
              <w:bottom w:val="nil"/>
              <w:right w:val="nil"/>
            </w:tcBorders>
            <w:shd w:val="clear" w:color="auto" w:fill="FFFFFF"/>
            <w:tcMar>
              <w:left w:w="67" w:type="dxa"/>
              <w:right w:w="67" w:type="dxa"/>
            </w:tcMar>
          </w:tcPr>
          <w:p w14:paraId="751CF93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63C44F5B"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3796C39E"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Network, No. (%)</w:t>
            </w:r>
          </w:p>
        </w:tc>
        <w:tc>
          <w:tcPr>
            <w:tcW w:w="1929" w:type="dxa"/>
            <w:tcBorders>
              <w:top w:val="nil"/>
              <w:left w:val="nil"/>
              <w:bottom w:val="nil"/>
              <w:right w:val="nil"/>
            </w:tcBorders>
            <w:shd w:val="clear" w:color="auto" w:fill="FFFFFF"/>
            <w:tcMar>
              <w:left w:w="67" w:type="dxa"/>
              <w:right w:w="67" w:type="dxa"/>
            </w:tcMar>
          </w:tcPr>
          <w:p w14:paraId="2DDB59B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929" w:type="dxa"/>
            <w:tcBorders>
              <w:top w:val="nil"/>
              <w:left w:val="nil"/>
              <w:bottom w:val="nil"/>
              <w:right w:val="nil"/>
            </w:tcBorders>
            <w:shd w:val="clear" w:color="auto" w:fill="FFFFFF"/>
            <w:tcMar>
              <w:left w:w="67" w:type="dxa"/>
              <w:right w:w="67" w:type="dxa"/>
            </w:tcMar>
          </w:tcPr>
          <w:p w14:paraId="530EA39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929" w:type="dxa"/>
            <w:tcBorders>
              <w:top w:val="nil"/>
              <w:left w:val="nil"/>
              <w:bottom w:val="nil"/>
              <w:right w:val="nil"/>
            </w:tcBorders>
            <w:shd w:val="clear" w:color="auto" w:fill="FFFFFF"/>
            <w:tcMar>
              <w:left w:w="67" w:type="dxa"/>
              <w:right w:w="67" w:type="dxa"/>
            </w:tcMar>
          </w:tcPr>
          <w:p w14:paraId="73A6C25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775" w:type="dxa"/>
            <w:tcBorders>
              <w:top w:val="nil"/>
              <w:left w:val="nil"/>
              <w:bottom w:val="nil"/>
              <w:right w:val="nil"/>
            </w:tcBorders>
            <w:shd w:val="clear" w:color="auto" w:fill="FFFFFF"/>
            <w:tcMar>
              <w:left w:w="67" w:type="dxa"/>
              <w:right w:w="67" w:type="dxa"/>
            </w:tcMar>
          </w:tcPr>
          <w:p w14:paraId="5F79EEA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&lt;.0001</w:t>
            </w:r>
          </w:p>
        </w:tc>
      </w:tr>
      <w:tr w:rsidR="003B16B1" w:rsidRPr="003B16B1" w14:paraId="488C4CB1"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7D255116"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1 - Ohio CCN</w:t>
            </w:r>
          </w:p>
        </w:tc>
        <w:tc>
          <w:tcPr>
            <w:tcW w:w="1929" w:type="dxa"/>
            <w:tcBorders>
              <w:top w:val="nil"/>
              <w:left w:val="nil"/>
              <w:bottom w:val="nil"/>
              <w:right w:val="nil"/>
            </w:tcBorders>
            <w:shd w:val="clear" w:color="auto" w:fill="FFFFFF"/>
            <w:tcMar>
              <w:left w:w="67" w:type="dxa"/>
              <w:right w:w="67" w:type="dxa"/>
            </w:tcMar>
          </w:tcPr>
          <w:p w14:paraId="1BA4C2F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517 (17.3)</w:t>
            </w:r>
          </w:p>
        </w:tc>
        <w:tc>
          <w:tcPr>
            <w:tcW w:w="1929" w:type="dxa"/>
            <w:tcBorders>
              <w:top w:val="nil"/>
              <w:left w:val="nil"/>
              <w:bottom w:val="nil"/>
              <w:right w:val="nil"/>
            </w:tcBorders>
            <w:shd w:val="clear" w:color="auto" w:fill="FFFFFF"/>
            <w:tcMar>
              <w:left w:w="67" w:type="dxa"/>
              <w:right w:w="67" w:type="dxa"/>
            </w:tcMar>
          </w:tcPr>
          <w:p w14:paraId="1AD7341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729 (17.2)</w:t>
            </w:r>
          </w:p>
        </w:tc>
        <w:tc>
          <w:tcPr>
            <w:tcW w:w="1929" w:type="dxa"/>
            <w:tcBorders>
              <w:top w:val="nil"/>
              <w:left w:val="nil"/>
              <w:bottom w:val="nil"/>
              <w:right w:val="nil"/>
            </w:tcBorders>
            <w:shd w:val="clear" w:color="auto" w:fill="FFFFFF"/>
            <w:tcMar>
              <w:left w:w="67" w:type="dxa"/>
              <w:right w:w="67" w:type="dxa"/>
            </w:tcMar>
          </w:tcPr>
          <w:p w14:paraId="4CF684C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1246 (17.3)</w:t>
            </w:r>
          </w:p>
        </w:tc>
        <w:tc>
          <w:tcPr>
            <w:tcW w:w="775" w:type="dxa"/>
            <w:tcBorders>
              <w:top w:val="nil"/>
              <w:left w:val="nil"/>
              <w:bottom w:val="nil"/>
              <w:right w:val="nil"/>
            </w:tcBorders>
            <w:shd w:val="clear" w:color="auto" w:fill="FFFFFF"/>
            <w:tcMar>
              <w:left w:w="67" w:type="dxa"/>
              <w:right w:w="67" w:type="dxa"/>
            </w:tcMar>
          </w:tcPr>
          <w:p w14:paraId="28510DD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4E9CB59E"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4966F180"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2 - Southeast CCN</w:t>
            </w:r>
          </w:p>
        </w:tc>
        <w:tc>
          <w:tcPr>
            <w:tcW w:w="1929" w:type="dxa"/>
            <w:tcBorders>
              <w:top w:val="nil"/>
              <w:left w:val="nil"/>
              <w:bottom w:val="nil"/>
              <w:right w:val="nil"/>
            </w:tcBorders>
            <w:shd w:val="clear" w:color="auto" w:fill="FFFFFF"/>
            <w:tcMar>
              <w:left w:w="67" w:type="dxa"/>
              <w:right w:w="67" w:type="dxa"/>
            </w:tcMar>
          </w:tcPr>
          <w:p w14:paraId="0D4B951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593 (19.8)</w:t>
            </w:r>
          </w:p>
        </w:tc>
        <w:tc>
          <w:tcPr>
            <w:tcW w:w="1929" w:type="dxa"/>
            <w:tcBorders>
              <w:top w:val="nil"/>
              <w:left w:val="nil"/>
              <w:bottom w:val="nil"/>
              <w:right w:val="nil"/>
            </w:tcBorders>
            <w:shd w:val="clear" w:color="auto" w:fill="FFFFFF"/>
            <w:tcMar>
              <w:left w:w="67" w:type="dxa"/>
              <w:right w:w="67" w:type="dxa"/>
            </w:tcMar>
          </w:tcPr>
          <w:p w14:paraId="27A45CA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975 (23.0)</w:t>
            </w:r>
          </w:p>
        </w:tc>
        <w:tc>
          <w:tcPr>
            <w:tcW w:w="1929" w:type="dxa"/>
            <w:tcBorders>
              <w:top w:val="nil"/>
              <w:left w:val="nil"/>
              <w:bottom w:val="nil"/>
              <w:right w:val="nil"/>
            </w:tcBorders>
            <w:shd w:val="clear" w:color="auto" w:fill="FFFFFF"/>
            <w:tcMar>
              <w:left w:w="67" w:type="dxa"/>
              <w:right w:w="67" w:type="dxa"/>
            </w:tcMar>
          </w:tcPr>
          <w:p w14:paraId="6783CB8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1568 (21.7)</w:t>
            </w:r>
          </w:p>
        </w:tc>
        <w:tc>
          <w:tcPr>
            <w:tcW w:w="775" w:type="dxa"/>
            <w:tcBorders>
              <w:top w:val="nil"/>
              <w:left w:val="nil"/>
              <w:bottom w:val="nil"/>
              <w:right w:val="nil"/>
            </w:tcBorders>
            <w:shd w:val="clear" w:color="auto" w:fill="FFFFFF"/>
            <w:tcMar>
              <w:left w:w="67" w:type="dxa"/>
              <w:right w:w="67" w:type="dxa"/>
            </w:tcMar>
          </w:tcPr>
          <w:p w14:paraId="46232DB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7D1175A5"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6CF051D3"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3 - Utah CCN</w:t>
            </w:r>
          </w:p>
        </w:tc>
        <w:tc>
          <w:tcPr>
            <w:tcW w:w="1929" w:type="dxa"/>
            <w:tcBorders>
              <w:top w:val="nil"/>
              <w:left w:val="nil"/>
              <w:bottom w:val="nil"/>
              <w:right w:val="nil"/>
            </w:tcBorders>
            <w:shd w:val="clear" w:color="auto" w:fill="FFFFFF"/>
            <w:tcMar>
              <w:left w:w="67" w:type="dxa"/>
              <w:right w:w="67" w:type="dxa"/>
            </w:tcMar>
          </w:tcPr>
          <w:p w14:paraId="5A800D4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613 (20.5)</w:t>
            </w:r>
          </w:p>
        </w:tc>
        <w:tc>
          <w:tcPr>
            <w:tcW w:w="1929" w:type="dxa"/>
            <w:tcBorders>
              <w:top w:val="nil"/>
              <w:left w:val="nil"/>
              <w:bottom w:val="nil"/>
              <w:right w:val="nil"/>
            </w:tcBorders>
            <w:shd w:val="clear" w:color="auto" w:fill="FFFFFF"/>
            <w:tcMar>
              <w:left w:w="67" w:type="dxa"/>
              <w:right w:w="67" w:type="dxa"/>
            </w:tcMar>
          </w:tcPr>
          <w:p w14:paraId="7D8A3FE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1004 (23.7)</w:t>
            </w:r>
          </w:p>
        </w:tc>
        <w:tc>
          <w:tcPr>
            <w:tcW w:w="1929" w:type="dxa"/>
            <w:tcBorders>
              <w:top w:val="nil"/>
              <w:left w:val="nil"/>
              <w:bottom w:val="nil"/>
              <w:right w:val="nil"/>
            </w:tcBorders>
            <w:shd w:val="clear" w:color="auto" w:fill="FFFFFF"/>
            <w:tcMar>
              <w:left w:w="67" w:type="dxa"/>
              <w:right w:w="67" w:type="dxa"/>
            </w:tcMar>
          </w:tcPr>
          <w:p w14:paraId="3BC3267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1617 (22.4)</w:t>
            </w:r>
          </w:p>
        </w:tc>
        <w:tc>
          <w:tcPr>
            <w:tcW w:w="775" w:type="dxa"/>
            <w:tcBorders>
              <w:top w:val="nil"/>
              <w:left w:val="nil"/>
              <w:bottom w:val="nil"/>
              <w:right w:val="nil"/>
            </w:tcBorders>
            <w:shd w:val="clear" w:color="auto" w:fill="FFFFFF"/>
            <w:tcMar>
              <w:left w:w="67" w:type="dxa"/>
              <w:right w:w="67" w:type="dxa"/>
            </w:tcMar>
          </w:tcPr>
          <w:p w14:paraId="48A856A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6AB86E17" w14:textId="77777777" w:rsidTr="008575E6">
        <w:trPr>
          <w:cantSplit/>
          <w:jc w:val="center"/>
        </w:trPr>
        <w:tc>
          <w:tcPr>
            <w:tcW w:w="4948" w:type="dxa"/>
            <w:tcBorders>
              <w:top w:val="nil"/>
              <w:left w:val="nil"/>
              <w:bottom w:val="nil"/>
              <w:right w:val="nil"/>
            </w:tcBorders>
            <w:shd w:val="clear" w:color="auto" w:fill="FFFFFF"/>
            <w:tcMar>
              <w:left w:w="67" w:type="dxa"/>
              <w:right w:w="67" w:type="dxa"/>
            </w:tcMar>
          </w:tcPr>
          <w:p w14:paraId="21DB3C7F"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4 - UAB CCN</w:t>
            </w:r>
          </w:p>
        </w:tc>
        <w:tc>
          <w:tcPr>
            <w:tcW w:w="1929" w:type="dxa"/>
            <w:tcBorders>
              <w:top w:val="nil"/>
              <w:left w:val="nil"/>
              <w:bottom w:val="nil"/>
              <w:right w:val="nil"/>
            </w:tcBorders>
            <w:shd w:val="clear" w:color="auto" w:fill="FFFFFF"/>
            <w:tcMar>
              <w:left w:w="67" w:type="dxa"/>
              <w:right w:w="67" w:type="dxa"/>
            </w:tcMar>
          </w:tcPr>
          <w:p w14:paraId="72AC89D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653 (21.9)</w:t>
            </w:r>
          </w:p>
        </w:tc>
        <w:tc>
          <w:tcPr>
            <w:tcW w:w="1929" w:type="dxa"/>
            <w:tcBorders>
              <w:top w:val="nil"/>
              <w:left w:val="nil"/>
              <w:bottom w:val="nil"/>
              <w:right w:val="nil"/>
            </w:tcBorders>
            <w:shd w:val="clear" w:color="auto" w:fill="FFFFFF"/>
            <w:tcMar>
              <w:left w:w="67" w:type="dxa"/>
              <w:right w:w="67" w:type="dxa"/>
            </w:tcMar>
          </w:tcPr>
          <w:p w14:paraId="60319FD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851 (20.1)</w:t>
            </w:r>
          </w:p>
        </w:tc>
        <w:tc>
          <w:tcPr>
            <w:tcW w:w="1929" w:type="dxa"/>
            <w:tcBorders>
              <w:top w:val="nil"/>
              <w:left w:val="nil"/>
              <w:bottom w:val="nil"/>
              <w:right w:val="nil"/>
            </w:tcBorders>
            <w:shd w:val="clear" w:color="auto" w:fill="FFFFFF"/>
            <w:tcMar>
              <w:left w:w="67" w:type="dxa"/>
              <w:right w:w="67" w:type="dxa"/>
            </w:tcMar>
          </w:tcPr>
          <w:p w14:paraId="6ACD58D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1504 (20.8)</w:t>
            </w:r>
          </w:p>
        </w:tc>
        <w:tc>
          <w:tcPr>
            <w:tcW w:w="775" w:type="dxa"/>
            <w:tcBorders>
              <w:top w:val="nil"/>
              <w:left w:val="nil"/>
              <w:bottom w:val="nil"/>
              <w:right w:val="nil"/>
            </w:tcBorders>
            <w:shd w:val="clear" w:color="auto" w:fill="FFFFFF"/>
            <w:tcMar>
              <w:left w:w="67" w:type="dxa"/>
              <w:right w:w="67" w:type="dxa"/>
            </w:tcMar>
          </w:tcPr>
          <w:p w14:paraId="62D6EFB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7886DFB9" w14:textId="77777777" w:rsidTr="008575E6">
        <w:trPr>
          <w:cantSplit/>
          <w:jc w:val="center"/>
        </w:trPr>
        <w:tc>
          <w:tcPr>
            <w:tcW w:w="4948" w:type="dxa"/>
            <w:tcBorders>
              <w:top w:val="nil"/>
              <w:left w:val="nil"/>
              <w:bottom w:val="single" w:sz="4" w:space="0" w:color="000000"/>
              <w:right w:val="nil"/>
            </w:tcBorders>
            <w:shd w:val="clear" w:color="auto" w:fill="FFFFFF"/>
            <w:tcMar>
              <w:left w:w="67" w:type="dxa"/>
              <w:right w:w="67" w:type="dxa"/>
            </w:tcMar>
          </w:tcPr>
          <w:p w14:paraId="4064644A"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lastRenderedPageBreak/>
              <w:t>5 - VAMC CCN</w:t>
            </w:r>
          </w:p>
        </w:tc>
        <w:tc>
          <w:tcPr>
            <w:tcW w:w="1929" w:type="dxa"/>
            <w:tcBorders>
              <w:top w:val="nil"/>
              <w:left w:val="nil"/>
              <w:bottom w:val="single" w:sz="4" w:space="0" w:color="000000"/>
              <w:right w:val="nil"/>
            </w:tcBorders>
            <w:shd w:val="clear" w:color="auto" w:fill="FFFFFF"/>
            <w:tcMar>
              <w:left w:w="67" w:type="dxa"/>
              <w:right w:w="67" w:type="dxa"/>
            </w:tcMar>
          </w:tcPr>
          <w:p w14:paraId="66682EF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612 (20.5)</w:t>
            </w:r>
          </w:p>
        </w:tc>
        <w:tc>
          <w:tcPr>
            <w:tcW w:w="1929" w:type="dxa"/>
            <w:tcBorders>
              <w:top w:val="nil"/>
              <w:left w:val="nil"/>
              <w:bottom w:val="single" w:sz="4" w:space="0" w:color="000000"/>
              <w:right w:val="nil"/>
            </w:tcBorders>
            <w:shd w:val="clear" w:color="auto" w:fill="FFFFFF"/>
            <w:tcMar>
              <w:left w:w="67" w:type="dxa"/>
              <w:right w:w="67" w:type="dxa"/>
            </w:tcMar>
          </w:tcPr>
          <w:p w14:paraId="45DFA46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673 (15.9)</w:t>
            </w:r>
          </w:p>
        </w:tc>
        <w:tc>
          <w:tcPr>
            <w:tcW w:w="1929" w:type="dxa"/>
            <w:tcBorders>
              <w:top w:val="nil"/>
              <w:left w:val="nil"/>
              <w:bottom w:val="single" w:sz="4" w:space="0" w:color="000000"/>
              <w:right w:val="nil"/>
            </w:tcBorders>
            <w:shd w:val="clear" w:color="auto" w:fill="FFFFFF"/>
            <w:tcMar>
              <w:left w:w="67" w:type="dxa"/>
              <w:right w:w="67" w:type="dxa"/>
            </w:tcMar>
          </w:tcPr>
          <w:p w14:paraId="2FB222D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1285 (17.8)</w:t>
            </w:r>
          </w:p>
        </w:tc>
        <w:tc>
          <w:tcPr>
            <w:tcW w:w="775" w:type="dxa"/>
            <w:tcBorders>
              <w:top w:val="nil"/>
              <w:left w:val="nil"/>
              <w:bottom w:val="single" w:sz="4" w:space="0" w:color="000000"/>
              <w:right w:val="nil"/>
            </w:tcBorders>
            <w:shd w:val="clear" w:color="auto" w:fill="FFFFFF"/>
            <w:tcMar>
              <w:left w:w="67" w:type="dxa"/>
              <w:right w:w="67" w:type="dxa"/>
            </w:tcMar>
          </w:tcPr>
          <w:p w14:paraId="5FEF406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bl>
    <w:p w14:paraId="160A122A" w14:textId="77777777" w:rsidR="003B16B1" w:rsidRDefault="003B16B1"/>
    <w:p w14:paraId="6F2EB7DF" w14:textId="77777777" w:rsidR="003B16B1" w:rsidRDefault="003B16B1"/>
    <w:p w14:paraId="55300288" w14:textId="77777777" w:rsidR="003B16B1" w:rsidRPr="003B16B1" w:rsidRDefault="003B16B1" w:rsidP="003B16B1">
      <w:r w:rsidRPr="003B16B1">
        <w:t>Table. SM2020 Data Completion For Deceased Participants by Variables of Interest</w:t>
      </w:r>
    </w:p>
    <w:tbl>
      <w:tblPr>
        <w:tblW w:w="0" w:type="auto"/>
        <w:jc w:val="center"/>
        <w:tblLayout w:type="fixed"/>
        <w:tblCellMar>
          <w:left w:w="0" w:type="dxa"/>
          <w:right w:w="0" w:type="dxa"/>
        </w:tblCellMar>
        <w:tblLook w:val="0000" w:firstRow="0" w:lastRow="0" w:firstColumn="0" w:lastColumn="0" w:noHBand="0" w:noVBand="0"/>
      </w:tblPr>
      <w:tblGrid>
        <w:gridCol w:w="4988"/>
        <w:gridCol w:w="1842"/>
        <w:gridCol w:w="1842"/>
        <w:gridCol w:w="1842"/>
        <w:gridCol w:w="775"/>
      </w:tblGrid>
      <w:tr w:rsidR="003B16B1" w:rsidRPr="003B16B1" w14:paraId="737FADE7" w14:textId="77777777" w:rsidTr="008575E6">
        <w:trPr>
          <w:cantSplit/>
          <w:tblHeader/>
          <w:jc w:val="center"/>
        </w:trPr>
        <w:tc>
          <w:tcPr>
            <w:tcW w:w="4988" w:type="dxa"/>
            <w:tcBorders>
              <w:top w:val="single" w:sz="4" w:space="0" w:color="000000"/>
              <w:left w:val="nil"/>
              <w:bottom w:val="single" w:sz="4" w:space="0" w:color="000000"/>
              <w:right w:val="nil"/>
            </w:tcBorders>
            <w:shd w:val="clear" w:color="auto" w:fill="FFFFFF"/>
            <w:tcMar>
              <w:left w:w="67" w:type="dxa"/>
              <w:right w:w="67" w:type="dxa"/>
            </w:tcMar>
            <w:vAlign w:val="bottom"/>
          </w:tcPr>
          <w:p w14:paraId="31B67C10"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6"/>
                <w:szCs w:val="16"/>
                <w14:ligatures w14:val="none"/>
              </w:rPr>
            </w:pPr>
          </w:p>
        </w:tc>
        <w:tc>
          <w:tcPr>
            <w:tcW w:w="1842" w:type="dxa"/>
            <w:tcBorders>
              <w:top w:val="single" w:sz="4" w:space="0" w:color="000000"/>
              <w:left w:val="nil"/>
              <w:bottom w:val="single" w:sz="4" w:space="0" w:color="000000"/>
              <w:right w:val="nil"/>
            </w:tcBorders>
            <w:shd w:val="clear" w:color="auto" w:fill="FFFFFF"/>
            <w:tcMar>
              <w:left w:w="67" w:type="dxa"/>
              <w:right w:w="67" w:type="dxa"/>
            </w:tcMar>
            <w:vAlign w:val="bottom"/>
          </w:tcPr>
          <w:p w14:paraId="40C244D5"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7"/>
                <w:szCs w:val="17"/>
                <w14:ligatures w14:val="none"/>
              </w:rPr>
            </w:pPr>
            <w:r w:rsidRPr="003B16B1">
              <w:rPr>
                <w:rFonts w:ascii="Arial" w:eastAsiaTheme="minorEastAsia" w:hAnsi="Arial" w:cs="Arial"/>
                <w:b/>
                <w:bCs/>
                <w:i/>
                <w:iCs/>
                <w:color w:val="000000"/>
                <w:kern w:val="0"/>
                <w:sz w:val="17"/>
                <w:szCs w:val="17"/>
                <w14:ligatures w14:val="none"/>
              </w:rPr>
              <w:t>SM2020 Assessment Missing</w:t>
            </w:r>
            <w:r w:rsidRPr="003B16B1">
              <w:rPr>
                <w:rFonts w:ascii="Arial" w:eastAsiaTheme="minorEastAsia" w:hAnsi="Arial" w:cs="Arial"/>
                <w:b/>
                <w:bCs/>
                <w:i/>
                <w:iCs/>
                <w:color w:val="000000"/>
                <w:kern w:val="0"/>
                <w:sz w:val="17"/>
                <w:szCs w:val="17"/>
                <w14:ligatures w14:val="none"/>
              </w:rPr>
              <w:br/>
              <w:t>(N=608)</w:t>
            </w:r>
          </w:p>
        </w:tc>
        <w:tc>
          <w:tcPr>
            <w:tcW w:w="1842" w:type="dxa"/>
            <w:tcBorders>
              <w:top w:val="single" w:sz="4" w:space="0" w:color="000000"/>
              <w:left w:val="nil"/>
              <w:bottom w:val="single" w:sz="4" w:space="0" w:color="000000"/>
              <w:right w:val="nil"/>
            </w:tcBorders>
            <w:shd w:val="clear" w:color="auto" w:fill="FFFFFF"/>
            <w:tcMar>
              <w:left w:w="67" w:type="dxa"/>
              <w:right w:w="67" w:type="dxa"/>
            </w:tcMar>
            <w:vAlign w:val="bottom"/>
          </w:tcPr>
          <w:p w14:paraId="77D7831B"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7"/>
                <w:szCs w:val="17"/>
                <w14:ligatures w14:val="none"/>
              </w:rPr>
            </w:pPr>
            <w:r w:rsidRPr="003B16B1">
              <w:rPr>
                <w:rFonts w:ascii="Arial" w:eastAsiaTheme="minorEastAsia" w:hAnsi="Arial" w:cs="Arial"/>
                <w:b/>
                <w:bCs/>
                <w:i/>
                <w:iCs/>
                <w:color w:val="000000"/>
                <w:kern w:val="0"/>
                <w:sz w:val="17"/>
                <w:szCs w:val="17"/>
                <w14:ligatures w14:val="none"/>
              </w:rPr>
              <w:t>SM2020 Assessment Completed</w:t>
            </w:r>
            <w:r w:rsidRPr="003B16B1">
              <w:rPr>
                <w:rFonts w:ascii="Arial" w:eastAsiaTheme="minorEastAsia" w:hAnsi="Arial" w:cs="Arial"/>
                <w:b/>
                <w:bCs/>
                <w:i/>
                <w:iCs/>
                <w:color w:val="000000"/>
                <w:kern w:val="0"/>
                <w:sz w:val="17"/>
                <w:szCs w:val="17"/>
                <w14:ligatures w14:val="none"/>
              </w:rPr>
              <w:br/>
              <w:t>(N=450)</w:t>
            </w:r>
          </w:p>
        </w:tc>
        <w:tc>
          <w:tcPr>
            <w:tcW w:w="1842" w:type="dxa"/>
            <w:tcBorders>
              <w:top w:val="single" w:sz="4" w:space="0" w:color="000000"/>
              <w:left w:val="nil"/>
              <w:bottom w:val="single" w:sz="4" w:space="0" w:color="000000"/>
              <w:right w:val="nil"/>
            </w:tcBorders>
            <w:shd w:val="clear" w:color="auto" w:fill="FFFFFF"/>
            <w:tcMar>
              <w:left w:w="67" w:type="dxa"/>
              <w:right w:w="67" w:type="dxa"/>
            </w:tcMar>
            <w:vAlign w:val="bottom"/>
          </w:tcPr>
          <w:p w14:paraId="21CD99F2"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7"/>
                <w:szCs w:val="17"/>
                <w14:ligatures w14:val="none"/>
              </w:rPr>
            </w:pPr>
            <w:r w:rsidRPr="003B16B1">
              <w:rPr>
                <w:rFonts w:ascii="Arial" w:eastAsiaTheme="minorEastAsia" w:hAnsi="Arial" w:cs="Arial"/>
                <w:b/>
                <w:bCs/>
                <w:i/>
                <w:iCs/>
                <w:color w:val="000000"/>
                <w:kern w:val="0"/>
                <w:sz w:val="17"/>
                <w:szCs w:val="17"/>
                <w14:ligatures w14:val="none"/>
              </w:rPr>
              <w:t>Overall</w:t>
            </w:r>
          </w:p>
          <w:p w14:paraId="6797AB8F"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7"/>
                <w:szCs w:val="17"/>
                <w14:ligatures w14:val="none"/>
              </w:rPr>
            </w:pPr>
            <w:r w:rsidRPr="003B16B1">
              <w:rPr>
                <w:rFonts w:ascii="Arial" w:eastAsiaTheme="minorEastAsia" w:hAnsi="Arial" w:cs="Arial"/>
                <w:b/>
                <w:bCs/>
                <w:i/>
                <w:iCs/>
                <w:color w:val="000000"/>
                <w:kern w:val="0"/>
                <w:sz w:val="17"/>
                <w:szCs w:val="17"/>
                <w14:ligatures w14:val="none"/>
              </w:rPr>
              <w:t>Deceased</w:t>
            </w:r>
            <w:r w:rsidRPr="003B16B1">
              <w:rPr>
                <w:rFonts w:ascii="Arial" w:eastAsiaTheme="minorEastAsia" w:hAnsi="Arial" w:cs="Arial"/>
                <w:b/>
                <w:bCs/>
                <w:i/>
                <w:iCs/>
                <w:color w:val="000000"/>
                <w:kern w:val="0"/>
                <w:sz w:val="17"/>
                <w:szCs w:val="17"/>
                <w14:ligatures w14:val="none"/>
              </w:rPr>
              <w:br/>
              <w:t>(N=1058)</w:t>
            </w:r>
          </w:p>
        </w:tc>
        <w:tc>
          <w:tcPr>
            <w:tcW w:w="775" w:type="dxa"/>
            <w:tcBorders>
              <w:top w:val="single" w:sz="4" w:space="0" w:color="000000"/>
              <w:left w:val="nil"/>
              <w:bottom w:val="single" w:sz="4" w:space="0" w:color="000000"/>
              <w:right w:val="nil"/>
            </w:tcBorders>
            <w:shd w:val="clear" w:color="auto" w:fill="FFFFFF"/>
            <w:tcMar>
              <w:left w:w="67" w:type="dxa"/>
              <w:right w:w="67" w:type="dxa"/>
            </w:tcMar>
            <w:vAlign w:val="bottom"/>
          </w:tcPr>
          <w:p w14:paraId="409D7433" w14:textId="77777777" w:rsidR="003B16B1" w:rsidRPr="003B16B1" w:rsidRDefault="003B16B1" w:rsidP="003B16B1">
            <w:pPr>
              <w:autoSpaceDE w:val="0"/>
              <w:autoSpaceDN w:val="0"/>
              <w:adjustRightInd w:val="0"/>
              <w:spacing w:before="67" w:after="67"/>
              <w:jc w:val="center"/>
              <w:rPr>
                <w:rFonts w:ascii="Arial" w:eastAsiaTheme="minorEastAsia" w:hAnsi="Arial" w:cs="Arial"/>
                <w:b/>
                <w:bCs/>
                <w:i/>
                <w:iCs/>
                <w:color w:val="000000"/>
                <w:kern w:val="0"/>
                <w:sz w:val="17"/>
                <w:szCs w:val="17"/>
                <w14:ligatures w14:val="none"/>
              </w:rPr>
            </w:pPr>
            <w:r w:rsidRPr="003B16B1">
              <w:rPr>
                <w:rFonts w:ascii="Arial" w:eastAsiaTheme="minorEastAsia" w:hAnsi="Arial" w:cs="Arial"/>
                <w:b/>
                <w:bCs/>
                <w:i/>
                <w:iCs/>
                <w:color w:val="000000"/>
                <w:kern w:val="0"/>
                <w:sz w:val="17"/>
                <w:szCs w:val="17"/>
                <w14:ligatures w14:val="none"/>
              </w:rPr>
              <w:t>P-value</w:t>
            </w:r>
          </w:p>
        </w:tc>
      </w:tr>
      <w:tr w:rsidR="003B16B1" w:rsidRPr="003B16B1" w14:paraId="7487DB35"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043F6DE8"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Randomized to intensive treatment, No. (%)</w:t>
            </w:r>
          </w:p>
        </w:tc>
        <w:tc>
          <w:tcPr>
            <w:tcW w:w="1842" w:type="dxa"/>
            <w:tcBorders>
              <w:top w:val="nil"/>
              <w:left w:val="nil"/>
              <w:bottom w:val="nil"/>
              <w:right w:val="nil"/>
            </w:tcBorders>
            <w:shd w:val="clear" w:color="auto" w:fill="FFFFFF"/>
            <w:tcMar>
              <w:left w:w="67" w:type="dxa"/>
              <w:right w:w="67" w:type="dxa"/>
            </w:tcMar>
          </w:tcPr>
          <w:p w14:paraId="106821D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314 (51.6)</w:t>
            </w:r>
          </w:p>
        </w:tc>
        <w:tc>
          <w:tcPr>
            <w:tcW w:w="1842" w:type="dxa"/>
            <w:tcBorders>
              <w:top w:val="nil"/>
              <w:left w:val="nil"/>
              <w:bottom w:val="nil"/>
              <w:right w:val="nil"/>
            </w:tcBorders>
            <w:shd w:val="clear" w:color="auto" w:fill="FFFFFF"/>
            <w:tcMar>
              <w:left w:w="67" w:type="dxa"/>
              <w:right w:w="67" w:type="dxa"/>
            </w:tcMar>
          </w:tcPr>
          <w:p w14:paraId="05E716A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230 (51.1)</w:t>
            </w:r>
          </w:p>
        </w:tc>
        <w:tc>
          <w:tcPr>
            <w:tcW w:w="1842" w:type="dxa"/>
            <w:tcBorders>
              <w:top w:val="nil"/>
              <w:left w:val="nil"/>
              <w:bottom w:val="nil"/>
              <w:right w:val="nil"/>
            </w:tcBorders>
            <w:shd w:val="clear" w:color="auto" w:fill="FFFFFF"/>
            <w:tcMar>
              <w:left w:w="67" w:type="dxa"/>
              <w:right w:w="67" w:type="dxa"/>
            </w:tcMar>
          </w:tcPr>
          <w:p w14:paraId="0D5D3E4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544 (51.4)</w:t>
            </w:r>
          </w:p>
        </w:tc>
        <w:tc>
          <w:tcPr>
            <w:tcW w:w="775" w:type="dxa"/>
            <w:tcBorders>
              <w:top w:val="nil"/>
              <w:left w:val="nil"/>
              <w:bottom w:val="nil"/>
              <w:right w:val="nil"/>
            </w:tcBorders>
            <w:shd w:val="clear" w:color="auto" w:fill="FFFFFF"/>
            <w:tcMar>
              <w:left w:w="67" w:type="dxa"/>
              <w:right w:w="67" w:type="dxa"/>
            </w:tcMar>
          </w:tcPr>
          <w:p w14:paraId="4D2A8D9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0.8637</w:t>
            </w:r>
          </w:p>
        </w:tc>
      </w:tr>
      <w:tr w:rsidR="003B16B1" w:rsidRPr="003B16B1" w14:paraId="7767448B"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1AF18747"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Age, y</w:t>
            </w:r>
          </w:p>
        </w:tc>
        <w:tc>
          <w:tcPr>
            <w:tcW w:w="1842" w:type="dxa"/>
            <w:tcBorders>
              <w:top w:val="nil"/>
              <w:left w:val="nil"/>
              <w:bottom w:val="nil"/>
              <w:right w:val="nil"/>
            </w:tcBorders>
            <w:shd w:val="clear" w:color="auto" w:fill="FFFFFF"/>
            <w:tcMar>
              <w:left w:w="67" w:type="dxa"/>
              <w:right w:w="67" w:type="dxa"/>
            </w:tcMar>
          </w:tcPr>
          <w:p w14:paraId="3EDF6E8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842" w:type="dxa"/>
            <w:tcBorders>
              <w:top w:val="nil"/>
              <w:left w:val="nil"/>
              <w:bottom w:val="nil"/>
              <w:right w:val="nil"/>
            </w:tcBorders>
            <w:shd w:val="clear" w:color="auto" w:fill="FFFFFF"/>
            <w:tcMar>
              <w:left w:w="67" w:type="dxa"/>
              <w:right w:w="67" w:type="dxa"/>
            </w:tcMar>
          </w:tcPr>
          <w:p w14:paraId="1CA12D8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842" w:type="dxa"/>
            <w:tcBorders>
              <w:top w:val="nil"/>
              <w:left w:val="nil"/>
              <w:bottom w:val="nil"/>
              <w:right w:val="nil"/>
            </w:tcBorders>
            <w:shd w:val="clear" w:color="auto" w:fill="FFFFFF"/>
            <w:tcMar>
              <w:left w:w="67" w:type="dxa"/>
              <w:right w:w="67" w:type="dxa"/>
            </w:tcMar>
          </w:tcPr>
          <w:p w14:paraId="6E5C7C1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775" w:type="dxa"/>
            <w:tcBorders>
              <w:top w:val="nil"/>
              <w:left w:val="nil"/>
              <w:bottom w:val="nil"/>
              <w:right w:val="nil"/>
            </w:tcBorders>
            <w:shd w:val="clear" w:color="auto" w:fill="FFFFFF"/>
            <w:tcMar>
              <w:left w:w="67" w:type="dxa"/>
              <w:right w:w="67" w:type="dxa"/>
            </w:tcMar>
          </w:tcPr>
          <w:p w14:paraId="6D12703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486E376B"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4FBD779D"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Mean (SD), years</w:t>
            </w:r>
          </w:p>
        </w:tc>
        <w:tc>
          <w:tcPr>
            <w:tcW w:w="1842" w:type="dxa"/>
            <w:tcBorders>
              <w:top w:val="nil"/>
              <w:left w:val="nil"/>
              <w:bottom w:val="nil"/>
              <w:right w:val="nil"/>
            </w:tcBorders>
            <w:shd w:val="clear" w:color="auto" w:fill="FFFFFF"/>
            <w:tcMar>
              <w:left w:w="67" w:type="dxa"/>
              <w:right w:w="67" w:type="dxa"/>
            </w:tcMar>
          </w:tcPr>
          <w:p w14:paraId="32A2AA4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72.00 (9.77)</w:t>
            </w:r>
          </w:p>
        </w:tc>
        <w:tc>
          <w:tcPr>
            <w:tcW w:w="1842" w:type="dxa"/>
            <w:tcBorders>
              <w:top w:val="nil"/>
              <w:left w:val="nil"/>
              <w:bottom w:val="nil"/>
              <w:right w:val="nil"/>
            </w:tcBorders>
            <w:shd w:val="clear" w:color="auto" w:fill="FFFFFF"/>
            <w:tcMar>
              <w:left w:w="67" w:type="dxa"/>
              <w:right w:w="67" w:type="dxa"/>
            </w:tcMar>
          </w:tcPr>
          <w:p w14:paraId="256A993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74.56 (9.17)</w:t>
            </w:r>
          </w:p>
        </w:tc>
        <w:tc>
          <w:tcPr>
            <w:tcW w:w="1842" w:type="dxa"/>
            <w:tcBorders>
              <w:top w:val="nil"/>
              <w:left w:val="nil"/>
              <w:bottom w:val="nil"/>
              <w:right w:val="nil"/>
            </w:tcBorders>
            <w:shd w:val="clear" w:color="auto" w:fill="FFFFFF"/>
            <w:tcMar>
              <w:left w:w="67" w:type="dxa"/>
              <w:right w:w="67" w:type="dxa"/>
            </w:tcMar>
          </w:tcPr>
          <w:p w14:paraId="0584BAC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73.09 (9.60)</w:t>
            </w:r>
          </w:p>
        </w:tc>
        <w:tc>
          <w:tcPr>
            <w:tcW w:w="775" w:type="dxa"/>
            <w:tcBorders>
              <w:top w:val="nil"/>
              <w:left w:val="nil"/>
              <w:bottom w:val="nil"/>
              <w:right w:val="nil"/>
            </w:tcBorders>
            <w:shd w:val="clear" w:color="auto" w:fill="FFFFFF"/>
            <w:tcMar>
              <w:left w:w="67" w:type="dxa"/>
              <w:right w:w="67" w:type="dxa"/>
            </w:tcMar>
          </w:tcPr>
          <w:p w14:paraId="4FFD6DE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&lt;.0001</w:t>
            </w:r>
          </w:p>
        </w:tc>
      </w:tr>
      <w:tr w:rsidR="003B16B1" w:rsidRPr="003B16B1" w14:paraId="0ECD9AE5"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4750F16B"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Age 75 years or older, No. (%)</w:t>
            </w:r>
          </w:p>
        </w:tc>
        <w:tc>
          <w:tcPr>
            <w:tcW w:w="1842" w:type="dxa"/>
            <w:tcBorders>
              <w:top w:val="nil"/>
              <w:left w:val="nil"/>
              <w:bottom w:val="nil"/>
              <w:right w:val="nil"/>
            </w:tcBorders>
            <w:shd w:val="clear" w:color="auto" w:fill="FFFFFF"/>
            <w:tcMar>
              <w:left w:w="67" w:type="dxa"/>
              <w:right w:w="67" w:type="dxa"/>
            </w:tcMar>
          </w:tcPr>
          <w:p w14:paraId="074A5EC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291 (47.9)</w:t>
            </w:r>
          </w:p>
        </w:tc>
        <w:tc>
          <w:tcPr>
            <w:tcW w:w="1842" w:type="dxa"/>
            <w:tcBorders>
              <w:top w:val="nil"/>
              <w:left w:val="nil"/>
              <w:bottom w:val="nil"/>
              <w:right w:val="nil"/>
            </w:tcBorders>
            <w:shd w:val="clear" w:color="auto" w:fill="FFFFFF"/>
            <w:tcMar>
              <w:left w:w="67" w:type="dxa"/>
              <w:right w:w="67" w:type="dxa"/>
            </w:tcMar>
          </w:tcPr>
          <w:p w14:paraId="4B22C80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249 (55.3)</w:t>
            </w:r>
          </w:p>
        </w:tc>
        <w:tc>
          <w:tcPr>
            <w:tcW w:w="1842" w:type="dxa"/>
            <w:tcBorders>
              <w:top w:val="nil"/>
              <w:left w:val="nil"/>
              <w:bottom w:val="nil"/>
              <w:right w:val="nil"/>
            </w:tcBorders>
            <w:shd w:val="clear" w:color="auto" w:fill="FFFFFF"/>
            <w:tcMar>
              <w:left w:w="67" w:type="dxa"/>
              <w:right w:w="67" w:type="dxa"/>
            </w:tcMar>
          </w:tcPr>
          <w:p w14:paraId="1060257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540 (51.0)</w:t>
            </w:r>
          </w:p>
        </w:tc>
        <w:tc>
          <w:tcPr>
            <w:tcW w:w="775" w:type="dxa"/>
            <w:tcBorders>
              <w:top w:val="nil"/>
              <w:left w:val="nil"/>
              <w:bottom w:val="nil"/>
              <w:right w:val="nil"/>
            </w:tcBorders>
            <w:shd w:val="clear" w:color="auto" w:fill="FFFFFF"/>
            <w:tcMar>
              <w:left w:w="67" w:type="dxa"/>
              <w:right w:w="67" w:type="dxa"/>
            </w:tcMar>
          </w:tcPr>
          <w:p w14:paraId="538ACC5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0.0162</w:t>
            </w:r>
          </w:p>
        </w:tc>
      </w:tr>
      <w:tr w:rsidR="003B16B1" w:rsidRPr="003B16B1" w14:paraId="3D05945E"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00BBF7A5"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Female sex, No. (%)</w:t>
            </w:r>
          </w:p>
        </w:tc>
        <w:tc>
          <w:tcPr>
            <w:tcW w:w="1842" w:type="dxa"/>
            <w:tcBorders>
              <w:top w:val="nil"/>
              <w:left w:val="nil"/>
              <w:bottom w:val="nil"/>
              <w:right w:val="nil"/>
            </w:tcBorders>
            <w:shd w:val="clear" w:color="auto" w:fill="FFFFFF"/>
            <w:tcMar>
              <w:left w:w="67" w:type="dxa"/>
              <w:right w:w="67" w:type="dxa"/>
            </w:tcMar>
          </w:tcPr>
          <w:p w14:paraId="46182E1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193 (31.7)</w:t>
            </w:r>
          </w:p>
        </w:tc>
        <w:tc>
          <w:tcPr>
            <w:tcW w:w="1842" w:type="dxa"/>
            <w:tcBorders>
              <w:top w:val="nil"/>
              <w:left w:val="nil"/>
              <w:bottom w:val="nil"/>
              <w:right w:val="nil"/>
            </w:tcBorders>
            <w:shd w:val="clear" w:color="auto" w:fill="FFFFFF"/>
            <w:tcMar>
              <w:left w:w="67" w:type="dxa"/>
              <w:right w:w="67" w:type="dxa"/>
            </w:tcMar>
          </w:tcPr>
          <w:p w14:paraId="28ADD8B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132 (29.3)</w:t>
            </w:r>
          </w:p>
        </w:tc>
        <w:tc>
          <w:tcPr>
            <w:tcW w:w="1842" w:type="dxa"/>
            <w:tcBorders>
              <w:top w:val="nil"/>
              <w:left w:val="nil"/>
              <w:bottom w:val="nil"/>
              <w:right w:val="nil"/>
            </w:tcBorders>
            <w:shd w:val="clear" w:color="auto" w:fill="FFFFFF"/>
            <w:tcMar>
              <w:left w:w="67" w:type="dxa"/>
              <w:right w:w="67" w:type="dxa"/>
            </w:tcMar>
          </w:tcPr>
          <w:p w14:paraId="305FC30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325 (30.7)</w:t>
            </w:r>
          </w:p>
        </w:tc>
        <w:tc>
          <w:tcPr>
            <w:tcW w:w="775" w:type="dxa"/>
            <w:tcBorders>
              <w:top w:val="nil"/>
              <w:left w:val="nil"/>
              <w:bottom w:val="nil"/>
              <w:right w:val="nil"/>
            </w:tcBorders>
            <w:shd w:val="clear" w:color="auto" w:fill="FFFFFF"/>
            <w:tcMar>
              <w:left w:w="67" w:type="dxa"/>
              <w:right w:w="67" w:type="dxa"/>
            </w:tcMar>
          </w:tcPr>
          <w:p w14:paraId="64CA395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0.4008</w:t>
            </w:r>
          </w:p>
        </w:tc>
      </w:tr>
      <w:tr w:rsidR="003B16B1" w:rsidRPr="003B16B1" w14:paraId="3A353342"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1A19BFFB"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Race/Ethnicity, No. (%)</w:t>
            </w:r>
          </w:p>
        </w:tc>
        <w:tc>
          <w:tcPr>
            <w:tcW w:w="1842" w:type="dxa"/>
            <w:tcBorders>
              <w:top w:val="nil"/>
              <w:left w:val="nil"/>
              <w:bottom w:val="nil"/>
              <w:right w:val="nil"/>
            </w:tcBorders>
            <w:shd w:val="clear" w:color="auto" w:fill="FFFFFF"/>
            <w:tcMar>
              <w:left w:w="67" w:type="dxa"/>
              <w:right w:w="67" w:type="dxa"/>
            </w:tcMar>
          </w:tcPr>
          <w:p w14:paraId="68E6ADE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842" w:type="dxa"/>
            <w:tcBorders>
              <w:top w:val="nil"/>
              <w:left w:val="nil"/>
              <w:bottom w:val="nil"/>
              <w:right w:val="nil"/>
            </w:tcBorders>
            <w:shd w:val="clear" w:color="auto" w:fill="FFFFFF"/>
            <w:tcMar>
              <w:left w:w="67" w:type="dxa"/>
              <w:right w:w="67" w:type="dxa"/>
            </w:tcMar>
          </w:tcPr>
          <w:p w14:paraId="74A9D60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842" w:type="dxa"/>
            <w:tcBorders>
              <w:top w:val="nil"/>
              <w:left w:val="nil"/>
              <w:bottom w:val="nil"/>
              <w:right w:val="nil"/>
            </w:tcBorders>
            <w:shd w:val="clear" w:color="auto" w:fill="FFFFFF"/>
            <w:tcMar>
              <w:left w:w="67" w:type="dxa"/>
              <w:right w:w="67" w:type="dxa"/>
            </w:tcMar>
          </w:tcPr>
          <w:p w14:paraId="328487F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775" w:type="dxa"/>
            <w:tcBorders>
              <w:top w:val="nil"/>
              <w:left w:val="nil"/>
              <w:bottom w:val="nil"/>
              <w:right w:val="nil"/>
            </w:tcBorders>
            <w:shd w:val="clear" w:color="auto" w:fill="FFFFFF"/>
            <w:tcMar>
              <w:left w:w="67" w:type="dxa"/>
              <w:right w:w="67" w:type="dxa"/>
            </w:tcMar>
          </w:tcPr>
          <w:p w14:paraId="2161A64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&lt;.0001</w:t>
            </w:r>
          </w:p>
        </w:tc>
      </w:tr>
      <w:tr w:rsidR="003B16B1" w:rsidRPr="003B16B1" w14:paraId="10B8606D"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25FC44AB"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BLACK</w:t>
            </w:r>
          </w:p>
        </w:tc>
        <w:tc>
          <w:tcPr>
            <w:tcW w:w="1842" w:type="dxa"/>
            <w:tcBorders>
              <w:top w:val="nil"/>
              <w:left w:val="nil"/>
              <w:bottom w:val="nil"/>
              <w:right w:val="nil"/>
            </w:tcBorders>
            <w:shd w:val="clear" w:color="auto" w:fill="FFFFFF"/>
            <w:tcMar>
              <w:left w:w="67" w:type="dxa"/>
              <w:right w:w="67" w:type="dxa"/>
            </w:tcMar>
          </w:tcPr>
          <w:p w14:paraId="59E317D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192 (31.6)</w:t>
            </w:r>
          </w:p>
        </w:tc>
        <w:tc>
          <w:tcPr>
            <w:tcW w:w="1842" w:type="dxa"/>
            <w:tcBorders>
              <w:top w:val="nil"/>
              <w:left w:val="nil"/>
              <w:bottom w:val="nil"/>
              <w:right w:val="nil"/>
            </w:tcBorders>
            <w:shd w:val="clear" w:color="auto" w:fill="FFFFFF"/>
            <w:tcMar>
              <w:left w:w="67" w:type="dxa"/>
              <w:right w:w="67" w:type="dxa"/>
            </w:tcMar>
          </w:tcPr>
          <w:p w14:paraId="78170E3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81 (18.0)</w:t>
            </w:r>
          </w:p>
        </w:tc>
        <w:tc>
          <w:tcPr>
            <w:tcW w:w="1842" w:type="dxa"/>
            <w:tcBorders>
              <w:top w:val="nil"/>
              <w:left w:val="nil"/>
              <w:bottom w:val="nil"/>
              <w:right w:val="nil"/>
            </w:tcBorders>
            <w:shd w:val="clear" w:color="auto" w:fill="FFFFFF"/>
            <w:tcMar>
              <w:left w:w="67" w:type="dxa"/>
              <w:right w:w="67" w:type="dxa"/>
            </w:tcMar>
          </w:tcPr>
          <w:p w14:paraId="27883B4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273 (25.8)</w:t>
            </w:r>
          </w:p>
        </w:tc>
        <w:tc>
          <w:tcPr>
            <w:tcW w:w="775" w:type="dxa"/>
            <w:tcBorders>
              <w:top w:val="nil"/>
              <w:left w:val="nil"/>
              <w:bottom w:val="nil"/>
              <w:right w:val="nil"/>
            </w:tcBorders>
            <w:shd w:val="clear" w:color="auto" w:fill="FFFFFF"/>
            <w:tcMar>
              <w:left w:w="67" w:type="dxa"/>
              <w:right w:w="67" w:type="dxa"/>
            </w:tcMar>
          </w:tcPr>
          <w:p w14:paraId="3056E5B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6D756FC4"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0C57E422"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HISPANIC</w:t>
            </w:r>
          </w:p>
        </w:tc>
        <w:tc>
          <w:tcPr>
            <w:tcW w:w="1842" w:type="dxa"/>
            <w:tcBorders>
              <w:top w:val="nil"/>
              <w:left w:val="nil"/>
              <w:bottom w:val="nil"/>
              <w:right w:val="nil"/>
            </w:tcBorders>
            <w:shd w:val="clear" w:color="auto" w:fill="FFFFFF"/>
            <w:tcMar>
              <w:left w:w="67" w:type="dxa"/>
              <w:right w:w="67" w:type="dxa"/>
            </w:tcMar>
          </w:tcPr>
          <w:p w14:paraId="22D7981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36 (5.9)</w:t>
            </w:r>
          </w:p>
        </w:tc>
        <w:tc>
          <w:tcPr>
            <w:tcW w:w="1842" w:type="dxa"/>
            <w:tcBorders>
              <w:top w:val="nil"/>
              <w:left w:val="nil"/>
              <w:bottom w:val="nil"/>
              <w:right w:val="nil"/>
            </w:tcBorders>
            <w:shd w:val="clear" w:color="auto" w:fill="FFFFFF"/>
            <w:tcMar>
              <w:left w:w="67" w:type="dxa"/>
              <w:right w:w="67" w:type="dxa"/>
            </w:tcMar>
          </w:tcPr>
          <w:p w14:paraId="43F3470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13 (2.9)</w:t>
            </w:r>
          </w:p>
        </w:tc>
        <w:tc>
          <w:tcPr>
            <w:tcW w:w="1842" w:type="dxa"/>
            <w:tcBorders>
              <w:top w:val="nil"/>
              <w:left w:val="nil"/>
              <w:bottom w:val="nil"/>
              <w:right w:val="nil"/>
            </w:tcBorders>
            <w:shd w:val="clear" w:color="auto" w:fill="FFFFFF"/>
            <w:tcMar>
              <w:left w:w="67" w:type="dxa"/>
              <w:right w:w="67" w:type="dxa"/>
            </w:tcMar>
          </w:tcPr>
          <w:p w14:paraId="66F7F39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49 (4.6)</w:t>
            </w:r>
          </w:p>
        </w:tc>
        <w:tc>
          <w:tcPr>
            <w:tcW w:w="775" w:type="dxa"/>
            <w:tcBorders>
              <w:top w:val="nil"/>
              <w:left w:val="nil"/>
              <w:bottom w:val="nil"/>
              <w:right w:val="nil"/>
            </w:tcBorders>
            <w:shd w:val="clear" w:color="auto" w:fill="FFFFFF"/>
            <w:tcMar>
              <w:left w:w="67" w:type="dxa"/>
              <w:right w:w="67" w:type="dxa"/>
            </w:tcMar>
          </w:tcPr>
          <w:p w14:paraId="5148B5D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06A21C88"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4D4DB0E8"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OTHER</w:t>
            </w:r>
          </w:p>
        </w:tc>
        <w:tc>
          <w:tcPr>
            <w:tcW w:w="1842" w:type="dxa"/>
            <w:tcBorders>
              <w:top w:val="nil"/>
              <w:left w:val="nil"/>
              <w:bottom w:val="nil"/>
              <w:right w:val="nil"/>
            </w:tcBorders>
            <w:shd w:val="clear" w:color="auto" w:fill="FFFFFF"/>
            <w:tcMar>
              <w:left w:w="67" w:type="dxa"/>
              <w:right w:w="67" w:type="dxa"/>
            </w:tcMar>
          </w:tcPr>
          <w:p w14:paraId="3888941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 (1.5)</w:t>
            </w:r>
          </w:p>
        </w:tc>
        <w:tc>
          <w:tcPr>
            <w:tcW w:w="1842" w:type="dxa"/>
            <w:tcBorders>
              <w:top w:val="nil"/>
              <w:left w:val="nil"/>
              <w:bottom w:val="nil"/>
              <w:right w:val="nil"/>
            </w:tcBorders>
            <w:shd w:val="clear" w:color="auto" w:fill="FFFFFF"/>
            <w:tcMar>
              <w:left w:w="67" w:type="dxa"/>
              <w:right w:w="67" w:type="dxa"/>
            </w:tcMar>
          </w:tcPr>
          <w:p w14:paraId="6AA7029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4 (0.9)</w:t>
            </w:r>
          </w:p>
        </w:tc>
        <w:tc>
          <w:tcPr>
            <w:tcW w:w="1842" w:type="dxa"/>
            <w:tcBorders>
              <w:top w:val="nil"/>
              <w:left w:val="nil"/>
              <w:bottom w:val="nil"/>
              <w:right w:val="nil"/>
            </w:tcBorders>
            <w:shd w:val="clear" w:color="auto" w:fill="FFFFFF"/>
            <w:tcMar>
              <w:left w:w="67" w:type="dxa"/>
              <w:right w:w="67" w:type="dxa"/>
            </w:tcMar>
          </w:tcPr>
          <w:p w14:paraId="241B1D7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13 (1.2)</w:t>
            </w:r>
          </w:p>
        </w:tc>
        <w:tc>
          <w:tcPr>
            <w:tcW w:w="775" w:type="dxa"/>
            <w:tcBorders>
              <w:top w:val="nil"/>
              <w:left w:val="nil"/>
              <w:bottom w:val="nil"/>
              <w:right w:val="nil"/>
            </w:tcBorders>
            <w:shd w:val="clear" w:color="auto" w:fill="FFFFFF"/>
            <w:tcMar>
              <w:left w:w="67" w:type="dxa"/>
              <w:right w:w="67" w:type="dxa"/>
            </w:tcMar>
          </w:tcPr>
          <w:p w14:paraId="3F464A6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7700D331"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142D3439"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WHITE</w:t>
            </w:r>
          </w:p>
        </w:tc>
        <w:tc>
          <w:tcPr>
            <w:tcW w:w="1842" w:type="dxa"/>
            <w:tcBorders>
              <w:top w:val="nil"/>
              <w:left w:val="nil"/>
              <w:bottom w:val="nil"/>
              <w:right w:val="nil"/>
            </w:tcBorders>
            <w:shd w:val="clear" w:color="auto" w:fill="FFFFFF"/>
            <w:tcMar>
              <w:left w:w="67" w:type="dxa"/>
              <w:right w:w="67" w:type="dxa"/>
            </w:tcMar>
          </w:tcPr>
          <w:p w14:paraId="253925A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371 (61.0)</w:t>
            </w:r>
          </w:p>
        </w:tc>
        <w:tc>
          <w:tcPr>
            <w:tcW w:w="1842" w:type="dxa"/>
            <w:tcBorders>
              <w:top w:val="nil"/>
              <w:left w:val="nil"/>
              <w:bottom w:val="nil"/>
              <w:right w:val="nil"/>
            </w:tcBorders>
            <w:shd w:val="clear" w:color="auto" w:fill="FFFFFF"/>
            <w:tcMar>
              <w:left w:w="67" w:type="dxa"/>
              <w:right w:w="67" w:type="dxa"/>
            </w:tcMar>
          </w:tcPr>
          <w:p w14:paraId="1C6570C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352 (78.2)</w:t>
            </w:r>
          </w:p>
        </w:tc>
        <w:tc>
          <w:tcPr>
            <w:tcW w:w="1842" w:type="dxa"/>
            <w:tcBorders>
              <w:top w:val="nil"/>
              <w:left w:val="nil"/>
              <w:bottom w:val="nil"/>
              <w:right w:val="nil"/>
            </w:tcBorders>
            <w:shd w:val="clear" w:color="auto" w:fill="FFFFFF"/>
            <w:tcMar>
              <w:left w:w="67" w:type="dxa"/>
              <w:right w:w="67" w:type="dxa"/>
            </w:tcMar>
          </w:tcPr>
          <w:p w14:paraId="7AA51DB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723 (68.3)</w:t>
            </w:r>
          </w:p>
        </w:tc>
        <w:tc>
          <w:tcPr>
            <w:tcW w:w="775" w:type="dxa"/>
            <w:tcBorders>
              <w:top w:val="nil"/>
              <w:left w:val="nil"/>
              <w:bottom w:val="nil"/>
              <w:right w:val="nil"/>
            </w:tcBorders>
            <w:shd w:val="clear" w:color="auto" w:fill="FFFFFF"/>
            <w:tcMar>
              <w:left w:w="67" w:type="dxa"/>
              <w:right w:w="67" w:type="dxa"/>
            </w:tcMar>
          </w:tcPr>
          <w:p w14:paraId="2B7307D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41A4D489"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75B2E3F3"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Seated blood pressure, mean (SD), mm HG</w:t>
            </w:r>
          </w:p>
        </w:tc>
        <w:tc>
          <w:tcPr>
            <w:tcW w:w="1842" w:type="dxa"/>
            <w:tcBorders>
              <w:top w:val="nil"/>
              <w:left w:val="nil"/>
              <w:bottom w:val="nil"/>
              <w:right w:val="nil"/>
            </w:tcBorders>
            <w:shd w:val="clear" w:color="auto" w:fill="FFFFFF"/>
            <w:tcMar>
              <w:left w:w="67" w:type="dxa"/>
              <w:right w:w="67" w:type="dxa"/>
            </w:tcMar>
          </w:tcPr>
          <w:p w14:paraId="6ADFE9D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842" w:type="dxa"/>
            <w:tcBorders>
              <w:top w:val="nil"/>
              <w:left w:val="nil"/>
              <w:bottom w:val="nil"/>
              <w:right w:val="nil"/>
            </w:tcBorders>
            <w:shd w:val="clear" w:color="auto" w:fill="FFFFFF"/>
            <w:tcMar>
              <w:left w:w="67" w:type="dxa"/>
              <w:right w:w="67" w:type="dxa"/>
            </w:tcMar>
          </w:tcPr>
          <w:p w14:paraId="2B1BEEF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842" w:type="dxa"/>
            <w:tcBorders>
              <w:top w:val="nil"/>
              <w:left w:val="nil"/>
              <w:bottom w:val="nil"/>
              <w:right w:val="nil"/>
            </w:tcBorders>
            <w:shd w:val="clear" w:color="auto" w:fill="FFFFFF"/>
            <w:tcMar>
              <w:left w:w="67" w:type="dxa"/>
              <w:right w:w="67" w:type="dxa"/>
            </w:tcMar>
          </w:tcPr>
          <w:p w14:paraId="69AA992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775" w:type="dxa"/>
            <w:tcBorders>
              <w:top w:val="nil"/>
              <w:left w:val="nil"/>
              <w:bottom w:val="nil"/>
              <w:right w:val="nil"/>
            </w:tcBorders>
            <w:shd w:val="clear" w:color="auto" w:fill="FFFFFF"/>
            <w:tcMar>
              <w:left w:w="67" w:type="dxa"/>
              <w:right w:w="67" w:type="dxa"/>
            </w:tcMar>
          </w:tcPr>
          <w:p w14:paraId="50C21B7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69827A73"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6B7A74F7"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Systolic</w:t>
            </w:r>
          </w:p>
        </w:tc>
        <w:tc>
          <w:tcPr>
            <w:tcW w:w="1842" w:type="dxa"/>
            <w:tcBorders>
              <w:top w:val="nil"/>
              <w:left w:val="nil"/>
              <w:bottom w:val="nil"/>
              <w:right w:val="nil"/>
            </w:tcBorders>
            <w:shd w:val="clear" w:color="auto" w:fill="FFFFFF"/>
            <w:tcMar>
              <w:left w:w="67" w:type="dxa"/>
              <w:right w:w="67" w:type="dxa"/>
            </w:tcMar>
          </w:tcPr>
          <w:p w14:paraId="53E628D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140.9 (15.8)</w:t>
            </w:r>
          </w:p>
        </w:tc>
        <w:tc>
          <w:tcPr>
            <w:tcW w:w="1842" w:type="dxa"/>
            <w:tcBorders>
              <w:top w:val="nil"/>
              <w:left w:val="nil"/>
              <w:bottom w:val="nil"/>
              <w:right w:val="nil"/>
            </w:tcBorders>
            <w:shd w:val="clear" w:color="auto" w:fill="FFFFFF"/>
            <w:tcMar>
              <w:left w:w="67" w:type="dxa"/>
              <w:right w:w="67" w:type="dxa"/>
            </w:tcMar>
          </w:tcPr>
          <w:p w14:paraId="3FB94C0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141.0 (15.4)</w:t>
            </w:r>
          </w:p>
        </w:tc>
        <w:tc>
          <w:tcPr>
            <w:tcW w:w="1842" w:type="dxa"/>
            <w:tcBorders>
              <w:top w:val="nil"/>
              <w:left w:val="nil"/>
              <w:bottom w:val="nil"/>
              <w:right w:val="nil"/>
            </w:tcBorders>
            <w:shd w:val="clear" w:color="auto" w:fill="FFFFFF"/>
            <w:tcMar>
              <w:left w:w="67" w:type="dxa"/>
              <w:right w:w="67" w:type="dxa"/>
            </w:tcMar>
          </w:tcPr>
          <w:p w14:paraId="42A6311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141.0 (15.6)</w:t>
            </w:r>
          </w:p>
        </w:tc>
        <w:tc>
          <w:tcPr>
            <w:tcW w:w="775" w:type="dxa"/>
            <w:tcBorders>
              <w:top w:val="nil"/>
              <w:left w:val="nil"/>
              <w:bottom w:val="nil"/>
              <w:right w:val="nil"/>
            </w:tcBorders>
            <w:shd w:val="clear" w:color="auto" w:fill="FFFFFF"/>
            <w:tcMar>
              <w:left w:w="67" w:type="dxa"/>
              <w:right w:w="67" w:type="dxa"/>
            </w:tcMar>
          </w:tcPr>
          <w:p w14:paraId="7CB5E79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0.9552</w:t>
            </w:r>
          </w:p>
        </w:tc>
      </w:tr>
      <w:tr w:rsidR="003B16B1" w:rsidRPr="003B16B1" w14:paraId="471D8CEA"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4DA06B83"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Diastolic</w:t>
            </w:r>
          </w:p>
        </w:tc>
        <w:tc>
          <w:tcPr>
            <w:tcW w:w="1842" w:type="dxa"/>
            <w:tcBorders>
              <w:top w:val="nil"/>
              <w:left w:val="nil"/>
              <w:bottom w:val="nil"/>
              <w:right w:val="nil"/>
            </w:tcBorders>
            <w:shd w:val="clear" w:color="auto" w:fill="FFFFFF"/>
            <w:tcMar>
              <w:left w:w="67" w:type="dxa"/>
              <w:right w:w="67" w:type="dxa"/>
            </w:tcMar>
          </w:tcPr>
          <w:p w14:paraId="1E49635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75.8 (12.6)</w:t>
            </w:r>
          </w:p>
        </w:tc>
        <w:tc>
          <w:tcPr>
            <w:tcW w:w="1842" w:type="dxa"/>
            <w:tcBorders>
              <w:top w:val="nil"/>
              <w:left w:val="nil"/>
              <w:bottom w:val="nil"/>
              <w:right w:val="nil"/>
            </w:tcBorders>
            <w:shd w:val="clear" w:color="auto" w:fill="FFFFFF"/>
            <w:tcMar>
              <w:left w:w="67" w:type="dxa"/>
              <w:right w:w="67" w:type="dxa"/>
            </w:tcMar>
          </w:tcPr>
          <w:p w14:paraId="0075103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74.9 (12.7)</w:t>
            </w:r>
          </w:p>
        </w:tc>
        <w:tc>
          <w:tcPr>
            <w:tcW w:w="1842" w:type="dxa"/>
            <w:tcBorders>
              <w:top w:val="nil"/>
              <w:left w:val="nil"/>
              <w:bottom w:val="nil"/>
              <w:right w:val="nil"/>
            </w:tcBorders>
            <w:shd w:val="clear" w:color="auto" w:fill="FFFFFF"/>
            <w:tcMar>
              <w:left w:w="67" w:type="dxa"/>
              <w:right w:w="67" w:type="dxa"/>
            </w:tcMar>
          </w:tcPr>
          <w:p w14:paraId="25FCFC3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75.4 (12.7)</w:t>
            </w:r>
          </w:p>
        </w:tc>
        <w:tc>
          <w:tcPr>
            <w:tcW w:w="775" w:type="dxa"/>
            <w:tcBorders>
              <w:top w:val="nil"/>
              <w:left w:val="nil"/>
              <w:bottom w:val="nil"/>
              <w:right w:val="nil"/>
            </w:tcBorders>
            <w:shd w:val="clear" w:color="auto" w:fill="FFFFFF"/>
            <w:tcMar>
              <w:left w:w="67" w:type="dxa"/>
              <w:right w:w="67" w:type="dxa"/>
            </w:tcMar>
          </w:tcPr>
          <w:p w14:paraId="756537E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0.2634</w:t>
            </w:r>
          </w:p>
        </w:tc>
      </w:tr>
      <w:tr w:rsidR="003B16B1" w:rsidRPr="003B16B1" w14:paraId="66E284D8"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53B3CAE4"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Orthostatic hypotension, No. (%)</w:t>
            </w:r>
          </w:p>
        </w:tc>
        <w:tc>
          <w:tcPr>
            <w:tcW w:w="1842" w:type="dxa"/>
            <w:tcBorders>
              <w:top w:val="nil"/>
              <w:left w:val="nil"/>
              <w:bottom w:val="nil"/>
              <w:right w:val="nil"/>
            </w:tcBorders>
            <w:shd w:val="clear" w:color="auto" w:fill="FFFFFF"/>
            <w:tcMar>
              <w:left w:w="67" w:type="dxa"/>
              <w:right w:w="67" w:type="dxa"/>
            </w:tcMar>
          </w:tcPr>
          <w:p w14:paraId="337B7D8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60 (9.9)</w:t>
            </w:r>
          </w:p>
        </w:tc>
        <w:tc>
          <w:tcPr>
            <w:tcW w:w="1842" w:type="dxa"/>
            <w:tcBorders>
              <w:top w:val="nil"/>
              <w:left w:val="nil"/>
              <w:bottom w:val="nil"/>
              <w:right w:val="nil"/>
            </w:tcBorders>
            <w:shd w:val="clear" w:color="auto" w:fill="FFFFFF"/>
            <w:tcMar>
              <w:left w:w="67" w:type="dxa"/>
              <w:right w:w="67" w:type="dxa"/>
            </w:tcMar>
          </w:tcPr>
          <w:p w14:paraId="238B385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45 (10.0)</w:t>
            </w:r>
          </w:p>
        </w:tc>
        <w:tc>
          <w:tcPr>
            <w:tcW w:w="1842" w:type="dxa"/>
            <w:tcBorders>
              <w:top w:val="nil"/>
              <w:left w:val="nil"/>
              <w:bottom w:val="nil"/>
              <w:right w:val="nil"/>
            </w:tcBorders>
            <w:shd w:val="clear" w:color="auto" w:fill="FFFFFF"/>
            <w:tcMar>
              <w:left w:w="67" w:type="dxa"/>
              <w:right w:w="67" w:type="dxa"/>
            </w:tcMar>
          </w:tcPr>
          <w:p w14:paraId="2EFD90C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105 (9.9)</w:t>
            </w:r>
          </w:p>
        </w:tc>
        <w:tc>
          <w:tcPr>
            <w:tcW w:w="775" w:type="dxa"/>
            <w:tcBorders>
              <w:top w:val="nil"/>
              <w:left w:val="nil"/>
              <w:bottom w:val="nil"/>
              <w:right w:val="nil"/>
            </w:tcBorders>
            <w:shd w:val="clear" w:color="auto" w:fill="FFFFFF"/>
            <w:tcMar>
              <w:left w:w="67" w:type="dxa"/>
              <w:right w:w="67" w:type="dxa"/>
            </w:tcMar>
          </w:tcPr>
          <w:p w14:paraId="50A862C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0.9436</w:t>
            </w:r>
          </w:p>
        </w:tc>
      </w:tr>
      <w:tr w:rsidR="003B16B1" w:rsidRPr="003B16B1" w14:paraId="0369C2DA"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1B0F4BC8"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History of cardiovascular disease, No. (%)</w:t>
            </w:r>
          </w:p>
        </w:tc>
        <w:tc>
          <w:tcPr>
            <w:tcW w:w="1842" w:type="dxa"/>
            <w:tcBorders>
              <w:top w:val="nil"/>
              <w:left w:val="nil"/>
              <w:bottom w:val="nil"/>
              <w:right w:val="nil"/>
            </w:tcBorders>
            <w:shd w:val="clear" w:color="auto" w:fill="FFFFFF"/>
            <w:tcMar>
              <w:left w:w="67" w:type="dxa"/>
              <w:right w:w="67" w:type="dxa"/>
            </w:tcMar>
          </w:tcPr>
          <w:p w14:paraId="34DAEE0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181 (29.8)</w:t>
            </w:r>
          </w:p>
        </w:tc>
        <w:tc>
          <w:tcPr>
            <w:tcW w:w="1842" w:type="dxa"/>
            <w:tcBorders>
              <w:top w:val="nil"/>
              <w:left w:val="nil"/>
              <w:bottom w:val="nil"/>
              <w:right w:val="nil"/>
            </w:tcBorders>
            <w:shd w:val="clear" w:color="auto" w:fill="FFFFFF"/>
            <w:tcMar>
              <w:left w:w="67" w:type="dxa"/>
              <w:right w:w="67" w:type="dxa"/>
            </w:tcMar>
          </w:tcPr>
          <w:p w14:paraId="4DEB63F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131 (29.1)</w:t>
            </w:r>
          </w:p>
        </w:tc>
        <w:tc>
          <w:tcPr>
            <w:tcW w:w="1842" w:type="dxa"/>
            <w:tcBorders>
              <w:top w:val="nil"/>
              <w:left w:val="nil"/>
              <w:bottom w:val="nil"/>
              <w:right w:val="nil"/>
            </w:tcBorders>
            <w:shd w:val="clear" w:color="auto" w:fill="FFFFFF"/>
            <w:tcMar>
              <w:left w:w="67" w:type="dxa"/>
              <w:right w:w="67" w:type="dxa"/>
            </w:tcMar>
          </w:tcPr>
          <w:p w14:paraId="5A67664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312 (29.5)</w:t>
            </w:r>
          </w:p>
        </w:tc>
        <w:tc>
          <w:tcPr>
            <w:tcW w:w="775" w:type="dxa"/>
            <w:tcBorders>
              <w:top w:val="nil"/>
              <w:left w:val="nil"/>
              <w:bottom w:val="nil"/>
              <w:right w:val="nil"/>
            </w:tcBorders>
            <w:shd w:val="clear" w:color="auto" w:fill="FFFFFF"/>
            <w:tcMar>
              <w:left w:w="67" w:type="dxa"/>
              <w:right w:w="67" w:type="dxa"/>
            </w:tcMar>
          </w:tcPr>
          <w:p w14:paraId="4BCC9B2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0.8163</w:t>
            </w:r>
          </w:p>
        </w:tc>
      </w:tr>
      <w:tr w:rsidR="003B16B1" w:rsidRPr="003B16B1" w14:paraId="3AA19119"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0B64CCD6"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Estimated GFR, mean (SD), mL/min/1.73 m2</w:t>
            </w:r>
          </w:p>
        </w:tc>
        <w:tc>
          <w:tcPr>
            <w:tcW w:w="1842" w:type="dxa"/>
            <w:tcBorders>
              <w:top w:val="nil"/>
              <w:left w:val="nil"/>
              <w:bottom w:val="nil"/>
              <w:right w:val="nil"/>
            </w:tcBorders>
            <w:shd w:val="clear" w:color="auto" w:fill="FFFFFF"/>
            <w:tcMar>
              <w:left w:w="67" w:type="dxa"/>
              <w:right w:w="67" w:type="dxa"/>
            </w:tcMar>
          </w:tcPr>
          <w:p w14:paraId="3512E49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67.52 (23.77)</w:t>
            </w:r>
          </w:p>
        </w:tc>
        <w:tc>
          <w:tcPr>
            <w:tcW w:w="1842" w:type="dxa"/>
            <w:tcBorders>
              <w:top w:val="nil"/>
              <w:left w:val="nil"/>
              <w:bottom w:val="nil"/>
              <w:right w:val="nil"/>
            </w:tcBorders>
            <w:shd w:val="clear" w:color="auto" w:fill="FFFFFF"/>
            <w:tcMar>
              <w:left w:w="67" w:type="dxa"/>
              <w:right w:w="67" w:type="dxa"/>
            </w:tcMar>
          </w:tcPr>
          <w:p w14:paraId="30D84D3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64.87 (19.73)</w:t>
            </w:r>
          </w:p>
        </w:tc>
        <w:tc>
          <w:tcPr>
            <w:tcW w:w="1842" w:type="dxa"/>
            <w:tcBorders>
              <w:top w:val="nil"/>
              <w:left w:val="nil"/>
              <w:bottom w:val="nil"/>
              <w:right w:val="nil"/>
            </w:tcBorders>
            <w:shd w:val="clear" w:color="auto" w:fill="FFFFFF"/>
            <w:tcMar>
              <w:left w:w="67" w:type="dxa"/>
              <w:right w:w="67" w:type="dxa"/>
            </w:tcMar>
          </w:tcPr>
          <w:p w14:paraId="751656E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66.40 (22.18)</w:t>
            </w:r>
          </w:p>
        </w:tc>
        <w:tc>
          <w:tcPr>
            <w:tcW w:w="775" w:type="dxa"/>
            <w:tcBorders>
              <w:top w:val="nil"/>
              <w:left w:val="nil"/>
              <w:bottom w:val="nil"/>
              <w:right w:val="nil"/>
            </w:tcBorders>
            <w:shd w:val="clear" w:color="auto" w:fill="FFFFFF"/>
            <w:tcMar>
              <w:left w:w="67" w:type="dxa"/>
              <w:right w:w="67" w:type="dxa"/>
            </w:tcMar>
          </w:tcPr>
          <w:p w14:paraId="75117AD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0.0546</w:t>
            </w:r>
          </w:p>
        </w:tc>
      </w:tr>
      <w:tr w:rsidR="003B16B1" w:rsidRPr="003B16B1" w14:paraId="75EB7B24"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63483895"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 xml:space="preserve"> Estimated GFR&lt;60 ml/min/1.73 m2, No. (%)</w:t>
            </w:r>
          </w:p>
        </w:tc>
        <w:tc>
          <w:tcPr>
            <w:tcW w:w="1842" w:type="dxa"/>
            <w:tcBorders>
              <w:top w:val="nil"/>
              <w:left w:val="nil"/>
              <w:bottom w:val="nil"/>
              <w:right w:val="nil"/>
            </w:tcBorders>
            <w:shd w:val="clear" w:color="auto" w:fill="FFFFFF"/>
            <w:tcMar>
              <w:left w:w="67" w:type="dxa"/>
              <w:right w:w="67" w:type="dxa"/>
            </w:tcMar>
          </w:tcPr>
          <w:p w14:paraId="64AF976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252 (41.4)</w:t>
            </w:r>
          </w:p>
        </w:tc>
        <w:tc>
          <w:tcPr>
            <w:tcW w:w="1842" w:type="dxa"/>
            <w:tcBorders>
              <w:top w:val="nil"/>
              <w:left w:val="nil"/>
              <w:bottom w:val="nil"/>
              <w:right w:val="nil"/>
            </w:tcBorders>
            <w:shd w:val="clear" w:color="auto" w:fill="FFFFFF"/>
            <w:tcMar>
              <w:left w:w="67" w:type="dxa"/>
              <w:right w:w="67" w:type="dxa"/>
            </w:tcMar>
          </w:tcPr>
          <w:p w14:paraId="3F510EA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189 (42.3)</w:t>
            </w:r>
          </w:p>
        </w:tc>
        <w:tc>
          <w:tcPr>
            <w:tcW w:w="1842" w:type="dxa"/>
            <w:tcBorders>
              <w:top w:val="nil"/>
              <w:left w:val="nil"/>
              <w:bottom w:val="nil"/>
              <w:right w:val="nil"/>
            </w:tcBorders>
            <w:shd w:val="clear" w:color="auto" w:fill="FFFFFF"/>
            <w:tcMar>
              <w:left w:w="67" w:type="dxa"/>
              <w:right w:w="67" w:type="dxa"/>
            </w:tcMar>
          </w:tcPr>
          <w:p w14:paraId="23AB351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441 (41.8)</w:t>
            </w:r>
          </w:p>
        </w:tc>
        <w:tc>
          <w:tcPr>
            <w:tcW w:w="775" w:type="dxa"/>
            <w:tcBorders>
              <w:top w:val="nil"/>
              <w:left w:val="nil"/>
              <w:bottom w:val="nil"/>
              <w:right w:val="nil"/>
            </w:tcBorders>
            <w:shd w:val="clear" w:color="auto" w:fill="FFFFFF"/>
            <w:tcMar>
              <w:left w:w="67" w:type="dxa"/>
              <w:right w:w="67" w:type="dxa"/>
            </w:tcMar>
          </w:tcPr>
          <w:p w14:paraId="7A2198A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0.7860</w:t>
            </w:r>
          </w:p>
        </w:tc>
      </w:tr>
      <w:tr w:rsidR="003B16B1" w:rsidRPr="003B16B1" w14:paraId="4C687F5B"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65E000CC"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Urinary albumin to creatinine ratio, mg/g, median (IQR)</w:t>
            </w:r>
          </w:p>
        </w:tc>
        <w:tc>
          <w:tcPr>
            <w:tcW w:w="1842" w:type="dxa"/>
            <w:tcBorders>
              <w:top w:val="nil"/>
              <w:left w:val="nil"/>
              <w:bottom w:val="nil"/>
              <w:right w:val="nil"/>
            </w:tcBorders>
            <w:shd w:val="clear" w:color="auto" w:fill="FFFFFF"/>
            <w:tcMar>
              <w:left w:w="67" w:type="dxa"/>
              <w:right w:w="67" w:type="dxa"/>
            </w:tcMar>
          </w:tcPr>
          <w:p w14:paraId="5D8B818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13.66 (7.14, 40.74)</w:t>
            </w:r>
          </w:p>
        </w:tc>
        <w:tc>
          <w:tcPr>
            <w:tcW w:w="1842" w:type="dxa"/>
            <w:tcBorders>
              <w:top w:val="nil"/>
              <w:left w:val="nil"/>
              <w:bottom w:val="nil"/>
              <w:right w:val="nil"/>
            </w:tcBorders>
            <w:shd w:val="clear" w:color="auto" w:fill="FFFFFF"/>
            <w:tcMar>
              <w:left w:w="67" w:type="dxa"/>
              <w:right w:w="67" w:type="dxa"/>
            </w:tcMar>
          </w:tcPr>
          <w:p w14:paraId="4BF4F5B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14.97 (6.95, 43.10)</w:t>
            </w:r>
          </w:p>
        </w:tc>
        <w:tc>
          <w:tcPr>
            <w:tcW w:w="1842" w:type="dxa"/>
            <w:tcBorders>
              <w:top w:val="nil"/>
              <w:left w:val="nil"/>
              <w:bottom w:val="nil"/>
              <w:right w:val="nil"/>
            </w:tcBorders>
            <w:shd w:val="clear" w:color="auto" w:fill="FFFFFF"/>
            <w:tcMar>
              <w:left w:w="67" w:type="dxa"/>
              <w:right w:w="67" w:type="dxa"/>
            </w:tcMar>
          </w:tcPr>
          <w:p w14:paraId="0F82D62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14.06 (7.08, 42.38)</w:t>
            </w:r>
          </w:p>
        </w:tc>
        <w:tc>
          <w:tcPr>
            <w:tcW w:w="775" w:type="dxa"/>
            <w:tcBorders>
              <w:top w:val="nil"/>
              <w:left w:val="nil"/>
              <w:bottom w:val="nil"/>
              <w:right w:val="nil"/>
            </w:tcBorders>
            <w:shd w:val="clear" w:color="auto" w:fill="FFFFFF"/>
            <w:tcMar>
              <w:left w:w="67" w:type="dxa"/>
              <w:right w:w="67" w:type="dxa"/>
            </w:tcMar>
          </w:tcPr>
          <w:p w14:paraId="295F69B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79565C45"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5FEA9E06"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Total cholesterol, mean (SD), mg/dl</w:t>
            </w:r>
          </w:p>
        </w:tc>
        <w:tc>
          <w:tcPr>
            <w:tcW w:w="1842" w:type="dxa"/>
            <w:tcBorders>
              <w:top w:val="nil"/>
              <w:left w:val="nil"/>
              <w:bottom w:val="nil"/>
              <w:right w:val="nil"/>
            </w:tcBorders>
            <w:shd w:val="clear" w:color="auto" w:fill="FFFFFF"/>
            <w:tcMar>
              <w:left w:w="67" w:type="dxa"/>
              <w:right w:w="67" w:type="dxa"/>
            </w:tcMar>
          </w:tcPr>
          <w:p w14:paraId="46BD2F7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183.71 (42.66)</w:t>
            </w:r>
          </w:p>
        </w:tc>
        <w:tc>
          <w:tcPr>
            <w:tcW w:w="1842" w:type="dxa"/>
            <w:tcBorders>
              <w:top w:val="nil"/>
              <w:left w:val="nil"/>
              <w:bottom w:val="nil"/>
              <w:right w:val="nil"/>
            </w:tcBorders>
            <w:shd w:val="clear" w:color="auto" w:fill="FFFFFF"/>
            <w:tcMar>
              <w:left w:w="67" w:type="dxa"/>
              <w:right w:w="67" w:type="dxa"/>
            </w:tcMar>
          </w:tcPr>
          <w:p w14:paraId="62D28F3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181.41 (40.78)</w:t>
            </w:r>
          </w:p>
        </w:tc>
        <w:tc>
          <w:tcPr>
            <w:tcW w:w="1842" w:type="dxa"/>
            <w:tcBorders>
              <w:top w:val="nil"/>
              <w:left w:val="nil"/>
              <w:bottom w:val="nil"/>
              <w:right w:val="nil"/>
            </w:tcBorders>
            <w:shd w:val="clear" w:color="auto" w:fill="FFFFFF"/>
            <w:tcMar>
              <w:left w:w="67" w:type="dxa"/>
              <w:right w:w="67" w:type="dxa"/>
            </w:tcMar>
          </w:tcPr>
          <w:p w14:paraId="42CC360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182.73 (41.87)</w:t>
            </w:r>
          </w:p>
        </w:tc>
        <w:tc>
          <w:tcPr>
            <w:tcW w:w="775" w:type="dxa"/>
            <w:tcBorders>
              <w:top w:val="nil"/>
              <w:left w:val="nil"/>
              <w:bottom w:val="nil"/>
              <w:right w:val="nil"/>
            </w:tcBorders>
            <w:shd w:val="clear" w:color="auto" w:fill="FFFFFF"/>
            <w:tcMar>
              <w:left w:w="67" w:type="dxa"/>
              <w:right w:w="67" w:type="dxa"/>
            </w:tcMar>
          </w:tcPr>
          <w:p w14:paraId="2F415B3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0.3759</w:t>
            </w:r>
          </w:p>
        </w:tc>
      </w:tr>
      <w:tr w:rsidR="003B16B1" w:rsidRPr="003B16B1" w14:paraId="7BC65ECF"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011EC1D9"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HDL cholesterol, mean (SD), mg/dl</w:t>
            </w:r>
          </w:p>
        </w:tc>
        <w:tc>
          <w:tcPr>
            <w:tcW w:w="1842" w:type="dxa"/>
            <w:tcBorders>
              <w:top w:val="nil"/>
              <w:left w:val="nil"/>
              <w:bottom w:val="nil"/>
              <w:right w:val="nil"/>
            </w:tcBorders>
            <w:shd w:val="clear" w:color="auto" w:fill="FFFFFF"/>
            <w:tcMar>
              <w:left w:w="67" w:type="dxa"/>
              <w:right w:w="67" w:type="dxa"/>
            </w:tcMar>
          </w:tcPr>
          <w:p w14:paraId="13FF623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53.66 (15.90)</w:t>
            </w:r>
          </w:p>
        </w:tc>
        <w:tc>
          <w:tcPr>
            <w:tcW w:w="1842" w:type="dxa"/>
            <w:tcBorders>
              <w:top w:val="nil"/>
              <w:left w:val="nil"/>
              <w:bottom w:val="nil"/>
              <w:right w:val="nil"/>
            </w:tcBorders>
            <w:shd w:val="clear" w:color="auto" w:fill="FFFFFF"/>
            <w:tcMar>
              <w:left w:w="67" w:type="dxa"/>
              <w:right w:w="67" w:type="dxa"/>
            </w:tcMar>
          </w:tcPr>
          <w:p w14:paraId="4766F32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54.08 (14.68)</w:t>
            </w:r>
          </w:p>
        </w:tc>
        <w:tc>
          <w:tcPr>
            <w:tcW w:w="1842" w:type="dxa"/>
            <w:tcBorders>
              <w:top w:val="nil"/>
              <w:left w:val="nil"/>
              <w:bottom w:val="nil"/>
              <w:right w:val="nil"/>
            </w:tcBorders>
            <w:shd w:val="clear" w:color="auto" w:fill="FFFFFF"/>
            <w:tcMar>
              <w:left w:w="67" w:type="dxa"/>
              <w:right w:w="67" w:type="dxa"/>
            </w:tcMar>
          </w:tcPr>
          <w:p w14:paraId="538A0B9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53.84 (15.39)</w:t>
            </w:r>
          </w:p>
        </w:tc>
        <w:tc>
          <w:tcPr>
            <w:tcW w:w="775" w:type="dxa"/>
            <w:tcBorders>
              <w:top w:val="nil"/>
              <w:left w:val="nil"/>
              <w:bottom w:val="nil"/>
              <w:right w:val="nil"/>
            </w:tcBorders>
            <w:shd w:val="clear" w:color="auto" w:fill="FFFFFF"/>
            <w:tcMar>
              <w:left w:w="67" w:type="dxa"/>
              <w:right w:w="67" w:type="dxa"/>
            </w:tcMar>
          </w:tcPr>
          <w:p w14:paraId="71EBBD3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0.6598</w:t>
            </w:r>
          </w:p>
        </w:tc>
      </w:tr>
      <w:tr w:rsidR="003B16B1" w:rsidRPr="003B16B1" w14:paraId="3501CD00"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04303333"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Triglycerides, median (IQR), mg/dl</w:t>
            </w:r>
          </w:p>
        </w:tc>
        <w:tc>
          <w:tcPr>
            <w:tcW w:w="1842" w:type="dxa"/>
            <w:tcBorders>
              <w:top w:val="nil"/>
              <w:left w:val="nil"/>
              <w:bottom w:val="nil"/>
              <w:right w:val="nil"/>
            </w:tcBorders>
            <w:shd w:val="clear" w:color="auto" w:fill="FFFFFF"/>
            <w:tcMar>
              <w:left w:w="67" w:type="dxa"/>
              <w:right w:w="67" w:type="dxa"/>
            </w:tcMar>
          </w:tcPr>
          <w:p w14:paraId="4828D2B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97.00 (73.00, 138.50)</w:t>
            </w:r>
          </w:p>
        </w:tc>
        <w:tc>
          <w:tcPr>
            <w:tcW w:w="1842" w:type="dxa"/>
            <w:tcBorders>
              <w:top w:val="nil"/>
              <w:left w:val="nil"/>
              <w:bottom w:val="nil"/>
              <w:right w:val="nil"/>
            </w:tcBorders>
            <w:shd w:val="clear" w:color="auto" w:fill="FFFFFF"/>
            <w:tcMar>
              <w:left w:w="67" w:type="dxa"/>
              <w:right w:w="67" w:type="dxa"/>
            </w:tcMar>
          </w:tcPr>
          <w:p w14:paraId="6128903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98.00 (72.00, 134.00)</w:t>
            </w:r>
          </w:p>
        </w:tc>
        <w:tc>
          <w:tcPr>
            <w:tcW w:w="1842" w:type="dxa"/>
            <w:tcBorders>
              <w:top w:val="nil"/>
              <w:left w:val="nil"/>
              <w:bottom w:val="nil"/>
              <w:right w:val="nil"/>
            </w:tcBorders>
            <w:shd w:val="clear" w:color="auto" w:fill="FFFFFF"/>
            <w:tcMar>
              <w:left w:w="67" w:type="dxa"/>
              <w:right w:w="67" w:type="dxa"/>
            </w:tcMar>
          </w:tcPr>
          <w:p w14:paraId="6C328B9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97.00 (73.00, 136.00)</w:t>
            </w:r>
          </w:p>
        </w:tc>
        <w:tc>
          <w:tcPr>
            <w:tcW w:w="775" w:type="dxa"/>
            <w:tcBorders>
              <w:top w:val="nil"/>
              <w:left w:val="nil"/>
              <w:bottom w:val="nil"/>
              <w:right w:val="nil"/>
            </w:tcBorders>
            <w:shd w:val="clear" w:color="auto" w:fill="FFFFFF"/>
            <w:tcMar>
              <w:left w:w="67" w:type="dxa"/>
              <w:right w:w="67" w:type="dxa"/>
            </w:tcMar>
          </w:tcPr>
          <w:p w14:paraId="6A21FD5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43CA901C"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21224847"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Glucose, mean (SD), mg/dl</w:t>
            </w:r>
          </w:p>
        </w:tc>
        <w:tc>
          <w:tcPr>
            <w:tcW w:w="1842" w:type="dxa"/>
            <w:tcBorders>
              <w:top w:val="nil"/>
              <w:left w:val="nil"/>
              <w:bottom w:val="nil"/>
              <w:right w:val="nil"/>
            </w:tcBorders>
            <w:shd w:val="clear" w:color="auto" w:fill="FFFFFF"/>
            <w:tcMar>
              <w:left w:w="67" w:type="dxa"/>
              <w:right w:w="67" w:type="dxa"/>
            </w:tcMar>
          </w:tcPr>
          <w:p w14:paraId="3B3B860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98.21 (13.90)</w:t>
            </w:r>
          </w:p>
        </w:tc>
        <w:tc>
          <w:tcPr>
            <w:tcW w:w="1842" w:type="dxa"/>
            <w:tcBorders>
              <w:top w:val="nil"/>
              <w:left w:val="nil"/>
              <w:bottom w:val="nil"/>
              <w:right w:val="nil"/>
            </w:tcBorders>
            <w:shd w:val="clear" w:color="auto" w:fill="FFFFFF"/>
            <w:tcMar>
              <w:left w:w="67" w:type="dxa"/>
              <w:right w:w="67" w:type="dxa"/>
            </w:tcMar>
          </w:tcPr>
          <w:p w14:paraId="7591001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98.12 (13.27)</w:t>
            </w:r>
          </w:p>
        </w:tc>
        <w:tc>
          <w:tcPr>
            <w:tcW w:w="1842" w:type="dxa"/>
            <w:tcBorders>
              <w:top w:val="nil"/>
              <w:left w:val="nil"/>
              <w:bottom w:val="nil"/>
              <w:right w:val="nil"/>
            </w:tcBorders>
            <w:shd w:val="clear" w:color="auto" w:fill="FFFFFF"/>
            <w:tcMar>
              <w:left w:w="67" w:type="dxa"/>
              <w:right w:w="67" w:type="dxa"/>
            </w:tcMar>
          </w:tcPr>
          <w:p w14:paraId="56BDA535"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98.18 (13.63)</w:t>
            </w:r>
          </w:p>
        </w:tc>
        <w:tc>
          <w:tcPr>
            <w:tcW w:w="775" w:type="dxa"/>
            <w:tcBorders>
              <w:top w:val="nil"/>
              <w:left w:val="nil"/>
              <w:bottom w:val="nil"/>
              <w:right w:val="nil"/>
            </w:tcBorders>
            <w:shd w:val="clear" w:color="auto" w:fill="FFFFFF"/>
            <w:tcMar>
              <w:left w:w="67" w:type="dxa"/>
              <w:right w:w="67" w:type="dxa"/>
            </w:tcMar>
          </w:tcPr>
          <w:p w14:paraId="4477D24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0.9179</w:t>
            </w:r>
          </w:p>
        </w:tc>
      </w:tr>
      <w:tr w:rsidR="003B16B1" w:rsidRPr="003B16B1" w14:paraId="18EDF49E"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4D07635A"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Statin use, No. (%)</w:t>
            </w:r>
          </w:p>
        </w:tc>
        <w:tc>
          <w:tcPr>
            <w:tcW w:w="1842" w:type="dxa"/>
            <w:tcBorders>
              <w:top w:val="nil"/>
              <w:left w:val="nil"/>
              <w:bottom w:val="nil"/>
              <w:right w:val="nil"/>
            </w:tcBorders>
            <w:shd w:val="clear" w:color="auto" w:fill="FFFFFF"/>
            <w:tcMar>
              <w:left w:w="67" w:type="dxa"/>
              <w:right w:w="67" w:type="dxa"/>
            </w:tcMar>
          </w:tcPr>
          <w:p w14:paraId="2F7B641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287 (47.5)</w:t>
            </w:r>
          </w:p>
        </w:tc>
        <w:tc>
          <w:tcPr>
            <w:tcW w:w="1842" w:type="dxa"/>
            <w:tcBorders>
              <w:top w:val="nil"/>
              <w:left w:val="nil"/>
              <w:bottom w:val="nil"/>
              <w:right w:val="nil"/>
            </w:tcBorders>
            <w:shd w:val="clear" w:color="auto" w:fill="FFFFFF"/>
            <w:tcMar>
              <w:left w:w="67" w:type="dxa"/>
              <w:right w:w="67" w:type="dxa"/>
            </w:tcMar>
          </w:tcPr>
          <w:p w14:paraId="2BBB8B8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214 (48.1)</w:t>
            </w:r>
          </w:p>
        </w:tc>
        <w:tc>
          <w:tcPr>
            <w:tcW w:w="1842" w:type="dxa"/>
            <w:tcBorders>
              <w:top w:val="nil"/>
              <w:left w:val="nil"/>
              <w:bottom w:val="nil"/>
              <w:right w:val="nil"/>
            </w:tcBorders>
            <w:shd w:val="clear" w:color="auto" w:fill="FFFFFF"/>
            <w:tcMar>
              <w:left w:w="67" w:type="dxa"/>
              <w:right w:w="67" w:type="dxa"/>
            </w:tcMar>
          </w:tcPr>
          <w:p w14:paraId="54E4138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501 (47.8)</w:t>
            </w:r>
          </w:p>
        </w:tc>
        <w:tc>
          <w:tcPr>
            <w:tcW w:w="775" w:type="dxa"/>
            <w:tcBorders>
              <w:top w:val="nil"/>
              <w:left w:val="nil"/>
              <w:bottom w:val="nil"/>
              <w:right w:val="nil"/>
            </w:tcBorders>
            <w:shd w:val="clear" w:color="auto" w:fill="FFFFFF"/>
            <w:tcMar>
              <w:left w:w="67" w:type="dxa"/>
              <w:right w:w="67" w:type="dxa"/>
            </w:tcMar>
          </w:tcPr>
          <w:p w14:paraId="4CCE144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0.8542</w:t>
            </w:r>
          </w:p>
        </w:tc>
      </w:tr>
      <w:tr w:rsidR="003B16B1" w:rsidRPr="003B16B1" w14:paraId="771F6A47"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7BCE03AC"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Aspirin use, No. (%)</w:t>
            </w:r>
          </w:p>
        </w:tc>
        <w:tc>
          <w:tcPr>
            <w:tcW w:w="1842" w:type="dxa"/>
            <w:tcBorders>
              <w:top w:val="nil"/>
              <w:left w:val="nil"/>
              <w:bottom w:val="nil"/>
              <w:right w:val="nil"/>
            </w:tcBorders>
            <w:shd w:val="clear" w:color="auto" w:fill="FFFFFF"/>
            <w:tcMar>
              <w:left w:w="67" w:type="dxa"/>
              <w:right w:w="67" w:type="dxa"/>
            </w:tcMar>
          </w:tcPr>
          <w:p w14:paraId="296FD91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329 (54.3)</w:t>
            </w:r>
          </w:p>
        </w:tc>
        <w:tc>
          <w:tcPr>
            <w:tcW w:w="1842" w:type="dxa"/>
            <w:tcBorders>
              <w:top w:val="nil"/>
              <w:left w:val="nil"/>
              <w:bottom w:val="nil"/>
              <w:right w:val="nil"/>
            </w:tcBorders>
            <w:shd w:val="clear" w:color="auto" w:fill="FFFFFF"/>
            <w:tcMar>
              <w:left w:w="67" w:type="dxa"/>
              <w:right w:w="67" w:type="dxa"/>
            </w:tcMar>
          </w:tcPr>
          <w:p w14:paraId="42E922A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272 (60.6)</w:t>
            </w:r>
          </w:p>
        </w:tc>
        <w:tc>
          <w:tcPr>
            <w:tcW w:w="1842" w:type="dxa"/>
            <w:tcBorders>
              <w:top w:val="nil"/>
              <w:left w:val="nil"/>
              <w:bottom w:val="nil"/>
              <w:right w:val="nil"/>
            </w:tcBorders>
            <w:shd w:val="clear" w:color="auto" w:fill="FFFFFF"/>
            <w:tcMar>
              <w:left w:w="67" w:type="dxa"/>
              <w:right w:w="67" w:type="dxa"/>
            </w:tcMar>
          </w:tcPr>
          <w:p w14:paraId="04E3107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601 (57.0)</w:t>
            </w:r>
          </w:p>
        </w:tc>
        <w:tc>
          <w:tcPr>
            <w:tcW w:w="775" w:type="dxa"/>
            <w:tcBorders>
              <w:top w:val="nil"/>
              <w:left w:val="nil"/>
              <w:bottom w:val="nil"/>
              <w:right w:val="nil"/>
            </w:tcBorders>
            <w:shd w:val="clear" w:color="auto" w:fill="FFFFFF"/>
            <w:tcMar>
              <w:left w:w="67" w:type="dxa"/>
              <w:right w:w="67" w:type="dxa"/>
            </w:tcMar>
          </w:tcPr>
          <w:p w14:paraId="15FBC77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0.0414</w:t>
            </w:r>
          </w:p>
        </w:tc>
      </w:tr>
      <w:tr w:rsidR="003B16B1" w:rsidRPr="003B16B1" w14:paraId="728F82F7"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0B3D2E64"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10-y Framingham cardiovascular disease risk, median (IQR), %</w:t>
            </w:r>
          </w:p>
        </w:tc>
        <w:tc>
          <w:tcPr>
            <w:tcW w:w="1842" w:type="dxa"/>
            <w:tcBorders>
              <w:top w:val="nil"/>
              <w:left w:val="nil"/>
              <w:bottom w:val="nil"/>
              <w:right w:val="nil"/>
            </w:tcBorders>
            <w:shd w:val="clear" w:color="auto" w:fill="FFFFFF"/>
            <w:tcMar>
              <w:left w:w="67" w:type="dxa"/>
              <w:right w:w="67" w:type="dxa"/>
            </w:tcMar>
          </w:tcPr>
          <w:p w14:paraId="45296AE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28.03 (18.85, 38.51)</w:t>
            </w:r>
          </w:p>
        </w:tc>
        <w:tc>
          <w:tcPr>
            <w:tcW w:w="1842" w:type="dxa"/>
            <w:tcBorders>
              <w:top w:val="nil"/>
              <w:left w:val="nil"/>
              <w:bottom w:val="nil"/>
              <w:right w:val="nil"/>
            </w:tcBorders>
            <w:shd w:val="clear" w:color="auto" w:fill="FFFFFF"/>
            <w:tcMar>
              <w:left w:w="67" w:type="dxa"/>
              <w:right w:w="67" w:type="dxa"/>
            </w:tcMar>
          </w:tcPr>
          <w:p w14:paraId="60F6D8B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28.55 (19.75, 39.03)</w:t>
            </w:r>
          </w:p>
        </w:tc>
        <w:tc>
          <w:tcPr>
            <w:tcW w:w="1842" w:type="dxa"/>
            <w:tcBorders>
              <w:top w:val="nil"/>
              <w:left w:val="nil"/>
              <w:bottom w:val="nil"/>
              <w:right w:val="nil"/>
            </w:tcBorders>
            <w:shd w:val="clear" w:color="auto" w:fill="FFFFFF"/>
            <w:tcMar>
              <w:left w:w="67" w:type="dxa"/>
              <w:right w:w="67" w:type="dxa"/>
            </w:tcMar>
          </w:tcPr>
          <w:p w14:paraId="78E4B22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28.27 (19.37, 38.87)</w:t>
            </w:r>
          </w:p>
        </w:tc>
        <w:tc>
          <w:tcPr>
            <w:tcW w:w="775" w:type="dxa"/>
            <w:tcBorders>
              <w:top w:val="nil"/>
              <w:left w:val="nil"/>
              <w:bottom w:val="nil"/>
              <w:right w:val="nil"/>
            </w:tcBorders>
            <w:shd w:val="clear" w:color="auto" w:fill="FFFFFF"/>
            <w:tcMar>
              <w:left w:w="67" w:type="dxa"/>
              <w:right w:w="67" w:type="dxa"/>
            </w:tcMar>
          </w:tcPr>
          <w:p w14:paraId="7894766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733B5505"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06A0426F"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BMI, mean (SD), mg/dl</w:t>
            </w:r>
          </w:p>
        </w:tc>
        <w:tc>
          <w:tcPr>
            <w:tcW w:w="1842" w:type="dxa"/>
            <w:tcBorders>
              <w:top w:val="nil"/>
              <w:left w:val="nil"/>
              <w:bottom w:val="nil"/>
              <w:right w:val="nil"/>
            </w:tcBorders>
            <w:shd w:val="clear" w:color="auto" w:fill="FFFFFF"/>
            <w:tcMar>
              <w:left w:w="67" w:type="dxa"/>
              <w:right w:w="67" w:type="dxa"/>
            </w:tcMar>
          </w:tcPr>
          <w:p w14:paraId="4D2143D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29.53 (5.97)</w:t>
            </w:r>
          </w:p>
        </w:tc>
        <w:tc>
          <w:tcPr>
            <w:tcW w:w="1842" w:type="dxa"/>
            <w:tcBorders>
              <w:top w:val="nil"/>
              <w:left w:val="nil"/>
              <w:bottom w:val="nil"/>
              <w:right w:val="nil"/>
            </w:tcBorders>
            <w:shd w:val="clear" w:color="auto" w:fill="FFFFFF"/>
            <w:tcMar>
              <w:left w:w="67" w:type="dxa"/>
              <w:right w:w="67" w:type="dxa"/>
            </w:tcMar>
          </w:tcPr>
          <w:p w14:paraId="103351D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28.43 (6.01)</w:t>
            </w:r>
          </w:p>
        </w:tc>
        <w:tc>
          <w:tcPr>
            <w:tcW w:w="1842" w:type="dxa"/>
            <w:tcBorders>
              <w:top w:val="nil"/>
              <w:left w:val="nil"/>
              <w:bottom w:val="nil"/>
              <w:right w:val="nil"/>
            </w:tcBorders>
            <w:shd w:val="clear" w:color="auto" w:fill="FFFFFF"/>
            <w:tcMar>
              <w:left w:w="67" w:type="dxa"/>
              <w:right w:w="67" w:type="dxa"/>
            </w:tcMar>
          </w:tcPr>
          <w:p w14:paraId="1BD75F5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29.06 (6.01)</w:t>
            </w:r>
          </w:p>
        </w:tc>
        <w:tc>
          <w:tcPr>
            <w:tcW w:w="775" w:type="dxa"/>
            <w:tcBorders>
              <w:top w:val="nil"/>
              <w:left w:val="nil"/>
              <w:bottom w:val="nil"/>
              <w:right w:val="nil"/>
            </w:tcBorders>
            <w:shd w:val="clear" w:color="auto" w:fill="FFFFFF"/>
            <w:tcMar>
              <w:left w:w="67" w:type="dxa"/>
              <w:right w:w="67" w:type="dxa"/>
            </w:tcMar>
          </w:tcPr>
          <w:p w14:paraId="3070D22A"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0.0035</w:t>
            </w:r>
          </w:p>
        </w:tc>
      </w:tr>
      <w:tr w:rsidR="003B16B1" w:rsidRPr="003B16B1" w14:paraId="17EEAAAD"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463990C2"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CVD Event, No. (%)</w:t>
            </w:r>
          </w:p>
        </w:tc>
        <w:tc>
          <w:tcPr>
            <w:tcW w:w="1842" w:type="dxa"/>
            <w:tcBorders>
              <w:top w:val="nil"/>
              <w:left w:val="nil"/>
              <w:bottom w:val="nil"/>
              <w:right w:val="nil"/>
            </w:tcBorders>
            <w:shd w:val="clear" w:color="auto" w:fill="FFFFFF"/>
            <w:tcMar>
              <w:left w:w="67" w:type="dxa"/>
              <w:right w:w="67" w:type="dxa"/>
            </w:tcMar>
          </w:tcPr>
          <w:p w14:paraId="29734AB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69 (11.3)</w:t>
            </w:r>
          </w:p>
        </w:tc>
        <w:tc>
          <w:tcPr>
            <w:tcW w:w="1842" w:type="dxa"/>
            <w:tcBorders>
              <w:top w:val="nil"/>
              <w:left w:val="nil"/>
              <w:bottom w:val="nil"/>
              <w:right w:val="nil"/>
            </w:tcBorders>
            <w:shd w:val="clear" w:color="auto" w:fill="FFFFFF"/>
            <w:tcMar>
              <w:left w:w="67" w:type="dxa"/>
              <w:right w:w="67" w:type="dxa"/>
            </w:tcMar>
          </w:tcPr>
          <w:p w14:paraId="4705A84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61 (13.6)</w:t>
            </w:r>
          </w:p>
        </w:tc>
        <w:tc>
          <w:tcPr>
            <w:tcW w:w="1842" w:type="dxa"/>
            <w:tcBorders>
              <w:top w:val="nil"/>
              <w:left w:val="nil"/>
              <w:bottom w:val="nil"/>
              <w:right w:val="nil"/>
            </w:tcBorders>
            <w:shd w:val="clear" w:color="auto" w:fill="FFFFFF"/>
            <w:tcMar>
              <w:left w:w="67" w:type="dxa"/>
              <w:right w:w="67" w:type="dxa"/>
            </w:tcMar>
          </w:tcPr>
          <w:p w14:paraId="3F15207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130 (12.3)</w:t>
            </w:r>
          </w:p>
        </w:tc>
        <w:tc>
          <w:tcPr>
            <w:tcW w:w="775" w:type="dxa"/>
            <w:tcBorders>
              <w:top w:val="nil"/>
              <w:left w:val="nil"/>
              <w:bottom w:val="nil"/>
              <w:right w:val="nil"/>
            </w:tcBorders>
            <w:shd w:val="clear" w:color="auto" w:fill="FFFFFF"/>
            <w:tcMar>
              <w:left w:w="67" w:type="dxa"/>
              <w:right w:w="67" w:type="dxa"/>
            </w:tcMar>
          </w:tcPr>
          <w:p w14:paraId="288BD81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0.2797</w:t>
            </w:r>
          </w:p>
        </w:tc>
      </w:tr>
      <w:tr w:rsidR="003B16B1" w:rsidRPr="003B16B1" w14:paraId="5CC2AC3D"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3A167608"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CKD Event, No. (%)</w:t>
            </w:r>
          </w:p>
        </w:tc>
        <w:tc>
          <w:tcPr>
            <w:tcW w:w="1842" w:type="dxa"/>
            <w:tcBorders>
              <w:top w:val="nil"/>
              <w:left w:val="nil"/>
              <w:bottom w:val="nil"/>
              <w:right w:val="nil"/>
            </w:tcBorders>
            <w:shd w:val="clear" w:color="auto" w:fill="FFFFFF"/>
            <w:tcMar>
              <w:left w:w="67" w:type="dxa"/>
              <w:right w:w="67" w:type="dxa"/>
            </w:tcMar>
          </w:tcPr>
          <w:p w14:paraId="0ABAD9D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25 (4.1)</w:t>
            </w:r>
          </w:p>
        </w:tc>
        <w:tc>
          <w:tcPr>
            <w:tcW w:w="1842" w:type="dxa"/>
            <w:tcBorders>
              <w:top w:val="nil"/>
              <w:left w:val="nil"/>
              <w:bottom w:val="nil"/>
              <w:right w:val="nil"/>
            </w:tcBorders>
            <w:shd w:val="clear" w:color="auto" w:fill="FFFFFF"/>
            <w:tcMar>
              <w:left w:w="67" w:type="dxa"/>
              <w:right w:w="67" w:type="dxa"/>
            </w:tcMar>
          </w:tcPr>
          <w:p w14:paraId="3D42D049"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18 (4.0)</w:t>
            </w:r>
          </w:p>
        </w:tc>
        <w:tc>
          <w:tcPr>
            <w:tcW w:w="1842" w:type="dxa"/>
            <w:tcBorders>
              <w:top w:val="nil"/>
              <w:left w:val="nil"/>
              <w:bottom w:val="nil"/>
              <w:right w:val="nil"/>
            </w:tcBorders>
            <w:shd w:val="clear" w:color="auto" w:fill="FFFFFF"/>
            <w:tcMar>
              <w:left w:w="67" w:type="dxa"/>
              <w:right w:w="67" w:type="dxa"/>
            </w:tcMar>
          </w:tcPr>
          <w:p w14:paraId="473D648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43 (4.1)</w:t>
            </w:r>
          </w:p>
        </w:tc>
        <w:tc>
          <w:tcPr>
            <w:tcW w:w="775" w:type="dxa"/>
            <w:tcBorders>
              <w:top w:val="nil"/>
              <w:left w:val="nil"/>
              <w:bottom w:val="nil"/>
              <w:right w:val="nil"/>
            </w:tcBorders>
            <w:shd w:val="clear" w:color="auto" w:fill="FFFFFF"/>
            <w:tcMar>
              <w:left w:w="67" w:type="dxa"/>
              <w:right w:w="67" w:type="dxa"/>
            </w:tcMar>
          </w:tcPr>
          <w:p w14:paraId="19473B8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0.9274</w:t>
            </w:r>
          </w:p>
        </w:tc>
      </w:tr>
      <w:tr w:rsidR="003B16B1" w:rsidRPr="003B16B1" w14:paraId="7F344CC9"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33567AF9"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ASK Participant, No. (%)</w:t>
            </w:r>
          </w:p>
        </w:tc>
        <w:tc>
          <w:tcPr>
            <w:tcW w:w="1842" w:type="dxa"/>
            <w:tcBorders>
              <w:top w:val="nil"/>
              <w:left w:val="nil"/>
              <w:bottom w:val="nil"/>
              <w:right w:val="nil"/>
            </w:tcBorders>
            <w:shd w:val="clear" w:color="auto" w:fill="FFFFFF"/>
            <w:tcMar>
              <w:left w:w="67" w:type="dxa"/>
              <w:right w:w="67" w:type="dxa"/>
            </w:tcMar>
          </w:tcPr>
          <w:p w14:paraId="17B881F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842" w:type="dxa"/>
            <w:tcBorders>
              <w:top w:val="nil"/>
              <w:left w:val="nil"/>
              <w:bottom w:val="nil"/>
              <w:right w:val="nil"/>
            </w:tcBorders>
            <w:shd w:val="clear" w:color="auto" w:fill="FFFFFF"/>
            <w:tcMar>
              <w:left w:w="67" w:type="dxa"/>
              <w:right w:w="67" w:type="dxa"/>
            </w:tcMar>
          </w:tcPr>
          <w:p w14:paraId="1C5FB77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842" w:type="dxa"/>
            <w:tcBorders>
              <w:top w:val="nil"/>
              <w:left w:val="nil"/>
              <w:bottom w:val="nil"/>
              <w:right w:val="nil"/>
            </w:tcBorders>
            <w:shd w:val="clear" w:color="auto" w:fill="FFFFFF"/>
            <w:tcMar>
              <w:left w:w="67" w:type="dxa"/>
              <w:right w:w="67" w:type="dxa"/>
            </w:tcMar>
          </w:tcPr>
          <w:p w14:paraId="1F0DB03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775" w:type="dxa"/>
            <w:tcBorders>
              <w:top w:val="nil"/>
              <w:left w:val="nil"/>
              <w:bottom w:val="nil"/>
              <w:right w:val="nil"/>
            </w:tcBorders>
            <w:shd w:val="clear" w:color="auto" w:fill="FFFFFF"/>
            <w:tcMar>
              <w:left w:w="67" w:type="dxa"/>
              <w:right w:w="67" w:type="dxa"/>
            </w:tcMar>
          </w:tcPr>
          <w:p w14:paraId="6B2ED87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0.0017</w:t>
            </w:r>
          </w:p>
        </w:tc>
      </w:tr>
      <w:tr w:rsidR="003B16B1" w:rsidRPr="003B16B1" w14:paraId="48AFF0C0"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1472B455"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No</w:t>
            </w:r>
          </w:p>
        </w:tc>
        <w:tc>
          <w:tcPr>
            <w:tcW w:w="1842" w:type="dxa"/>
            <w:tcBorders>
              <w:top w:val="nil"/>
              <w:left w:val="nil"/>
              <w:bottom w:val="nil"/>
              <w:right w:val="nil"/>
            </w:tcBorders>
            <w:shd w:val="clear" w:color="auto" w:fill="FFFFFF"/>
            <w:tcMar>
              <w:left w:w="67" w:type="dxa"/>
              <w:right w:w="67" w:type="dxa"/>
            </w:tcMar>
          </w:tcPr>
          <w:p w14:paraId="0F7CD75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430 (70.7)</w:t>
            </w:r>
          </w:p>
        </w:tc>
        <w:tc>
          <w:tcPr>
            <w:tcW w:w="1842" w:type="dxa"/>
            <w:tcBorders>
              <w:top w:val="nil"/>
              <w:left w:val="nil"/>
              <w:bottom w:val="nil"/>
              <w:right w:val="nil"/>
            </w:tcBorders>
            <w:shd w:val="clear" w:color="auto" w:fill="FFFFFF"/>
            <w:tcMar>
              <w:left w:w="67" w:type="dxa"/>
              <w:right w:w="67" w:type="dxa"/>
            </w:tcMar>
          </w:tcPr>
          <w:p w14:paraId="435E738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277 (61.6)</w:t>
            </w:r>
          </w:p>
        </w:tc>
        <w:tc>
          <w:tcPr>
            <w:tcW w:w="1842" w:type="dxa"/>
            <w:tcBorders>
              <w:top w:val="nil"/>
              <w:left w:val="nil"/>
              <w:bottom w:val="nil"/>
              <w:right w:val="nil"/>
            </w:tcBorders>
            <w:shd w:val="clear" w:color="auto" w:fill="FFFFFF"/>
            <w:tcMar>
              <w:left w:w="67" w:type="dxa"/>
              <w:right w:w="67" w:type="dxa"/>
            </w:tcMar>
          </w:tcPr>
          <w:p w14:paraId="198402F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707 (66.8)</w:t>
            </w:r>
          </w:p>
        </w:tc>
        <w:tc>
          <w:tcPr>
            <w:tcW w:w="775" w:type="dxa"/>
            <w:tcBorders>
              <w:top w:val="nil"/>
              <w:left w:val="nil"/>
              <w:bottom w:val="nil"/>
              <w:right w:val="nil"/>
            </w:tcBorders>
            <w:shd w:val="clear" w:color="auto" w:fill="FFFFFF"/>
            <w:tcMar>
              <w:left w:w="67" w:type="dxa"/>
              <w:right w:w="67" w:type="dxa"/>
            </w:tcMar>
          </w:tcPr>
          <w:p w14:paraId="7872017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3FDCF050"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20B3D596"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Yes</w:t>
            </w:r>
          </w:p>
        </w:tc>
        <w:tc>
          <w:tcPr>
            <w:tcW w:w="1842" w:type="dxa"/>
            <w:tcBorders>
              <w:top w:val="nil"/>
              <w:left w:val="nil"/>
              <w:bottom w:val="nil"/>
              <w:right w:val="nil"/>
            </w:tcBorders>
            <w:shd w:val="clear" w:color="auto" w:fill="FFFFFF"/>
            <w:tcMar>
              <w:left w:w="67" w:type="dxa"/>
              <w:right w:w="67" w:type="dxa"/>
            </w:tcMar>
          </w:tcPr>
          <w:p w14:paraId="2E159B2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178 (29.3)</w:t>
            </w:r>
          </w:p>
        </w:tc>
        <w:tc>
          <w:tcPr>
            <w:tcW w:w="1842" w:type="dxa"/>
            <w:tcBorders>
              <w:top w:val="nil"/>
              <w:left w:val="nil"/>
              <w:bottom w:val="nil"/>
              <w:right w:val="nil"/>
            </w:tcBorders>
            <w:shd w:val="clear" w:color="auto" w:fill="FFFFFF"/>
            <w:tcMar>
              <w:left w:w="67" w:type="dxa"/>
              <w:right w:w="67" w:type="dxa"/>
            </w:tcMar>
          </w:tcPr>
          <w:p w14:paraId="0DEF1CB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173 (38.4)</w:t>
            </w:r>
          </w:p>
        </w:tc>
        <w:tc>
          <w:tcPr>
            <w:tcW w:w="1842" w:type="dxa"/>
            <w:tcBorders>
              <w:top w:val="nil"/>
              <w:left w:val="nil"/>
              <w:bottom w:val="nil"/>
              <w:right w:val="nil"/>
            </w:tcBorders>
            <w:shd w:val="clear" w:color="auto" w:fill="FFFFFF"/>
            <w:tcMar>
              <w:left w:w="67" w:type="dxa"/>
              <w:right w:w="67" w:type="dxa"/>
            </w:tcMar>
          </w:tcPr>
          <w:p w14:paraId="292C51C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351 (33.2)</w:t>
            </w:r>
          </w:p>
        </w:tc>
        <w:tc>
          <w:tcPr>
            <w:tcW w:w="775" w:type="dxa"/>
            <w:tcBorders>
              <w:top w:val="nil"/>
              <w:left w:val="nil"/>
              <w:bottom w:val="nil"/>
              <w:right w:val="nil"/>
            </w:tcBorders>
            <w:shd w:val="clear" w:color="auto" w:fill="FFFFFF"/>
            <w:tcMar>
              <w:left w:w="67" w:type="dxa"/>
              <w:right w:w="67" w:type="dxa"/>
            </w:tcMar>
          </w:tcPr>
          <w:p w14:paraId="2449D77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49686C72"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19FC0A5A" w14:textId="77777777" w:rsidR="003B16B1" w:rsidRPr="003B16B1" w:rsidRDefault="003B16B1" w:rsidP="003B16B1">
            <w:pPr>
              <w:autoSpaceDE w:val="0"/>
              <w:autoSpaceDN w:val="0"/>
              <w:adjustRightInd w:val="0"/>
              <w:spacing w:before="67" w:after="67"/>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lastRenderedPageBreak/>
              <w:t>Network, No. (%)</w:t>
            </w:r>
          </w:p>
        </w:tc>
        <w:tc>
          <w:tcPr>
            <w:tcW w:w="1842" w:type="dxa"/>
            <w:tcBorders>
              <w:top w:val="nil"/>
              <w:left w:val="nil"/>
              <w:bottom w:val="nil"/>
              <w:right w:val="nil"/>
            </w:tcBorders>
            <w:shd w:val="clear" w:color="auto" w:fill="FFFFFF"/>
            <w:tcMar>
              <w:left w:w="67" w:type="dxa"/>
              <w:right w:w="67" w:type="dxa"/>
            </w:tcMar>
          </w:tcPr>
          <w:p w14:paraId="7525D7A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842" w:type="dxa"/>
            <w:tcBorders>
              <w:top w:val="nil"/>
              <w:left w:val="nil"/>
              <w:bottom w:val="nil"/>
              <w:right w:val="nil"/>
            </w:tcBorders>
            <w:shd w:val="clear" w:color="auto" w:fill="FFFFFF"/>
            <w:tcMar>
              <w:left w:w="67" w:type="dxa"/>
              <w:right w:w="67" w:type="dxa"/>
            </w:tcMar>
          </w:tcPr>
          <w:p w14:paraId="47CE8A3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1842" w:type="dxa"/>
            <w:tcBorders>
              <w:top w:val="nil"/>
              <w:left w:val="nil"/>
              <w:bottom w:val="nil"/>
              <w:right w:val="nil"/>
            </w:tcBorders>
            <w:shd w:val="clear" w:color="auto" w:fill="FFFFFF"/>
            <w:tcMar>
              <w:left w:w="67" w:type="dxa"/>
              <w:right w:w="67" w:type="dxa"/>
            </w:tcMar>
          </w:tcPr>
          <w:p w14:paraId="59993F83"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c>
          <w:tcPr>
            <w:tcW w:w="775" w:type="dxa"/>
            <w:tcBorders>
              <w:top w:val="nil"/>
              <w:left w:val="nil"/>
              <w:bottom w:val="nil"/>
              <w:right w:val="nil"/>
            </w:tcBorders>
            <w:shd w:val="clear" w:color="auto" w:fill="FFFFFF"/>
            <w:tcMar>
              <w:left w:w="67" w:type="dxa"/>
              <w:right w:w="67" w:type="dxa"/>
            </w:tcMar>
          </w:tcPr>
          <w:p w14:paraId="6726752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&lt;.0001</w:t>
            </w:r>
          </w:p>
        </w:tc>
      </w:tr>
      <w:tr w:rsidR="003B16B1" w:rsidRPr="003B16B1" w14:paraId="53CA6A00"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46153C1D"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1 - Ohio CCN</w:t>
            </w:r>
          </w:p>
        </w:tc>
        <w:tc>
          <w:tcPr>
            <w:tcW w:w="1842" w:type="dxa"/>
            <w:tcBorders>
              <w:top w:val="nil"/>
              <w:left w:val="nil"/>
              <w:bottom w:val="nil"/>
              <w:right w:val="nil"/>
            </w:tcBorders>
            <w:shd w:val="clear" w:color="auto" w:fill="FFFFFF"/>
            <w:tcMar>
              <w:left w:w="67" w:type="dxa"/>
              <w:right w:w="67" w:type="dxa"/>
            </w:tcMar>
          </w:tcPr>
          <w:p w14:paraId="37AFF130"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517 (17.3)</w:t>
            </w:r>
          </w:p>
        </w:tc>
        <w:tc>
          <w:tcPr>
            <w:tcW w:w="1842" w:type="dxa"/>
            <w:tcBorders>
              <w:top w:val="nil"/>
              <w:left w:val="nil"/>
              <w:bottom w:val="nil"/>
              <w:right w:val="nil"/>
            </w:tcBorders>
            <w:shd w:val="clear" w:color="auto" w:fill="FFFFFF"/>
            <w:tcMar>
              <w:left w:w="67" w:type="dxa"/>
              <w:right w:w="67" w:type="dxa"/>
            </w:tcMar>
          </w:tcPr>
          <w:p w14:paraId="73C4914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729 (17.2)</w:t>
            </w:r>
          </w:p>
        </w:tc>
        <w:tc>
          <w:tcPr>
            <w:tcW w:w="1842" w:type="dxa"/>
            <w:tcBorders>
              <w:top w:val="nil"/>
              <w:left w:val="nil"/>
              <w:bottom w:val="nil"/>
              <w:right w:val="nil"/>
            </w:tcBorders>
            <w:shd w:val="clear" w:color="auto" w:fill="FFFFFF"/>
            <w:tcMar>
              <w:left w:w="67" w:type="dxa"/>
              <w:right w:w="67" w:type="dxa"/>
            </w:tcMar>
          </w:tcPr>
          <w:p w14:paraId="5707597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1246 (17.3)</w:t>
            </w:r>
          </w:p>
        </w:tc>
        <w:tc>
          <w:tcPr>
            <w:tcW w:w="775" w:type="dxa"/>
            <w:tcBorders>
              <w:top w:val="nil"/>
              <w:left w:val="nil"/>
              <w:bottom w:val="nil"/>
              <w:right w:val="nil"/>
            </w:tcBorders>
            <w:shd w:val="clear" w:color="auto" w:fill="FFFFFF"/>
            <w:tcMar>
              <w:left w:w="67" w:type="dxa"/>
              <w:right w:w="67" w:type="dxa"/>
            </w:tcMar>
          </w:tcPr>
          <w:p w14:paraId="50010FD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430A3C0E"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17515E3D"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2 - Southeast CCN</w:t>
            </w:r>
          </w:p>
        </w:tc>
        <w:tc>
          <w:tcPr>
            <w:tcW w:w="1842" w:type="dxa"/>
            <w:tcBorders>
              <w:top w:val="nil"/>
              <w:left w:val="nil"/>
              <w:bottom w:val="nil"/>
              <w:right w:val="nil"/>
            </w:tcBorders>
            <w:shd w:val="clear" w:color="auto" w:fill="FFFFFF"/>
            <w:tcMar>
              <w:left w:w="67" w:type="dxa"/>
              <w:right w:w="67" w:type="dxa"/>
            </w:tcMar>
          </w:tcPr>
          <w:p w14:paraId="279914A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593 (19.8)</w:t>
            </w:r>
          </w:p>
        </w:tc>
        <w:tc>
          <w:tcPr>
            <w:tcW w:w="1842" w:type="dxa"/>
            <w:tcBorders>
              <w:top w:val="nil"/>
              <w:left w:val="nil"/>
              <w:bottom w:val="nil"/>
              <w:right w:val="nil"/>
            </w:tcBorders>
            <w:shd w:val="clear" w:color="auto" w:fill="FFFFFF"/>
            <w:tcMar>
              <w:left w:w="67" w:type="dxa"/>
              <w:right w:w="67" w:type="dxa"/>
            </w:tcMar>
          </w:tcPr>
          <w:p w14:paraId="36B9A02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975 (23.0)</w:t>
            </w:r>
          </w:p>
        </w:tc>
        <w:tc>
          <w:tcPr>
            <w:tcW w:w="1842" w:type="dxa"/>
            <w:tcBorders>
              <w:top w:val="nil"/>
              <w:left w:val="nil"/>
              <w:bottom w:val="nil"/>
              <w:right w:val="nil"/>
            </w:tcBorders>
            <w:shd w:val="clear" w:color="auto" w:fill="FFFFFF"/>
            <w:tcMar>
              <w:left w:w="67" w:type="dxa"/>
              <w:right w:w="67" w:type="dxa"/>
            </w:tcMar>
          </w:tcPr>
          <w:p w14:paraId="0A43054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1568 (21.7)</w:t>
            </w:r>
          </w:p>
        </w:tc>
        <w:tc>
          <w:tcPr>
            <w:tcW w:w="775" w:type="dxa"/>
            <w:tcBorders>
              <w:top w:val="nil"/>
              <w:left w:val="nil"/>
              <w:bottom w:val="nil"/>
              <w:right w:val="nil"/>
            </w:tcBorders>
            <w:shd w:val="clear" w:color="auto" w:fill="FFFFFF"/>
            <w:tcMar>
              <w:left w:w="67" w:type="dxa"/>
              <w:right w:w="67" w:type="dxa"/>
            </w:tcMar>
          </w:tcPr>
          <w:p w14:paraId="482EB608"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7380C893"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7AAEB52E"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3 - Utah CCN</w:t>
            </w:r>
          </w:p>
        </w:tc>
        <w:tc>
          <w:tcPr>
            <w:tcW w:w="1842" w:type="dxa"/>
            <w:tcBorders>
              <w:top w:val="nil"/>
              <w:left w:val="nil"/>
              <w:bottom w:val="nil"/>
              <w:right w:val="nil"/>
            </w:tcBorders>
            <w:shd w:val="clear" w:color="auto" w:fill="FFFFFF"/>
            <w:tcMar>
              <w:left w:w="67" w:type="dxa"/>
              <w:right w:w="67" w:type="dxa"/>
            </w:tcMar>
          </w:tcPr>
          <w:p w14:paraId="1B69AC96"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613 (20.5)</w:t>
            </w:r>
          </w:p>
        </w:tc>
        <w:tc>
          <w:tcPr>
            <w:tcW w:w="1842" w:type="dxa"/>
            <w:tcBorders>
              <w:top w:val="nil"/>
              <w:left w:val="nil"/>
              <w:bottom w:val="nil"/>
              <w:right w:val="nil"/>
            </w:tcBorders>
            <w:shd w:val="clear" w:color="auto" w:fill="FFFFFF"/>
            <w:tcMar>
              <w:left w:w="67" w:type="dxa"/>
              <w:right w:w="67" w:type="dxa"/>
            </w:tcMar>
          </w:tcPr>
          <w:p w14:paraId="400EA82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1004 (23.7)</w:t>
            </w:r>
          </w:p>
        </w:tc>
        <w:tc>
          <w:tcPr>
            <w:tcW w:w="1842" w:type="dxa"/>
            <w:tcBorders>
              <w:top w:val="nil"/>
              <w:left w:val="nil"/>
              <w:bottom w:val="nil"/>
              <w:right w:val="nil"/>
            </w:tcBorders>
            <w:shd w:val="clear" w:color="auto" w:fill="FFFFFF"/>
            <w:tcMar>
              <w:left w:w="67" w:type="dxa"/>
              <w:right w:w="67" w:type="dxa"/>
            </w:tcMar>
          </w:tcPr>
          <w:p w14:paraId="0D5663DF"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1617 (22.4)</w:t>
            </w:r>
          </w:p>
        </w:tc>
        <w:tc>
          <w:tcPr>
            <w:tcW w:w="775" w:type="dxa"/>
            <w:tcBorders>
              <w:top w:val="nil"/>
              <w:left w:val="nil"/>
              <w:bottom w:val="nil"/>
              <w:right w:val="nil"/>
            </w:tcBorders>
            <w:shd w:val="clear" w:color="auto" w:fill="FFFFFF"/>
            <w:tcMar>
              <w:left w:w="67" w:type="dxa"/>
              <w:right w:w="67" w:type="dxa"/>
            </w:tcMar>
          </w:tcPr>
          <w:p w14:paraId="46422B37"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53E03EBA" w14:textId="77777777" w:rsidTr="008575E6">
        <w:trPr>
          <w:cantSplit/>
          <w:jc w:val="center"/>
        </w:trPr>
        <w:tc>
          <w:tcPr>
            <w:tcW w:w="4988" w:type="dxa"/>
            <w:tcBorders>
              <w:top w:val="nil"/>
              <w:left w:val="nil"/>
              <w:bottom w:val="nil"/>
              <w:right w:val="nil"/>
            </w:tcBorders>
            <w:shd w:val="clear" w:color="auto" w:fill="FFFFFF"/>
            <w:tcMar>
              <w:left w:w="67" w:type="dxa"/>
              <w:right w:w="67" w:type="dxa"/>
            </w:tcMar>
          </w:tcPr>
          <w:p w14:paraId="2E9BA950"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4 - UAB CCN</w:t>
            </w:r>
          </w:p>
        </w:tc>
        <w:tc>
          <w:tcPr>
            <w:tcW w:w="1842" w:type="dxa"/>
            <w:tcBorders>
              <w:top w:val="nil"/>
              <w:left w:val="nil"/>
              <w:bottom w:val="nil"/>
              <w:right w:val="nil"/>
            </w:tcBorders>
            <w:shd w:val="clear" w:color="auto" w:fill="FFFFFF"/>
            <w:tcMar>
              <w:left w:w="67" w:type="dxa"/>
              <w:right w:w="67" w:type="dxa"/>
            </w:tcMar>
          </w:tcPr>
          <w:p w14:paraId="24BB29E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653 (21.9)</w:t>
            </w:r>
          </w:p>
        </w:tc>
        <w:tc>
          <w:tcPr>
            <w:tcW w:w="1842" w:type="dxa"/>
            <w:tcBorders>
              <w:top w:val="nil"/>
              <w:left w:val="nil"/>
              <w:bottom w:val="nil"/>
              <w:right w:val="nil"/>
            </w:tcBorders>
            <w:shd w:val="clear" w:color="auto" w:fill="FFFFFF"/>
            <w:tcMar>
              <w:left w:w="67" w:type="dxa"/>
              <w:right w:w="67" w:type="dxa"/>
            </w:tcMar>
          </w:tcPr>
          <w:p w14:paraId="3B43FDA1"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851 (20.1)</w:t>
            </w:r>
          </w:p>
        </w:tc>
        <w:tc>
          <w:tcPr>
            <w:tcW w:w="1842" w:type="dxa"/>
            <w:tcBorders>
              <w:top w:val="nil"/>
              <w:left w:val="nil"/>
              <w:bottom w:val="nil"/>
              <w:right w:val="nil"/>
            </w:tcBorders>
            <w:shd w:val="clear" w:color="auto" w:fill="FFFFFF"/>
            <w:tcMar>
              <w:left w:w="67" w:type="dxa"/>
              <w:right w:w="67" w:type="dxa"/>
            </w:tcMar>
          </w:tcPr>
          <w:p w14:paraId="3A65DA7D"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1504 (20.8)</w:t>
            </w:r>
          </w:p>
        </w:tc>
        <w:tc>
          <w:tcPr>
            <w:tcW w:w="775" w:type="dxa"/>
            <w:tcBorders>
              <w:top w:val="nil"/>
              <w:left w:val="nil"/>
              <w:bottom w:val="nil"/>
              <w:right w:val="nil"/>
            </w:tcBorders>
            <w:shd w:val="clear" w:color="auto" w:fill="FFFFFF"/>
            <w:tcMar>
              <w:left w:w="67" w:type="dxa"/>
              <w:right w:w="67" w:type="dxa"/>
            </w:tcMar>
          </w:tcPr>
          <w:p w14:paraId="707BAE72"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r w:rsidR="003B16B1" w:rsidRPr="003B16B1" w14:paraId="61B5F317" w14:textId="77777777" w:rsidTr="008575E6">
        <w:trPr>
          <w:cantSplit/>
          <w:jc w:val="center"/>
        </w:trPr>
        <w:tc>
          <w:tcPr>
            <w:tcW w:w="4988" w:type="dxa"/>
            <w:tcBorders>
              <w:top w:val="nil"/>
              <w:left w:val="nil"/>
              <w:bottom w:val="single" w:sz="4" w:space="0" w:color="000000"/>
              <w:right w:val="nil"/>
            </w:tcBorders>
            <w:shd w:val="clear" w:color="auto" w:fill="FFFFFF"/>
            <w:tcMar>
              <w:left w:w="67" w:type="dxa"/>
              <w:right w:w="67" w:type="dxa"/>
            </w:tcMar>
          </w:tcPr>
          <w:p w14:paraId="5CD35463" w14:textId="77777777" w:rsidR="003B16B1" w:rsidRPr="003B16B1" w:rsidRDefault="003B16B1" w:rsidP="003B16B1">
            <w:pPr>
              <w:autoSpaceDE w:val="0"/>
              <w:autoSpaceDN w:val="0"/>
              <w:adjustRightInd w:val="0"/>
              <w:spacing w:before="67" w:after="67"/>
              <w:ind w:firstLine="360"/>
              <w:rPr>
                <w:rFonts w:ascii="Arial" w:eastAsiaTheme="minorEastAsia" w:hAnsi="Arial" w:cs="Arial"/>
                <w:b/>
                <w:bCs/>
                <w:color w:val="000000"/>
                <w:kern w:val="0"/>
                <w:sz w:val="16"/>
                <w:szCs w:val="16"/>
                <w14:ligatures w14:val="none"/>
              </w:rPr>
            </w:pPr>
            <w:r w:rsidRPr="003B16B1">
              <w:rPr>
                <w:rFonts w:ascii="Arial" w:eastAsiaTheme="minorEastAsia" w:hAnsi="Arial" w:cs="Arial"/>
                <w:b/>
                <w:bCs/>
                <w:color w:val="000000"/>
                <w:kern w:val="0"/>
                <w:sz w:val="16"/>
                <w:szCs w:val="16"/>
                <w14:ligatures w14:val="none"/>
              </w:rPr>
              <w:t>5 - VAMC CCN</w:t>
            </w:r>
          </w:p>
        </w:tc>
        <w:tc>
          <w:tcPr>
            <w:tcW w:w="1842" w:type="dxa"/>
            <w:tcBorders>
              <w:top w:val="nil"/>
              <w:left w:val="nil"/>
              <w:bottom w:val="single" w:sz="4" w:space="0" w:color="000000"/>
              <w:right w:val="nil"/>
            </w:tcBorders>
            <w:shd w:val="clear" w:color="auto" w:fill="FFFFFF"/>
            <w:tcMar>
              <w:left w:w="67" w:type="dxa"/>
              <w:right w:w="67" w:type="dxa"/>
            </w:tcMar>
          </w:tcPr>
          <w:p w14:paraId="32594C9B"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612 (20.5)</w:t>
            </w:r>
          </w:p>
        </w:tc>
        <w:tc>
          <w:tcPr>
            <w:tcW w:w="1842" w:type="dxa"/>
            <w:tcBorders>
              <w:top w:val="nil"/>
              <w:left w:val="nil"/>
              <w:bottom w:val="single" w:sz="4" w:space="0" w:color="000000"/>
              <w:right w:val="nil"/>
            </w:tcBorders>
            <w:shd w:val="clear" w:color="auto" w:fill="FFFFFF"/>
            <w:tcMar>
              <w:left w:w="67" w:type="dxa"/>
              <w:right w:w="67" w:type="dxa"/>
            </w:tcMar>
          </w:tcPr>
          <w:p w14:paraId="26DCACB4"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673 (15.9)</w:t>
            </w:r>
          </w:p>
        </w:tc>
        <w:tc>
          <w:tcPr>
            <w:tcW w:w="1842" w:type="dxa"/>
            <w:tcBorders>
              <w:top w:val="nil"/>
              <w:left w:val="nil"/>
              <w:bottom w:val="single" w:sz="4" w:space="0" w:color="000000"/>
              <w:right w:val="nil"/>
            </w:tcBorders>
            <w:shd w:val="clear" w:color="auto" w:fill="FFFFFF"/>
            <w:tcMar>
              <w:left w:w="67" w:type="dxa"/>
              <w:right w:w="67" w:type="dxa"/>
            </w:tcMar>
          </w:tcPr>
          <w:p w14:paraId="7ADA396C"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r w:rsidRPr="003B16B1">
              <w:rPr>
                <w:rFonts w:ascii="Arial" w:eastAsiaTheme="minorEastAsia" w:hAnsi="Arial" w:cs="Arial"/>
                <w:b/>
                <w:bCs/>
                <w:color w:val="000000"/>
                <w:kern w:val="0"/>
                <w:sz w:val="17"/>
                <w:szCs w:val="17"/>
                <w14:ligatures w14:val="none"/>
              </w:rPr>
              <w:t>1285 (17.8)</w:t>
            </w:r>
          </w:p>
        </w:tc>
        <w:tc>
          <w:tcPr>
            <w:tcW w:w="775" w:type="dxa"/>
            <w:tcBorders>
              <w:top w:val="nil"/>
              <w:left w:val="nil"/>
              <w:bottom w:val="single" w:sz="4" w:space="0" w:color="000000"/>
              <w:right w:val="nil"/>
            </w:tcBorders>
            <w:shd w:val="clear" w:color="auto" w:fill="FFFFFF"/>
            <w:tcMar>
              <w:left w:w="67" w:type="dxa"/>
              <w:right w:w="67" w:type="dxa"/>
            </w:tcMar>
          </w:tcPr>
          <w:p w14:paraId="20D9E1BE" w14:textId="77777777" w:rsidR="003B16B1" w:rsidRPr="003B16B1" w:rsidRDefault="003B16B1" w:rsidP="003B16B1">
            <w:pPr>
              <w:autoSpaceDE w:val="0"/>
              <w:autoSpaceDN w:val="0"/>
              <w:adjustRightInd w:val="0"/>
              <w:spacing w:before="67" w:after="67"/>
              <w:jc w:val="right"/>
              <w:rPr>
                <w:rFonts w:ascii="Arial" w:eastAsiaTheme="minorEastAsia" w:hAnsi="Arial" w:cs="Arial"/>
                <w:b/>
                <w:bCs/>
                <w:color w:val="000000"/>
                <w:kern w:val="0"/>
                <w:sz w:val="17"/>
                <w:szCs w:val="17"/>
                <w14:ligatures w14:val="none"/>
              </w:rPr>
            </w:pPr>
          </w:p>
        </w:tc>
      </w:tr>
    </w:tbl>
    <w:p w14:paraId="01AEC368" w14:textId="77777777" w:rsidR="003B16B1" w:rsidRDefault="003B16B1"/>
    <w:p w14:paraId="7B5041EF" w14:textId="77777777" w:rsidR="003B16B1" w:rsidRDefault="003B16B1"/>
    <w:p w14:paraId="4A9F21FF" w14:textId="77777777" w:rsidR="003B16B1" w:rsidRDefault="003B16B1"/>
    <w:p w14:paraId="458D0E22" w14:textId="77777777" w:rsidR="003B16B1" w:rsidRDefault="003B16B1"/>
    <w:p w14:paraId="57361F6E" w14:textId="77777777" w:rsidR="003B16B1" w:rsidRDefault="003B16B1"/>
    <w:p w14:paraId="5E31C963" w14:textId="77777777" w:rsidR="003B16B1" w:rsidRDefault="003B16B1"/>
    <w:p w14:paraId="3DB5D440" w14:textId="77777777" w:rsidR="003B16B1" w:rsidRDefault="003B16B1"/>
    <w:p w14:paraId="22F75408" w14:textId="77777777" w:rsidR="003B16B1" w:rsidRDefault="003B16B1"/>
    <w:p w14:paraId="3B162587" w14:textId="77777777" w:rsidR="003B16B1" w:rsidRDefault="003B16B1"/>
    <w:p w14:paraId="397CEE27" w14:textId="77777777" w:rsidR="003B16B1" w:rsidRDefault="003B16B1"/>
    <w:p w14:paraId="254D8637" w14:textId="77777777" w:rsidR="003B16B1" w:rsidRDefault="003B16B1"/>
    <w:p w14:paraId="0FAD81C3" w14:textId="77777777" w:rsidR="003B16B1" w:rsidRDefault="003B16B1"/>
    <w:p w14:paraId="5A0F2BDF" w14:textId="77777777" w:rsidR="003B16B1" w:rsidRDefault="003B16B1"/>
    <w:p w14:paraId="57B8E87C" w14:textId="77777777" w:rsidR="003B16B1" w:rsidRDefault="003B16B1"/>
    <w:p w14:paraId="1E7790B4" w14:textId="77777777" w:rsidR="003B16B1" w:rsidRDefault="003B16B1"/>
    <w:p w14:paraId="007FFD99" w14:textId="77777777" w:rsidR="003B16B1" w:rsidRDefault="003B16B1"/>
    <w:p w14:paraId="63365543" w14:textId="77777777" w:rsidR="003B16B1" w:rsidRDefault="003B16B1"/>
    <w:p w14:paraId="495DBC93" w14:textId="77777777" w:rsidR="003B16B1" w:rsidRDefault="003B16B1"/>
    <w:p w14:paraId="3907B89D" w14:textId="77777777" w:rsidR="003B16B1" w:rsidRDefault="003B16B1"/>
    <w:p w14:paraId="20F9CAA0" w14:textId="77777777" w:rsidR="003B16B1" w:rsidRDefault="003B16B1"/>
    <w:p w14:paraId="6F660198" w14:textId="77777777" w:rsidR="003B16B1" w:rsidRDefault="003B16B1"/>
    <w:p w14:paraId="4AB69DC6" w14:textId="77777777" w:rsidR="003B16B1" w:rsidRDefault="003B16B1"/>
    <w:p w14:paraId="6A5F6DCF" w14:textId="77777777" w:rsidR="003B16B1" w:rsidRDefault="003B16B1"/>
    <w:p w14:paraId="4D940EB8" w14:textId="77777777" w:rsidR="003B16B1" w:rsidRDefault="003B16B1"/>
    <w:p w14:paraId="24534FA7" w14:textId="77777777" w:rsidR="003B16B1" w:rsidRDefault="003B16B1"/>
    <w:p w14:paraId="0966D2E2" w14:textId="77777777" w:rsidR="003B16B1" w:rsidRDefault="003B16B1"/>
    <w:p w14:paraId="5F161A64" w14:textId="77777777" w:rsidR="003B16B1" w:rsidRDefault="003B16B1"/>
    <w:p w14:paraId="7771B4EB" w14:textId="77777777" w:rsidR="003B16B1" w:rsidRDefault="003B16B1"/>
    <w:p w14:paraId="26914F77" w14:textId="77777777" w:rsidR="003B16B1" w:rsidRDefault="003B16B1"/>
    <w:p w14:paraId="029949BA" w14:textId="77777777" w:rsidR="003B16B1" w:rsidRDefault="003B16B1"/>
    <w:p w14:paraId="284553E9" w14:textId="77777777" w:rsidR="003B16B1" w:rsidRDefault="003B16B1"/>
    <w:p w14:paraId="48D72D4B" w14:textId="77777777" w:rsidR="003B16B1" w:rsidRDefault="003B16B1"/>
    <w:p w14:paraId="2596D6FA" w14:textId="77777777" w:rsidR="003B16B1" w:rsidRDefault="003B16B1"/>
    <w:p w14:paraId="7C21246E" w14:textId="77777777" w:rsidR="003B16B1" w:rsidRDefault="003B16B1"/>
    <w:p w14:paraId="1ED30CB2" w14:textId="77777777" w:rsidR="003B16B1" w:rsidRDefault="003B16B1"/>
    <w:p w14:paraId="485BA0CF" w14:textId="77777777" w:rsidR="003B16B1" w:rsidRDefault="003B16B1"/>
    <w:p w14:paraId="1AE82A69" w14:textId="77777777" w:rsidR="003B16B1" w:rsidRDefault="003B16B1"/>
    <w:p w14:paraId="4DC018C5" w14:textId="77777777" w:rsidR="003B16B1" w:rsidRDefault="003B16B1"/>
    <w:p w14:paraId="7DAF05F7" w14:textId="249D6A78" w:rsidR="00D43BD0" w:rsidRDefault="00D43BD0" w:rsidP="003B16B1">
      <w:pPr>
        <w:rPr>
          <w:ins w:id="381" w:author="Nicholas M. Pajewski" w:date="2024-05-13T09:30:00Z"/>
          <w:b/>
          <w:bCs/>
        </w:rPr>
      </w:pPr>
      <w:commentRangeStart w:id="382"/>
      <w:commentRangeStart w:id="383"/>
      <w:ins w:id="384" w:author="Nicholas M. Pajewski" w:date="2024-05-13T09:29:00Z">
        <w:r>
          <w:rPr>
            <w:b/>
            <w:bCs/>
          </w:rPr>
          <w:t xml:space="preserve">Figure: </w:t>
        </w:r>
        <w:r w:rsidRPr="00D43BD0">
          <w:rPr>
            <w:bCs/>
            <w:rPrChange w:id="385" w:author="Nicholas M. Pajewski" w:date="2024-05-13T09:30:00Z">
              <w:rPr>
                <w:b/>
                <w:bCs/>
              </w:rPr>
            </w:rPrChange>
          </w:rPr>
          <w:t xml:space="preserve">Timeline for follow-up in the </w:t>
        </w:r>
      </w:ins>
      <w:ins w:id="386" w:author="Nicholas M. Pajewski" w:date="2024-05-13T09:30:00Z">
        <w:r w:rsidRPr="00D43BD0">
          <w:rPr>
            <w:bCs/>
            <w:rPrChange w:id="387" w:author="Nicholas M. Pajewski" w:date="2024-05-13T09:30:00Z">
              <w:rPr>
                <w:b/>
                <w:bCs/>
              </w:rPr>
            </w:rPrChange>
          </w:rPr>
          <w:t>Systolic Blood Pressure Intervention Trial</w:t>
        </w:r>
        <w:r>
          <w:rPr>
            <w:b/>
            <w:bCs/>
          </w:rPr>
          <w:t xml:space="preserve"> </w:t>
        </w:r>
        <w:commentRangeEnd w:id="382"/>
        <w:r>
          <w:rPr>
            <w:rStyle w:val="CommentReference"/>
          </w:rPr>
          <w:commentReference w:id="382"/>
        </w:r>
      </w:ins>
      <w:commentRangeEnd w:id="383"/>
      <w:r w:rsidR="00BC74F5">
        <w:rPr>
          <w:rStyle w:val="CommentReference"/>
        </w:rPr>
        <w:commentReference w:id="383"/>
      </w:r>
    </w:p>
    <w:p w14:paraId="460A44DA" w14:textId="3D93712D" w:rsidR="00D43BD0" w:rsidRDefault="00D43BD0" w:rsidP="003B16B1">
      <w:pPr>
        <w:rPr>
          <w:ins w:id="388" w:author="Nicholas M. Pajewski" w:date="2024-05-13T09:30:00Z"/>
          <w:b/>
          <w:bCs/>
        </w:rPr>
      </w:pPr>
    </w:p>
    <w:p w14:paraId="5C69AD0E" w14:textId="73F6C4EC" w:rsidR="00D43BD0" w:rsidRDefault="00D43BD0" w:rsidP="003B16B1">
      <w:pPr>
        <w:rPr>
          <w:ins w:id="389" w:author="Nicholas M. Pajewski" w:date="2024-05-13T09:29:00Z"/>
          <w:b/>
          <w:bCs/>
        </w:rPr>
      </w:pPr>
      <w:ins w:id="390" w:author="Nicholas M. Pajewski" w:date="2024-05-13T09:30:00Z">
        <w:r>
          <w:rPr>
            <w:b/>
            <w:bCs/>
            <w:noProof/>
          </w:rPr>
          <w:drawing>
            <wp:inline distT="0" distB="0" distL="0" distR="0" wp14:anchorId="55D66F4A" wp14:editId="21FFF8C1">
              <wp:extent cx="594360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ins>
    </w:p>
    <w:p w14:paraId="5446AE1A" w14:textId="77777777" w:rsidR="00D43BD0" w:rsidRDefault="00D43BD0" w:rsidP="003B16B1">
      <w:pPr>
        <w:rPr>
          <w:ins w:id="391" w:author="Nicholas M. Pajewski" w:date="2024-05-13T09:30:00Z"/>
          <w:b/>
          <w:bCs/>
        </w:rPr>
      </w:pPr>
    </w:p>
    <w:p w14:paraId="733E6F2F" w14:textId="77777777" w:rsidR="00D43BD0" w:rsidRDefault="00D43BD0" w:rsidP="003B16B1">
      <w:pPr>
        <w:rPr>
          <w:ins w:id="392" w:author="Nicholas M. Pajewski" w:date="2024-05-13T09:30:00Z"/>
          <w:b/>
          <w:bCs/>
        </w:rPr>
      </w:pPr>
    </w:p>
    <w:p w14:paraId="4FF4073D" w14:textId="77777777" w:rsidR="00D43BD0" w:rsidRDefault="00D43BD0" w:rsidP="003B16B1">
      <w:pPr>
        <w:rPr>
          <w:ins w:id="393" w:author="Nicholas M. Pajewski" w:date="2024-05-13T09:30:00Z"/>
          <w:b/>
          <w:bCs/>
        </w:rPr>
      </w:pPr>
    </w:p>
    <w:p w14:paraId="3A91DA9E" w14:textId="77777777" w:rsidR="00D43BD0" w:rsidRDefault="00D43BD0" w:rsidP="003B16B1">
      <w:pPr>
        <w:rPr>
          <w:ins w:id="394" w:author="Nicholas M. Pajewski" w:date="2024-05-13T09:30:00Z"/>
          <w:b/>
          <w:bCs/>
        </w:rPr>
      </w:pPr>
    </w:p>
    <w:p w14:paraId="6EEC3AE7" w14:textId="77777777" w:rsidR="00D43BD0" w:rsidRDefault="00D43BD0" w:rsidP="003B16B1">
      <w:pPr>
        <w:rPr>
          <w:ins w:id="395" w:author="Nicholas M. Pajewski" w:date="2024-05-13T09:30:00Z"/>
          <w:b/>
          <w:bCs/>
        </w:rPr>
      </w:pPr>
    </w:p>
    <w:p w14:paraId="5D1A8E10" w14:textId="77777777" w:rsidR="00D43BD0" w:rsidRDefault="00D43BD0" w:rsidP="003B16B1">
      <w:pPr>
        <w:rPr>
          <w:ins w:id="396" w:author="Nicholas M. Pajewski" w:date="2024-05-13T09:30:00Z"/>
          <w:b/>
          <w:bCs/>
        </w:rPr>
      </w:pPr>
    </w:p>
    <w:p w14:paraId="1E7EA845" w14:textId="77777777" w:rsidR="00D43BD0" w:rsidRDefault="00D43BD0" w:rsidP="003B16B1">
      <w:pPr>
        <w:rPr>
          <w:ins w:id="397" w:author="Nicholas M. Pajewski" w:date="2024-05-13T09:30:00Z"/>
          <w:b/>
          <w:bCs/>
        </w:rPr>
      </w:pPr>
    </w:p>
    <w:p w14:paraId="744B1501" w14:textId="77777777" w:rsidR="00D43BD0" w:rsidRDefault="00D43BD0" w:rsidP="003B16B1">
      <w:pPr>
        <w:rPr>
          <w:ins w:id="398" w:author="Nicholas M. Pajewski" w:date="2024-05-13T09:30:00Z"/>
          <w:b/>
          <w:bCs/>
        </w:rPr>
      </w:pPr>
    </w:p>
    <w:p w14:paraId="792DFAE7" w14:textId="77777777" w:rsidR="00D43BD0" w:rsidRDefault="00D43BD0" w:rsidP="003B16B1">
      <w:pPr>
        <w:rPr>
          <w:ins w:id="399" w:author="Nicholas M. Pajewski" w:date="2024-05-13T09:30:00Z"/>
          <w:b/>
          <w:bCs/>
        </w:rPr>
      </w:pPr>
    </w:p>
    <w:p w14:paraId="2BB44F74" w14:textId="77777777" w:rsidR="00D43BD0" w:rsidRDefault="00D43BD0" w:rsidP="003B16B1">
      <w:pPr>
        <w:rPr>
          <w:ins w:id="400" w:author="Nicholas M. Pajewski" w:date="2024-05-13T09:30:00Z"/>
          <w:b/>
          <w:bCs/>
        </w:rPr>
      </w:pPr>
    </w:p>
    <w:p w14:paraId="0DB8BB60" w14:textId="77777777" w:rsidR="00D43BD0" w:rsidRDefault="00D43BD0" w:rsidP="003B16B1">
      <w:pPr>
        <w:rPr>
          <w:ins w:id="401" w:author="Nicholas M. Pajewski" w:date="2024-05-13T09:30:00Z"/>
          <w:b/>
          <w:bCs/>
        </w:rPr>
      </w:pPr>
    </w:p>
    <w:p w14:paraId="44742434" w14:textId="77777777" w:rsidR="00D43BD0" w:rsidRDefault="00D43BD0" w:rsidP="003B16B1">
      <w:pPr>
        <w:rPr>
          <w:ins w:id="402" w:author="Nicholas M. Pajewski" w:date="2024-05-13T09:30:00Z"/>
          <w:b/>
          <w:bCs/>
        </w:rPr>
      </w:pPr>
    </w:p>
    <w:p w14:paraId="0D4DE9CD" w14:textId="77777777" w:rsidR="00D43BD0" w:rsidRDefault="00D43BD0" w:rsidP="003B16B1">
      <w:pPr>
        <w:rPr>
          <w:ins w:id="403" w:author="Nicholas M. Pajewski" w:date="2024-05-13T09:30:00Z"/>
          <w:b/>
          <w:bCs/>
        </w:rPr>
      </w:pPr>
    </w:p>
    <w:p w14:paraId="6A379195" w14:textId="77777777" w:rsidR="00D43BD0" w:rsidRDefault="00D43BD0" w:rsidP="003B16B1">
      <w:pPr>
        <w:rPr>
          <w:ins w:id="404" w:author="Nicholas M. Pajewski" w:date="2024-05-13T09:30:00Z"/>
          <w:b/>
          <w:bCs/>
        </w:rPr>
      </w:pPr>
    </w:p>
    <w:p w14:paraId="32B26C1C" w14:textId="77777777" w:rsidR="00D43BD0" w:rsidRDefault="00D43BD0" w:rsidP="003B16B1">
      <w:pPr>
        <w:rPr>
          <w:ins w:id="405" w:author="Nicholas M. Pajewski" w:date="2024-05-13T09:30:00Z"/>
          <w:b/>
          <w:bCs/>
        </w:rPr>
      </w:pPr>
    </w:p>
    <w:p w14:paraId="5028D66D" w14:textId="77777777" w:rsidR="00D43BD0" w:rsidRDefault="00D43BD0" w:rsidP="003B16B1">
      <w:pPr>
        <w:rPr>
          <w:ins w:id="406" w:author="Nicholas M. Pajewski" w:date="2024-05-13T09:30:00Z"/>
          <w:b/>
          <w:bCs/>
        </w:rPr>
      </w:pPr>
    </w:p>
    <w:p w14:paraId="76714150" w14:textId="77777777" w:rsidR="00D43BD0" w:rsidRDefault="00D43BD0" w:rsidP="003B16B1">
      <w:pPr>
        <w:rPr>
          <w:ins w:id="407" w:author="Nicholas M. Pajewski" w:date="2024-05-13T09:30:00Z"/>
          <w:b/>
          <w:bCs/>
        </w:rPr>
      </w:pPr>
    </w:p>
    <w:p w14:paraId="10C9F57D" w14:textId="77777777" w:rsidR="00D43BD0" w:rsidRDefault="00D43BD0" w:rsidP="003B16B1">
      <w:pPr>
        <w:rPr>
          <w:ins w:id="408" w:author="Nicholas M. Pajewski" w:date="2024-05-13T09:30:00Z"/>
          <w:b/>
          <w:bCs/>
        </w:rPr>
      </w:pPr>
    </w:p>
    <w:p w14:paraId="16B2EBE6" w14:textId="77777777" w:rsidR="00D43BD0" w:rsidRDefault="00D43BD0" w:rsidP="003B16B1">
      <w:pPr>
        <w:rPr>
          <w:ins w:id="409" w:author="Nicholas M. Pajewski" w:date="2024-05-13T09:30:00Z"/>
          <w:b/>
          <w:bCs/>
        </w:rPr>
      </w:pPr>
    </w:p>
    <w:p w14:paraId="1B4363C9" w14:textId="77777777" w:rsidR="00D43BD0" w:rsidRDefault="00D43BD0" w:rsidP="003B16B1">
      <w:pPr>
        <w:rPr>
          <w:ins w:id="410" w:author="Nicholas M. Pajewski" w:date="2024-05-13T09:30:00Z"/>
          <w:b/>
          <w:bCs/>
        </w:rPr>
      </w:pPr>
    </w:p>
    <w:p w14:paraId="59136B8E" w14:textId="77777777" w:rsidR="00D43BD0" w:rsidRDefault="00D43BD0" w:rsidP="003B16B1">
      <w:pPr>
        <w:rPr>
          <w:ins w:id="411" w:author="Nicholas M. Pajewski" w:date="2024-05-13T09:30:00Z"/>
          <w:b/>
          <w:bCs/>
        </w:rPr>
      </w:pPr>
    </w:p>
    <w:p w14:paraId="715AEF60" w14:textId="77777777" w:rsidR="00D43BD0" w:rsidRDefault="00D43BD0" w:rsidP="003B16B1">
      <w:pPr>
        <w:rPr>
          <w:ins w:id="412" w:author="Nicholas M. Pajewski" w:date="2024-05-13T09:30:00Z"/>
          <w:b/>
          <w:bCs/>
        </w:rPr>
      </w:pPr>
    </w:p>
    <w:p w14:paraId="44793B86" w14:textId="77777777" w:rsidR="00D43BD0" w:rsidRDefault="00D43BD0" w:rsidP="003B16B1">
      <w:pPr>
        <w:rPr>
          <w:ins w:id="413" w:author="Nicholas M. Pajewski" w:date="2024-05-13T09:30:00Z"/>
          <w:b/>
          <w:bCs/>
        </w:rPr>
      </w:pPr>
    </w:p>
    <w:p w14:paraId="0BCF4A32" w14:textId="77777777" w:rsidR="00D43BD0" w:rsidRDefault="00D43BD0" w:rsidP="003B16B1">
      <w:pPr>
        <w:rPr>
          <w:ins w:id="414" w:author="Nicholas M. Pajewski" w:date="2024-05-13T09:30:00Z"/>
          <w:b/>
          <w:bCs/>
        </w:rPr>
      </w:pPr>
    </w:p>
    <w:p w14:paraId="1F15366E" w14:textId="77777777" w:rsidR="00D43BD0" w:rsidRDefault="00D43BD0" w:rsidP="003B16B1">
      <w:pPr>
        <w:rPr>
          <w:ins w:id="415" w:author="Nicholas M. Pajewski" w:date="2024-05-13T09:30:00Z"/>
          <w:b/>
          <w:bCs/>
        </w:rPr>
      </w:pPr>
    </w:p>
    <w:p w14:paraId="1530F792" w14:textId="7DE0DCD3" w:rsidR="00D43BD0" w:rsidRDefault="00D43BD0" w:rsidP="003B16B1">
      <w:pPr>
        <w:rPr>
          <w:ins w:id="416" w:author="Nicholas M. Pajewski" w:date="2024-05-13T09:32:00Z"/>
          <w:b/>
          <w:bCs/>
        </w:rPr>
      </w:pPr>
      <w:commentRangeStart w:id="417"/>
      <w:ins w:id="418" w:author="Nicholas M. Pajewski" w:date="2024-05-13T09:32:00Z">
        <w:r>
          <w:rPr>
            <w:b/>
            <w:bCs/>
          </w:rPr>
          <w:lastRenderedPageBreak/>
          <w:t>Figure</w:t>
        </w:r>
      </w:ins>
      <w:ins w:id="419" w:author="Nicholas M. Pajewski" w:date="2024-05-13T09:33:00Z">
        <w:r>
          <w:rPr>
            <w:b/>
            <w:bCs/>
          </w:rPr>
          <w:t xml:space="preserve">: </w:t>
        </w:r>
        <w:r w:rsidRPr="00D43BD0">
          <w:rPr>
            <w:bCs/>
            <w:rPrChange w:id="420" w:author="Nicholas M. Pajewski" w:date="2024-05-13T09:33:00Z">
              <w:rPr>
                <w:b/>
                <w:bCs/>
              </w:rPr>
            </w:rPrChange>
          </w:rPr>
          <w:t>CONSORT diagram</w:t>
        </w:r>
        <w:r>
          <w:rPr>
            <w:b/>
            <w:bCs/>
          </w:rPr>
          <w:t xml:space="preserve"> </w:t>
        </w:r>
        <w:commentRangeEnd w:id="417"/>
        <w:r>
          <w:rPr>
            <w:rStyle w:val="CommentReference"/>
          </w:rPr>
          <w:commentReference w:id="417"/>
        </w:r>
      </w:ins>
    </w:p>
    <w:p w14:paraId="10C8F419" w14:textId="77777777" w:rsidR="00D43BD0" w:rsidRDefault="00D43BD0" w:rsidP="003B16B1">
      <w:pPr>
        <w:rPr>
          <w:ins w:id="421" w:author="Nicholas M. Pajewski" w:date="2024-05-13T09:30:00Z"/>
          <w:b/>
          <w:bCs/>
        </w:rPr>
      </w:pPr>
    </w:p>
    <w:p w14:paraId="326BF4B7" w14:textId="6EFC1119" w:rsidR="00D43BD0" w:rsidRDefault="00D43BD0" w:rsidP="003B16B1">
      <w:pPr>
        <w:rPr>
          <w:ins w:id="422" w:author="Nicholas M. Pajewski" w:date="2024-05-13T09:33:00Z"/>
          <w:b/>
          <w:bCs/>
        </w:rPr>
      </w:pPr>
      <w:ins w:id="423" w:author="Nicholas M. Pajewski" w:date="2024-05-13T09:38:00Z">
        <w:r>
          <w:rPr>
            <w:b/>
            <w:bCs/>
            <w:noProof/>
          </w:rPr>
          <w:drawing>
            <wp:inline distT="0" distB="0" distL="0" distR="0" wp14:anchorId="543AF572" wp14:editId="387A461A">
              <wp:extent cx="5943600" cy="705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058025"/>
                      </a:xfrm>
                      <a:prstGeom prst="rect">
                        <a:avLst/>
                      </a:prstGeom>
                      <a:noFill/>
                      <a:ln>
                        <a:noFill/>
                      </a:ln>
                    </pic:spPr>
                  </pic:pic>
                </a:graphicData>
              </a:graphic>
            </wp:inline>
          </w:drawing>
        </w:r>
      </w:ins>
    </w:p>
    <w:p w14:paraId="6A40EDC2" w14:textId="77777777" w:rsidR="00D43BD0" w:rsidRDefault="00D43BD0" w:rsidP="003B16B1">
      <w:pPr>
        <w:rPr>
          <w:ins w:id="424" w:author="Nicholas M. Pajewski" w:date="2024-05-13T09:33:00Z"/>
          <w:b/>
          <w:bCs/>
        </w:rPr>
      </w:pPr>
    </w:p>
    <w:p w14:paraId="75533A5C" w14:textId="77777777" w:rsidR="00D43BD0" w:rsidRDefault="00D43BD0" w:rsidP="003B16B1">
      <w:pPr>
        <w:rPr>
          <w:ins w:id="425" w:author="Nicholas M. Pajewski" w:date="2024-05-13T09:33:00Z"/>
          <w:b/>
          <w:bCs/>
        </w:rPr>
      </w:pPr>
    </w:p>
    <w:p w14:paraId="4355F3E5" w14:textId="77777777" w:rsidR="00D43BD0" w:rsidRDefault="00D43BD0" w:rsidP="003B16B1">
      <w:pPr>
        <w:rPr>
          <w:ins w:id="426" w:author="Nicholas M. Pajewski" w:date="2024-05-13T09:33:00Z"/>
          <w:b/>
          <w:bCs/>
        </w:rPr>
      </w:pPr>
    </w:p>
    <w:p w14:paraId="0DA4A89E" w14:textId="77777777" w:rsidR="00D43BD0" w:rsidRDefault="00D43BD0" w:rsidP="003B16B1">
      <w:pPr>
        <w:rPr>
          <w:ins w:id="427" w:author="Nicholas M. Pajewski" w:date="2024-05-13T09:33:00Z"/>
          <w:b/>
          <w:bCs/>
        </w:rPr>
      </w:pPr>
    </w:p>
    <w:p w14:paraId="4D3A3B1E" w14:textId="6A91E9A1" w:rsidR="003B16B1" w:rsidRPr="003B16B1" w:rsidRDefault="003B16B1" w:rsidP="003B16B1">
      <w:commentRangeStart w:id="428"/>
      <w:r w:rsidRPr="003B16B1">
        <w:rPr>
          <w:b/>
          <w:bCs/>
        </w:rPr>
        <w:lastRenderedPageBreak/>
        <w:t>Figure:</w:t>
      </w:r>
      <w:r w:rsidRPr="003B16B1">
        <w:t xml:space="preserve"> Probable dementia censoring</w:t>
      </w:r>
      <w:commentRangeEnd w:id="428"/>
      <w:r w:rsidR="005A671D">
        <w:rPr>
          <w:rStyle w:val="CommentReference"/>
        </w:rPr>
        <w:commentReference w:id="428"/>
      </w:r>
    </w:p>
    <w:p w14:paraId="1C17EA5C" w14:textId="77777777" w:rsidR="003B16B1" w:rsidRDefault="003B16B1"/>
    <w:p w14:paraId="7615F557" w14:textId="7C8179FD" w:rsidR="003B16B1" w:rsidRDefault="003B16B1">
      <w:r>
        <w:rPr>
          <w:noProof/>
        </w:rPr>
        <w:drawing>
          <wp:inline distT="0" distB="0" distL="0" distR="0" wp14:anchorId="0E31D719" wp14:editId="1D1206F8">
            <wp:extent cx="5943600" cy="3863340"/>
            <wp:effectExtent l="0" t="0" r="0" b="3810"/>
            <wp:docPr id="7" name="Picture 7"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diagram&#10;&#10;Description automatically generated with medium confidence"/>
                    <pic:cNvPicPr>
                      <a:picLocks noChangeAspect="1" noChangeArrowheads="1"/>
                    </pic:cNvPicPr>
                  </pic:nvPicPr>
                  <pic:blipFill>
                    <a:blip r:embed="rId23" cstate="print"/>
                    <a:stretch>
                      <a:fillRect/>
                    </a:stretch>
                  </pic:blipFill>
                  <pic:spPr bwMode="auto">
                    <a:xfrm>
                      <a:off x="0" y="0"/>
                      <a:ext cx="5943600" cy="3863340"/>
                    </a:xfrm>
                    <a:prstGeom prst="rect">
                      <a:avLst/>
                    </a:prstGeom>
                    <a:noFill/>
                  </pic:spPr>
                </pic:pic>
              </a:graphicData>
            </a:graphic>
          </wp:inline>
        </w:drawing>
      </w:r>
    </w:p>
    <w:p w14:paraId="01DBAC99" w14:textId="77777777" w:rsidR="003B16B1" w:rsidRDefault="003B16B1"/>
    <w:p w14:paraId="39456FA6" w14:textId="77777777" w:rsidR="003B16B1" w:rsidRDefault="003B16B1"/>
    <w:p w14:paraId="1C335D9E" w14:textId="77777777" w:rsidR="003B16B1" w:rsidRDefault="003B16B1"/>
    <w:p w14:paraId="51E43990" w14:textId="77777777" w:rsidR="003B16B1" w:rsidRDefault="003B16B1"/>
    <w:p w14:paraId="63F4E36D" w14:textId="77777777" w:rsidR="003B16B1" w:rsidRDefault="003B16B1"/>
    <w:p w14:paraId="6E581F4E" w14:textId="77777777" w:rsidR="003B16B1" w:rsidRDefault="003B16B1"/>
    <w:p w14:paraId="6D3EEA0E" w14:textId="77777777" w:rsidR="003B16B1" w:rsidRDefault="003B16B1"/>
    <w:p w14:paraId="78EE002E" w14:textId="77777777" w:rsidR="003B16B1" w:rsidRDefault="003B16B1"/>
    <w:p w14:paraId="0DFA5884" w14:textId="77777777" w:rsidR="003B16B1" w:rsidRDefault="003B16B1"/>
    <w:p w14:paraId="3B404551" w14:textId="77777777" w:rsidR="003B16B1" w:rsidRDefault="003B16B1"/>
    <w:p w14:paraId="1B3D0298" w14:textId="77777777" w:rsidR="003B16B1" w:rsidRDefault="003B16B1"/>
    <w:p w14:paraId="2941E2E9" w14:textId="77777777" w:rsidR="003B16B1" w:rsidRDefault="003B16B1"/>
    <w:p w14:paraId="387C745A" w14:textId="77777777" w:rsidR="003B16B1" w:rsidRDefault="003B16B1"/>
    <w:p w14:paraId="1FF1F810" w14:textId="77777777" w:rsidR="003B16B1" w:rsidRDefault="003B16B1"/>
    <w:p w14:paraId="6EA59252" w14:textId="77777777" w:rsidR="003B16B1" w:rsidRDefault="003B16B1"/>
    <w:p w14:paraId="3AFFD744" w14:textId="77777777" w:rsidR="003B16B1" w:rsidRDefault="003B16B1"/>
    <w:p w14:paraId="79DF4AF4" w14:textId="77777777" w:rsidR="003B16B1" w:rsidRDefault="003B16B1"/>
    <w:p w14:paraId="1431A04B" w14:textId="77777777" w:rsidR="003B16B1" w:rsidRDefault="003B16B1"/>
    <w:p w14:paraId="6276CE00" w14:textId="77777777" w:rsidR="003B16B1" w:rsidRDefault="003B16B1"/>
    <w:p w14:paraId="1284CD94" w14:textId="77777777" w:rsidR="003B16B1" w:rsidRDefault="003B16B1"/>
    <w:p w14:paraId="2B8113D0" w14:textId="77777777" w:rsidR="003B16B1" w:rsidRDefault="003B16B1"/>
    <w:p w14:paraId="22960456" w14:textId="77777777" w:rsidR="003B16B1" w:rsidRDefault="003B16B1"/>
    <w:p w14:paraId="247AC642" w14:textId="77777777" w:rsidR="003B16B1" w:rsidRDefault="003B16B1"/>
    <w:p w14:paraId="3795A207" w14:textId="77777777" w:rsidR="003B16B1" w:rsidRPr="003B16B1" w:rsidRDefault="003B16B1" w:rsidP="003B16B1">
      <w:r w:rsidRPr="003B16B1">
        <w:rPr>
          <w:b/>
          <w:bCs/>
        </w:rPr>
        <w:lastRenderedPageBreak/>
        <w:t>Figure:</w:t>
      </w:r>
      <w:r w:rsidRPr="003B16B1">
        <w:t xml:space="preserve"> Probable dementia status</w:t>
      </w:r>
    </w:p>
    <w:p w14:paraId="674F6B1F" w14:textId="6E5CDCE9" w:rsidR="003B16B1" w:rsidRDefault="003B16B1">
      <w:r>
        <w:rPr>
          <w:noProof/>
        </w:rPr>
        <w:drawing>
          <wp:inline distT="0" distB="0" distL="0" distR="0" wp14:anchorId="7B93B9EC" wp14:editId="6656E251">
            <wp:extent cx="5943600" cy="3863340"/>
            <wp:effectExtent l="0" t="0" r="0" b="3810"/>
            <wp:docPr id="9" name="Picture 9"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diagram&#10;&#10;Description automatically generated with medium confidence"/>
                    <pic:cNvPicPr>
                      <a:picLocks noChangeAspect="1" noChangeArrowheads="1"/>
                    </pic:cNvPicPr>
                  </pic:nvPicPr>
                  <pic:blipFill>
                    <a:blip r:embed="rId24" cstate="print"/>
                    <a:stretch>
                      <a:fillRect/>
                    </a:stretch>
                  </pic:blipFill>
                  <pic:spPr bwMode="auto">
                    <a:xfrm>
                      <a:off x="0" y="0"/>
                      <a:ext cx="5943600" cy="3863340"/>
                    </a:xfrm>
                    <a:prstGeom prst="rect">
                      <a:avLst/>
                    </a:prstGeom>
                    <a:noFill/>
                  </pic:spPr>
                </pic:pic>
              </a:graphicData>
            </a:graphic>
          </wp:inline>
        </w:drawing>
      </w:r>
    </w:p>
    <w:p w14:paraId="49091800" w14:textId="77777777" w:rsidR="003B16B1" w:rsidRDefault="003B16B1"/>
    <w:p w14:paraId="4D965A87" w14:textId="77777777" w:rsidR="003B16B1" w:rsidRDefault="003B16B1"/>
    <w:p w14:paraId="7144D6CA" w14:textId="77777777" w:rsidR="003B16B1" w:rsidRDefault="003B16B1"/>
    <w:p w14:paraId="4C77990A" w14:textId="77777777" w:rsidR="003B16B1" w:rsidRDefault="003B16B1"/>
    <w:p w14:paraId="0C9872F2" w14:textId="77777777" w:rsidR="003B16B1" w:rsidRDefault="003B16B1"/>
    <w:p w14:paraId="3CD2DD5D" w14:textId="77777777" w:rsidR="003B16B1" w:rsidRDefault="003B16B1"/>
    <w:p w14:paraId="40D2C5C3" w14:textId="77777777" w:rsidR="003B16B1" w:rsidRDefault="003B16B1"/>
    <w:p w14:paraId="32207D55" w14:textId="77777777" w:rsidR="003B16B1" w:rsidRDefault="003B16B1"/>
    <w:p w14:paraId="5AC244AB" w14:textId="77777777" w:rsidR="003B16B1" w:rsidRDefault="003B16B1"/>
    <w:p w14:paraId="1C74DEA8" w14:textId="77777777" w:rsidR="003B16B1" w:rsidRDefault="003B16B1"/>
    <w:p w14:paraId="5C51924A" w14:textId="77777777" w:rsidR="003B16B1" w:rsidRDefault="003B16B1"/>
    <w:p w14:paraId="24CBCBCF" w14:textId="77777777" w:rsidR="003B16B1" w:rsidRDefault="003B16B1"/>
    <w:p w14:paraId="49E003FA" w14:textId="77777777" w:rsidR="003B16B1" w:rsidRDefault="003B16B1"/>
    <w:p w14:paraId="175D6DED" w14:textId="77777777" w:rsidR="003B16B1" w:rsidRDefault="003B16B1"/>
    <w:p w14:paraId="4C41FF6E" w14:textId="77777777" w:rsidR="003B16B1" w:rsidRDefault="003B16B1"/>
    <w:p w14:paraId="2BD007C3" w14:textId="77777777" w:rsidR="003B16B1" w:rsidRDefault="003B16B1"/>
    <w:p w14:paraId="6D0928F7" w14:textId="77777777" w:rsidR="003B16B1" w:rsidRDefault="003B16B1"/>
    <w:p w14:paraId="1EFC27C8" w14:textId="77777777" w:rsidR="003B16B1" w:rsidRDefault="003B16B1"/>
    <w:p w14:paraId="66C00F6D" w14:textId="77777777" w:rsidR="003B16B1" w:rsidRDefault="003B16B1"/>
    <w:p w14:paraId="72D85120" w14:textId="77777777" w:rsidR="003B16B1" w:rsidRDefault="003B16B1"/>
    <w:p w14:paraId="5F6A9CCD" w14:textId="77777777" w:rsidR="003B16B1" w:rsidRDefault="003B16B1"/>
    <w:p w14:paraId="77DAB950" w14:textId="77777777" w:rsidR="003B16B1" w:rsidRDefault="003B16B1"/>
    <w:p w14:paraId="46455E39" w14:textId="77777777" w:rsidR="003B16B1" w:rsidRDefault="003B16B1"/>
    <w:p w14:paraId="25A43720" w14:textId="77777777" w:rsidR="003B16B1" w:rsidRDefault="003B16B1"/>
    <w:p w14:paraId="7B818844" w14:textId="77777777" w:rsidR="003B16B1" w:rsidRPr="003B16B1" w:rsidRDefault="003B16B1" w:rsidP="003B16B1">
      <w:pPr>
        <w:spacing w:before="180" w:after="180"/>
        <w:rPr>
          <w:rFonts w:ascii="Cambria" w:eastAsia="Cambria" w:hAnsi="Cambria" w:cs="Times New Roman"/>
          <w:kern w:val="0"/>
          <w:sz w:val="24"/>
          <w:szCs w:val="24"/>
          <w14:ligatures w14:val="none"/>
        </w:rPr>
      </w:pPr>
      <w:r w:rsidRPr="003B16B1">
        <w:rPr>
          <w:rFonts w:ascii="Cambria" w:eastAsia="Cambria" w:hAnsi="Cambria" w:cs="Times New Roman"/>
          <w:b/>
          <w:bCs/>
          <w:kern w:val="0"/>
          <w:sz w:val="24"/>
          <w:szCs w:val="24"/>
          <w14:ligatures w14:val="none"/>
        </w:rPr>
        <w:lastRenderedPageBreak/>
        <w:t>Figure:</w:t>
      </w:r>
      <w:r w:rsidRPr="003B16B1">
        <w:rPr>
          <w:rFonts w:ascii="Cambria" w:eastAsia="Cambria" w:hAnsi="Cambria" w:cs="Times New Roman"/>
          <w:kern w:val="0"/>
          <w:sz w:val="24"/>
          <w:szCs w:val="24"/>
          <w14:ligatures w14:val="none"/>
        </w:rPr>
        <w:t xml:space="preserve"> Mild cognitive impairment censoring</w:t>
      </w:r>
    </w:p>
    <w:p w14:paraId="5FF4E4E7" w14:textId="77777777" w:rsidR="003B16B1" w:rsidRDefault="003B16B1"/>
    <w:p w14:paraId="4BE8A6E2" w14:textId="77777777" w:rsidR="003B16B1" w:rsidRDefault="003B16B1"/>
    <w:p w14:paraId="202444E1" w14:textId="3BF0F173" w:rsidR="003B16B1" w:rsidRDefault="003B16B1">
      <w:r w:rsidRPr="003B16B1">
        <w:rPr>
          <w:rFonts w:ascii="Cambria" w:eastAsia="Cambria" w:hAnsi="Cambria" w:cs="Times New Roman"/>
          <w:noProof/>
          <w:kern w:val="0"/>
          <w:sz w:val="24"/>
          <w:szCs w:val="24"/>
          <w14:ligatures w14:val="none"/>
        </w:rPr>
        <w:drawing>
          <wp:inline distT="0" distB="0" distL="0" distR="0" wp14:anchorId="256B9654" wp14:editId="182EE8DF">
            <wp:extent cx="5943600" cy="3863340"/>
            <wp:effectExtent l="0" t="0" r="0" b="3810"/>
            <wp:docPr id="11" name="Picture 1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line&#10;&#10;Description automatically generated with medium confidence"/>
                    <pic:cNvPicPr>
                      <a:picLocks noChangeAspect="1" noChangeArrowheads="1"/>
                    </pic:cNvPicPr>
                  </pic:nvPicPr>
                  <pic:blipFill>
                    <a:blip r:embed="rId25" cstate="print"/>
                    <a:stretch>
                      <a:fillRect/>
                    </a:stretch>
                  </pic:blipFill>
                  <pic:spPr bwMode="auto">
                    <a:xfrm>
                      <a:off x="0" y="0"/>
                      <a:ext cx="5943600" cy="3863340"/>
                    </a:xfrm>
                    <a:prstGeom prst="rect">
                      <a:avLst/>
                    </a:prstGeom>
                    <a:noFill/>
                  </pic:spPr>
                </pic:pic>
              </a:graphicData>
            </a:graphic>
          </wp:inline>
        </w:drawing>
      </w:r>
    </w:p>
    <w:p w14:paraId="0B56653B" w14:textId="77777777" w:rsidR="003B16B1" w:rsidRDefault="003B16B1"/>
    <w:p w14:paraId="2DF0D64F" w14:textId="77777777" w:rsidR="003B16B1" w:rsidRDefault="003B16B1"/>
    <w:p w14:paraId="27FECDEB" w14:textId="77777777" w:rsidR="003B16B1" w:rsidRDefault="003B16B1"/>
    <w:p w14:paraId="123A50AB" w14:textId="77777777" w:rsidR="003B16B1" w:rsidRDefault="003B16B1"/>
    <w:p w14:paraId="356E73ED" w14:textId="77777777" w:rsidR="003B16B1" w:rsidRDefault="003B16B1"/>
    <w:p w14:paraId="7580593C" w14:textId="77777777" w:rsidR="003B16B1" w:rsidRDefault="003B16B1"/>
    <w:p w14:paraId="201C3A0B" w14:textId="77777777" w:rsidR="003B16B1" w:rsidRDefault="003B16B1"/>
    <w:p w14:paraId="64EE2276" w14:textId="77777777" w:rsidR="003B16B1" w:rsidRDefault="003B16B1"/>
    <w:p w14:paraId="6CBDE62D" w14:textId="77777777" w:rsidR="003B16B1" w:rsidRDefault="003B16B1"/>
    <w:p w14:paraId="0DB44B9C" w14:textId="77777777" w:rsidR="003B16B1" w:rsidRDefault="003B16B1"/>
    <w:p w14:paraId="273E7185" w14:textId="77777777" w:rsidR="003B16B1" w:rsidRDefault="003B16B1"/>
    <w:p w14:paraId="07D8027B" w14:textId="77777777" w:rsidR="003B16B1" w:rsidRDefault="003B16B1"/>
    <w:p w14:paraId="34064821" w14:textId="77777777" w:rsidR="003B16B1" w:rsidRDefault="003B16B1"/>
    <w:p w14:paraId="469A17AF" w14:textId="77777777" w:rsidR="003B16B1" w:rsidRDefault="003B16B1"/>
    <w:p w14:paraId="1DB085DC" w14:textId="77777777" w:rsidR="003B16B1" w:rsidRDefault="003B16B1"/>
    <w:p w14:paraId="1EBC2848" w14:textId="77777777" w:rsidR="003B16B1" w:rsidRDefault="003B16B1"/>
    <w:p w14:paraId="54171729" w14:textId="77777777" w:rsidR="003B16B1" w:rsidRDefault="003B16B1"/>
    <w:p w14:paraId="7C58648E" w14:textId="77777777" w:rsidR="003B16B1" w:rsidRDefault="003B16B1"/>
    <w:p w14:paraId="0A1340C6" w14:textId="77777777" w:rsidR="003B16B1" w:rsidRDefault="003B16B1"/>
    <w:p w14:paraId="24AFF6AB" w14:textId="77777777" w:rsidR="003B16B1" w:rsidRDefault="003B16B1"/>
    <w:p w14:paraId="6C5587A7" w14:textId="77777777" w:rsidR="003B16B1" w:rsidRDefault="003B16B1"/>
    <w:p w14:paraId="5F11FF2D" w14:textId="77777777" w:rsidR="003B16B1" w:rsidRPr="003B16B1" w:rsidRDefault="003B16B1" w:rsidP="003B16B1">
      <w:r w:rsidRPr="003B16B1">
        <w:rPr>
          <w:b/>
          <w:bCs/>
        </w:rPr>
        <w:lastRenderedPageBreak/>
        <w:t>Figure:</w:t>
      </w:r>
      <w:r w:rsidRPr="003B16B1">
        <w:t xml:space="preserve"> Mild cognitive impairment status</w:t>
      </w:r>
    </w:p>
    <w:p w14:paraId="3454B22C" w14:textId="3FEF1F32" w:rsidR="003B16B1" w:rsidRDefault="003B16B1"/>
    <w:p w14:paraId="3BEED7E8" w14:textId="77777777" w:rsidR="00765462" w:rsidRDefault="003B16B1">
      <w:r>
        <w:rPr>
          <w:noProof/>
        </w:rPr>
        <w:drawing>
          <wp:inline distT="0" distB="0" distL="0" distR="0" wp14:anchorId="5FFAE0C2" wp14:editId="7C153C7F">
            <wp:extent cx="5943600" cy="3863340"/>
            <wp:effectExtent l="0" t="0" r="0" b="3810"/>
            <wp:docPr id="13"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a graph&#10;&#10;Description automatically generated with medium confidence"/>
                    <pic:cNvPicPr>
                      <a:picLocks noChangeAspect="1" noChangeArrowheads="1"/>
                    </pic:cNvPicPr>
                  </pic:nvPicPr>
                  <pic:blipFill>
                    <a:blip r:embed="rId26" cstate="print"/>
                    <a:stretch>
                      <a:fillRect/>
                    </a:stretch>
                  </pic:blipFill>
                  <pic:spPr bwMode="auto">
                    <a:xfrm>
                      <a:off x="0" y="0"/>
                      <a:ext cx="5943600" cy="3863340"/>
                    </a:xfrm>
                    <a:prstGeom prst="rect">
                      <a:avLst/>
                    </a:prstGeom>
                    <a:noFill/>
                  </pic:spPr>
                </pic:pic>
              </a:graphicData>
            </a:graphic>
          </wp:inline>
        </w:drawing>
      </w:r>
    </w:p>
    <w:p w14:paraId="5A24BFA5" w14:textId="77777777" w:rsidR="00765462" w:rsidRDefault="00765462"/>
    <w:p w14:paraId="3C80BA1A" w14:textId="2B7A5DE8" w:rsidR="003B16B1" w:rsidRDefault="003B16B1"/>
    <w:p w14:paraId="65B10E6B" w14:textId="77777777" w:rsidR="00765462" w:rsidRDefault="00765462"/>
    <w:p w14:paraId="44F5B174" w14:textId="77777777" w:rsidR="00765462" w:rsidRDefault="00765462"/>
    <w:p w14:paraId="0ABB48E4" w14:textId="77777777" w:rsidR="00765462" w:rsidRDefault="00765462"/>
    <w:p w14:paraId="5B7FD666" w14:textId="77777777" w:rsidR="00765462" w:rsidRDefault="00765462"/>
    <w:p w14:paraId="07F25346" w14:textId="77777777" w:rsidR="00765462" w:rsidRDefault="00765462"/>
    <w:p w14:paraId="77E6D2B0" w14:textId="77777777" w:rsidR="00765462" w:rsidRDefault="00765462"/>
    <w:p w14:paraId="0B0A82A8" w14:textId="77777777" w:rsidR="00765462" w:rsidRDefault="00765462"/>
    <w:p w14:paraId="044B28A9" w14:textId="77777777" w:rsidR="00765462" w:rsidRDefault="00765462"/>
    <w:p w14:paraId="4D9E3304" w14:textId="77777777" w:rsidR="00765462" w:rsidRDefault="00765462"/>
    <w:p w14:paraId="3703EB44" w14:textId="77777777" w:rsidR="00765462" w:rsidRDefault="00765462"/>
    <w:p w14:paraId="4727A6D8" w14:textId="77777777" w:rsidR="00765462" w:rsidRDefault="00765462"/>
    <w:p w14:paraId="13392D58" w14:textId="77777777" w:rsidR="00765462" w:rsidRDefault="00765462"/>
    <w:p w14:paraId="2B0FE1B4" w14:textId="77777777" w:rsidR="00765462" w:rsidRDefault="00765462"/>
    <w:p w14:paraId="446F12EA" w14:textId="77777777" w:rsidR="00765462" w:rsidRDefault="00765462"/>
    <w:p w14:paraId="41D91A1E" w14:textId="77777777" w:rsidR="00765462" w:rsidRDefault="00765462"/>
    <w:p w14:paraId="6344DC51" w14:textId="77777777" w:rsidR="00765462" w:rsidRDefault="00765462"/>
    <w:p w14:paraId="15A596D3" w14:textId="77777777" w:rsidR="00765462" w:rsidRDefault="00765462"/>
    <w:p w14:paraId="5AE9C224" w14:textId="77777777" w:rsidR="00765462" w:rsidRDefault="00765462"/>
    <w:p w14:paraId="71BCFEC9" w14:textId="3099EBF4" w:rsidR="00765462" w:rsidRDefault="00765462"/>
    <w:sectPr w:rsidR="00765462" w:rsidSect="00B9037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 Rapp" w:date="2024-05-15T11:56:00Z" w:initials="SR">
    <w:p w14:paraId="79A43DC8" w14:textId="77777777" w:rsidR="003205C5" w:rsidRDefault="003205C5" w:rsidP="004D7DDE">
      <w:r>
        <w:rPr>
          <w:rStyle w:val="CommentReference"/>
        </w:rPr>
        <w:annotationRef/>
      </w:r>
      <w:r>
        <w:rPr>
          <w:color w:val="000000"/>
          <w:sz w:val="20"/>
          <w:szCs w:val="20"/>
        </w:rPr>
        <w:t>I think all the adjudicators should be listed after biostatistical crew. They delivered the meat for SM2020</w:t>
      </w:r>
    </w:p>
  </w:comment>
  <w:comment w:id="1" w:author="Byron C Jaeger" w:date="2024-05-16T10:58:00Z" w:initials="BJ">
    <w:p w14:paraId="76DC5144" w14:textId="77777777" w:rsidR="000649C6" w:rsidRDefault="000649C6" w:rsidP="000649C6">
      <w:pPr>
        <w:pStyle w:val="CommentText"/>
      </w:pPr>
      <w:r>
        <w:rPr>
          <w:rStyle w:val="CommentReference"/>
        </w:rPr>
        <w:annotationRef/>
      </w:r>
      <w:r>
        <w:t>Agreed!</w:t>
      </w:r>
    </w:p>
  </w:comment>
  <w:comment w:id="2" w:author="Nicholas M. Pajewski" w:date="2024-05-13T09:53:00Z" w:initials="NMP">
    <w:p w14:paraId="78A396AC" w14:textId="37DC8949" w:rsidR="00D43BD0" w:rsidRDefault="00D43BD0">
      <w:pPr>
        <w:pStyle w:val="CommentText"/>
      </w:pPr>
      <w:r>
        <w:rPr>
          <w:rStyle w:val="CommentReference"/>
        </w:rPr>
        <w:annotationRef/>
      </w:r>
      <w:r>
        <w:t xml:space="preserve">Just to get this started. Add authors and reorder as needed. </w:t>
      </w:r>
    </w:p>
  </w:comment>
  <w:comment w:id="25" w:author="Nicholas M. Pajewski" w:date="2024-05-12T06:49:00Z" w:initials="NMP">
    <w:p w14:paraId="2A5889AB" w14:textId="4148FFB9" w:rsidR="0013266C" w:rsidRDefault="0013266C">
      <w:pPr>
        <w:pStyle w:val="CommentText"/>
      </w:pPr>
      <w:r>
        <w:rPr>
          <w:rStyle w:val="CommentReference"/>
        </w:rPr>
        <w:annotationRef/>
      </w:r>
      <w:r>
        <w:t>I’d reorder and start with Hypertension.</w:t>
      </w:r>
      <w:r w:rsidR="00B60F00">
        <w:t xml:space="preserve"> I also would go about this slightly differently. I think we need to connect a little more strongly to recent thoughts around VCID, see comment below. I’m happy to help flesh out what I’m thinking here, but didn’t want to start doing that until we agreed on the framing, i.e. VCID versus AD. </w:t>
      </w:r>
      <w:r>
        <w:t xml:space="preserve"> </w:t>
      </w:r>
    </w:p>
  </w:comment>
  <w:comment w:id="26" w:author="David M. Reboussin" w:date="2024-05-28T13:34:00Z" w:initials="DMR">
    <w:p w14:paraId="68529ACE" w14:textId="77777777" w:rsidR="0003057C" w:rsidRDefault="0003057C" w:rsidP="0003057C">
      <w:pPr>
        <w:pStyle w:val="CommentText"/>
      </w:pPr>
      <w:r>
        <w:rPr>
          <w:rStyle w:val="CommentReference"/>
        </w:rPr>
        <w:annotationRef/>
      </w:r>
      <w:r>
        <w:t>If this is going to a more dementia-oriented audience, starting with dementia makes some sense to me.   But we certainly want to shift to hypertension quickly.   I like this sentence where it is but maybe flows better a s a new para?</w:t>
      </w:r>
    </w:p>
  </w:comment>
  <w:comment w:id="46" w:author="Nicholas M. Pajewski" w:date="2024-05-12T06:42:00Z" w:initials="NMP">
    <w:p w14:paraId="3EEB9AED" w14:textId="2047F4CA" w:rsidR="000E18FD" w:rsidRDefault="000E18FD">
      <w:pPr>
        <w:pStyle w:val="CommentText"/>
      </w:pPr>
      <w:r>
        <w:rPr>
          <w:rStyle w:val="CommentReference"/>
        </w:rPr>
        <w:annotationRef/>
      </w:r>
      <w:r>
        <w:t>Do we even need to bring this up? It seems likely that we’re mostly affecting cerebrovascular pathways to dementia, so I’m almost thinking we need some language bringing up, and linking, to Vascular Contributors to Dementia (VCID).</w:t>
      </w:r>
      <w:r w:rsidR="0013266C">
        <w:t xml:space="preserve"> These papers might help </w:t>
      </w:r>
    </w:p>
    <w:p w14:paraId="36230264" w14:textId="56721487" w:rsidR="0013266C" w:rsidRDefault="0013266C">
      <w:pPr>
        <w:pStyle w:val="CommentText"/>
      </w:pPr>
    </w:p>
    <w:p w14:paraId="718A6F0F" w14:textId="074CC47E" w:rsidR="0013266C" w:rsidRDefault="0013266C">
      <w:pPr>
        <w:pStyle w:val="CommentText"/>
        <w:rPr>
          <w:rFonts w:ascii="Segoe UI" w:hAnsi="Segoe UI" w:cs="Segoe UI"/>
          <w:color w:val="212121"/>
          <w:shd w:val="clear" w:color="auto" w:fill="FFFFFF"/>
        </w:rPr>
      </w:pPr>
      <w:r>
        <w:rPr>
          <w:rFonts w:ascii="Segoe UI" w:hAnsi="Segoe UI" w:cs="Segoe UI"/>
          <w:color w:val="212121"/>
          <w:shd w:val="clear" w:color="auto" w:fill="FFFFFF"/>
        </w:rPr>
        <w:t>Sweeney MD, Montagne A, Sagare AP, Nation DA, Schneider LS, Chui HC, Harrington MG, Pa J, Law M, Wang DJJ, Jacobs RE, Doubal FN, Ramirez J, Black SE, Nedergaard M, Benveniste H, Dichgans M, Iadecola C, Love S, Bath PM, Markus HS, Al-Shahi Salman R, Allan SM, Quinn TJ, Kalaria RN, Werring DJ, Carare RO, Touyz RM, Williams SCR, Moskowitz MA, Katusic ZS, Lutz SE, Lazarov O, Minshall RD, Rehman J, Davis TP, Wellington CL, González HM, Yuan C, Lockhart SN, Hughes TM, Chen CLH, Sachdev P, O'Brien JT, Skoog I, Pantoni L, Gustafson DR, Biessels GJ, Wallin A, Smith EE, Mok V, Wong A, Passmore P, Barkof F, Muller M, Breteler MMB, Román GC, Hamel E, Seshadri S, Gottesman RF, van Buchem MA, Arvanitakis Z, Schneider JA, Drewes LR, Hachinski V, Finch CE, Toga AW, Wardlaw JM, Zlokovic BV. Vascular dysfunction-The disregarded partner of Alzheimer's disease. Alzheimers Dement. 2019 Jan;15(1):158-167. doi: 10.1016/j.jalz.2018.07.222. Erratum in: Alzheimers Dement. 2022 Mar;18(3):522. PMID: 30642436; PMCID: PMC6338083.</w:t>
      </w:r>
    </w:p>
    <w:p w14:paraId="271ABE50" w14:textId="757C8097" w:rsidR="0013266C" w:rsidRDefault="0013266C">
      <w:pPr>
        <w:pStyle w:val="CommentText"/>
        <w:rPr>
          <w:rFonts w:ascii="Segoe UI" w:hAnsi="Segoe UI" w:cs="Segoe UI"/>
          <w:color w:val="212121"/>
          <w:shd w:val="clear" w:color="auto" w:fill="FFFFFF"/>
        </w:rPr>
      </w:pPr>
    </w:p>
    <w:p w14:paraId="445E246E" w14:textId="2C66B360" w:rsidR="0013266C" w:rsidRDefault="0013266C">
      <w:pPr>
        <w:pStyle w:val="CommentText"/>
      </w:pPr>
      <w:r>
        <w:rPr>
          <w:rFonts w:ascii="Segoe UI" w:hAnsi="Segoe UI" w:cs="Segoe UI"/>
          <w:color w:val="212121"/>
          <w:shd w:val="clear" w:color="auto" w:fill="FFFFFF"/>
        </w:rPr>
        <w:t>Iadecola C, Duering M, Hachinski V, Joutel A, Pendlebury ST, Schneider JA, Dichgans M. Vascular Cognitive Impairment and Dementia: JACC Scientific Expert Panel. J Am Coll Cardiol. 2019 Jul 2;73(25):3326-3344. doi: 10.1016/j.jacc.2019.04.034. PMID: 31248555; PMCID: PMC6719789.</w:t>
      </w:r>
    </w:p>
  </w:comment>
  <w:comment w:id="47" w:author="Byron C Jaeger" w:date="2024-05-16T11:03:00Z" w:initials="BJ">
    <w:p w14:paraId="12CC902B" w14:textId="77777777" w:rsidR="000649C6" w:rsidRDefault="000649C6" w:rsidP="000649C6">
      <w:pPr>
        <w:pStyle w:val="CommentText"/>
      </w:pPr>
      <w:r>
        <w:rPr>
          <w:rStyle w:val="CommentReference"/>
        </w:rPr>
        <w:annotationRef/>
      </w:r>
      <w:r>
        <w:t>Agree, this isn’t related to the main points of this analysis.</w:t>
      </w:r>
    </w:p>
  </w:comment>
  <w:comment w:id="48" w:author="David M. Reboussin" w:date="2024-05-28T13:41:00Z" w:initials="DMR">
    <w:p w14:paraId="5401B30F" w14:textId="77777777" w:rsidR="00697478" w:rsidRDefault="00697478" w:rsidP="00697478">
      <w:pPr>
        <w:pStyle w:val="CommentText"/>
      </w:pPr>
      <w:r>
        <w:rPr>
          <w:rStyle w:val="CommentReference"/>
        </w:rPr>
        <w:annotationRef/>
      </w:r>
      <w:r>
        <w:t>I think the attempt here is to introduce the connection between Alzheimer's and vascular disease, but I agree the sentence isn’t working.   I added citations for the two papers.   Any suggestions for rewording</w:t>
      </w:r>
    </w:p>
  </w:comment>
  <w:comment w:id="49" w:author="Byron C Jaeger" w:date="2024-05-31T15:27:00Z" w:initials="BCJ">
    <w:p w14:paraId="78831503" w14:textId="77777777" w:rsidR="00C344A1" w:rsidRDefault="00C344A1" w:rsidP="00C344A1">
      <w:pPr>
        <w:pStyle w:val="CommentText"/>
      </w:pPr>
      <w:r>
        <w:rPr>
          <w:rStyle w:val="CommentReference"/>
        </w:rPr>
        <w:annotationRef/>
      </w:r>
      <w:r>
        <w:t>How about this:</w:t>
      </w:r>
    </w:p>
    <w:p w14:paraId="57CA05E8" w14:textId="77777777" w:rsidR="00C344A1" w:rsidRDefault="00C344A1" w:rsidP="00C344A1">
      <w:pPr>
        <w:pStyle w:val="CommentText"/>
      </w:pPr>
    </w:p>
    <w:p w14:paraId="37227D02" w14:textId="77777777" w:rsidR="00C344A1" w:rsidRDefault="00C344A1" w:rsidP="00C344A1">
      <w:pPr>
        <w:pStyle w:val="CommentText"/>
      </w:pPr>
      <w:r>
        <w:t xml:space="preserve">Hypertension affects more than 50% of persons in the US by the age of 50 years and 75% by age 65 or older (3) and has also been identified as a potentially modifiable risk factor for dementia (4, 5).  For adults with hypertension, maintaining controlled BP may slow vascular processes that contribute to the development of MCI and dementia (6, 7), but few studies have investigated the effect of maintaining BP control on these outcomes over prolonged periods of time. Thus, few data exist to test the long-term potential benefit of BP control.  </w:t>
      </w:r>
    </w:p>
  </w:comment>
  <w:comment w:id="50" w:author="Byron C Jaeger" w:date="2024-05-31T15:29:00Z" w:initials="BCJ">
    <w:p w14:paraId="7D989A6E" w14:textId="77777777" w:rsidR="00C344A1" w:rsidRDefault="00C344A1" w:rsidP="00C344A1">
      <w:pPr>
        <w:pStyle w:val="CommentText"/>
      </w:pPr>
      <w:r>
        <w:rPr>
          <w:rStyle w:val="CommentReference"/>
        </w:rPr>
        <w:annotationRef/>
      </w:r>
      <w:r>
        <w:t xml:space="preserve">Also, for the first sentence about hypertension, would it be okay if I used my hypertension app to get more precise estimates of the % of US adults affected? </w:t>
      </w:r>
    </w:p>
  </w:comment>
  <w:comment w:id="60" w:author="Byron C Jaeger" w:date="2024-05-16T11:09:00Z" w:initials="BJ">
    <w:p w14:paraId="70429241" w14:textId="4885DC93" w:rsidR="0073520F" w:rsidRDefault="0073520F" w:rsidP="0073520F">
      <w:pPr>
        <w:pStyle w:val="CommentText"/>
      </w:pPr>
      <w:r>
        <w:rPr>
          <w:rStyle w:val="CommentReference"/>
        </w:rPr>
        <w:annotationRef/>
      </w:r>
      <w:r>
        <w:t>Off topic for the intro - delete and bring this point up in the Discussion?</w:t>
      </w:r>
    </w:p>
  </w:comment>
  <w:comment w:id="61" w:author="David M. Reboussin" w:date="2024-05-28T13:45:00Z" w:initials="DMR">
    <w:p w14:paraId="1315B5A5" w14:textId="77777777" w:rsidR="00B907B3" w:rsidRDefault="00B907B3" w:rsidP="00B907B3">
      <w:pPr>
        <w:pStyle w:val="CommentText"/>
      </w:pPr>
      <w:r>
        <w:rPr>
          <w:rStyle w:val="CommentReference"/>
        </w:rPr>
        <w:annotationRef/>
      </w:r>
      <w:r>
        <w:t>If the topic  for this para ‘hypertension, vascular disease and dementia, this is addressing the pernicious concern that lowering BP is bad for the brain which some still believe.   They need to get over it: no trial has shown that.</w:t>
      </w:r>
    </w:p>
  </w:comment>
  <w:comment w:id="81" w:author="Nicholas M. Pajewski" w:date="2024-05-11T20:40:00Z" w:initials="NMP">
    <w:p w14:paraId="44C85F9A" w14:textId="05490B34" w:rsidR="00F934DC" w:rsidRDefault="00F934DC">
      <w:pPr>
        <w:pStyle w:val="CommentText"/>
      </w:pPr>
      <w:r>
        <w:rPr>
          <w:rStyle w:val="CommentReference"/>
        </w:rPr>
        <w:annotationRef/>
      </w:r>
      <w:r>
        <w:t>I think this section needs to be more explicit, up front, that we switched from largely in-person neuropsychological testing to telephone based. This is something the neuropsychologists will go to town on, so need to meet that criticism head on. I tried to add some language to this effect</w:t>
      </w:r>
    </w:p>
  </w:comment>
  <w:comment w:id="82" w:author="David M. Reboussin" w:date="2024-05-28T13:58:00Z" w:initials="DMR">
    <w:p w14:paraId="1769E43B" w14:textId="77777777" w:rsidR="00646CE4" w:rsidRDefault="00646CE4" w:rsidP="00646CE4">
      <w:pPr>
        <w:pStyle w:val="CommentText"/>
      </w:pPr>
      <w:r>
        <w:rPr>
          <w:rStyle w:val="CommentReference"/>
        </w:rPr>
        <w:annotationRef/>
      </w:r>
      <w:r>
        <w:t>See Byron’s edits, which I accepted</w:t>
      </w:r>
    </w:p>
  </w:comment>
  <w:comment w:id="83" w:author="Byron C Jaeger" w:date="2024-05-31T15:31:00Z" w:initials="BCJ">
    <w:p w14:paraId="1D2531AB" w14:textId="77777777" w:rsidR="00C344A1" w:rsidRDefault="00C344A1" w:rsidP="00C344A1">
      <w:pPr>
        <w:pStyle w:val="CommentText"/>
      </w:pPr>
      <w:r>
        <w:rPr>
          <w:rStyle w:val="CommentReference"/>
        </w:rPr>
        <w:annotationRef/>
      </w:r>
      <w:r>
        <w:t>Thanks =]</w:t>
      </w:r>
    </w:p>
  </w:comment>
  <w:comment w:id="102" w:author="Steve Rapp" w:date="2024-05-15T10:44:00Z" w:initials="SR">
    <w:p w14:paraId="1DFFB2C6" w14:textId="1B806454" w:rsidR="000645F1" w:rsidRDefault="00CD6C7C" w:rsidP="009857EF">
      <w:r>
        <w:rPr>
          <w:rStyle w:val="CommentReference"/>
        </w:rPr>
        <w:annotationRef/>
      </w:r>
      <w:r w:rsidR="000645F1">
        <w:rPr>
          <w:sz w:val="20"/>
          <w:szCs w:val="20"/>
        </w:rPr>
        <w:t xml:space="preserve">REFS: </w:t>
      </w:r>
      <w:r w:rsidR="000645F1">
        <w:rPr>
          <w:sz w:val="20"/>
          <w:szCs w:val="20"/>
        </w:rPr>
        <w:cr/>
      </w:r>
      <w:r w:rsidR="000645F1">
        <w:rPr>
          <w:sz w:val="20"/>
          <w:szCs w:val="20"/>
        </w:rPr>
        <w:cr/>
        <w:t xml:space="preserve"> V</w:t>
      </w:r>
      <w:r w:rsidR="000645F1">
        <w:rPr>
          <w:b/>
          <w:bCs/>
          <w:sz w:val="20"/>
          <w:szCs w:val="20"/>
        </w:rPr>
        <w:t xml:space="preserve">alidation of a cognitive assessment battery administered over the </w:t>
      </w:r>
      <w:r w:rsidR="000645F1">
        <w:rPr>
          <w:b/>
          <w:bCs/>
          <w:sz w:val="20"/>
          <w:szCs w:val="20"/>
          <w:highlight w:val="yellow"/>
        </w:rPr>
        <w:t>telephone</w:t>
      </w:r>
      <w:r w:rsidR="000645F1">
        <w:rPr>
          <w:sz w:val="20"/>
          <w:szCs w:val="20"/>
        </w:rPr>
        <w:cr/>
      </w:r>
      <w:r w:rsidR="000645F1">
        <w:rPr>
          <w:sz w:val="20"/>
          <w:szCs w:val="20"/>
        </w:rPr>
        <w:cr/>
        <w:t>S. R. Rapp, C. Legault, M. A. Espeland, S. M. Resnick, P. E. Hogan, L. H. Coker, et al.</w:t>
      </w:r>
      <w:r w:rsidR="000645F1">
        <w:rPr>
          <w:sz w:val="20"/>
          <w:szCs w:val="20"/>
        </w:rPr>
        <w:cr/>
      </w:r>
      <w:r w:rsidR="000645F1">
        <w:rPr>
          <w:sz w:val="20"/>
          <w:szCs w:val="20"/>
        </w:rPr>
        <w:cr/>
        <w:t>J Am Geriatr Soc 2012 Vol. 60 Issue 9 Pages 1616-23</w:t>
      </w:r>
      <w:r w:rsidR="000645F1">
        <w:rPr>
          <w:sz w:val="20"/>
          <w:szCs w:val="20"/>
        </w:rPr>
        <w:cr/>
      </w:r>
      <w:r w:rsidR="000645F1">
        <w:rPr>
          <w:sz w:val="20"/>
          <w:szCs w:val="20"/>
        </w:rPr>
        <w:cr/>
        <w:t>Accession Number: 22985137 PMCID: PMC3448122 DOI: 10.1111/j.1532-5415.2012.04111.x</w:t>
      </w:r>
      <w:r w:rsidR="000645F1">
        <w:rPr>
          <w:sz w:val="20"/>
          <w:szCs w:val="20"/>
        </w:rPr>
        <w:cr/>
      </w:r>
      <w:r w:rsidR="000645F1">
        <w:rPr>
          <w:sz w:val="20"/>
          <w:szCs w:val="20"/>
        </w:rPr>
        <w:cr/>
      </w:r>
      <w:r w:rsidR="000645F1">
        <w:rPr>
          <w:b/>
          <w:bCs/>
          <w:sz w:val="20"/>
          <w:szCs w:val="20"/>
        </w:rPr>
        <w:t>Long-term effects on cognitive function of postmenopausal hormone therapy prescribed to women aged 50 to 55 years</w:t>
      </w:r>
      <w:r w:rsidR="000645F1">
        <w:rPr>
          <w:sz w:val="20"/>
          <w:szCs w:val="20"/>
        </w:rPr>
        <w:cr/>
      </w:r>
      <w:r w:rsidR="000645F1">
        <w:rPr>
          <w:sz w:val="20"/>
          <w:szCs w:val="20"/>
        </w:rPr>
        <w:cr/>
        <w:t>M. A. Espeland, S. A. Shumaker, I. Leng, J. E. Manson, C. M. Brown, E. S. LeBlanc, et al.</w:t>
      </w:r>
      <w:r w:rsidR="000645F1">
        <w:rPr>
          <w:sz w:val="20"/>
          <w:szCs w:val="20"/>
        </w:rPr>
        <w:cr/>
      </w:r>
      <w:r w:rsidR="000645F1">
        <w:rPr>
          <w:sz w:val="20"/>
          <w:szCs w:val="20"/>
        </w:rPr>
        <w:cr/>
        <w:t>JAMA Intern Med 2013 Vol. 173 Issue 15 Pages 1429-36</w:t>
      </w:r>
      <w:r w:rsidR="000645F1">
        <w:rPr>
          <w:sz w:val="20"/>
          <w:szCs w:val="20"/>
        </w:rPr>
        <w:cr/>
      </w:r>
      <w:r w:rsidR="000645F1">
        <w:rPr>
          <w:sz w:val="20"/>
          <w:szCs w:val="20"/>
        </w:rPr>
        <w:cr/>
        <w:t>Accession Number: 23797469 PMCID: PMC3844547 DOI: 10.1001/jamainternmed.2013.7727</w:t>
      </w:r>
      <w:r w:rsidR="000645F1">
        <w:rPr>
          <w:sz w:val="20"/>
          <w:szCs w:val="20"/>
        </w:rPr>
        <w:cr/>
      </w:r>
      <w:r w:rsidR="000645F1">
        <w:rPr>
          <w:sz w:val="20"/>
          <w:szCs w:val="20"/>
        </w:rPr>
        <w:cr/>
      </w:r>
      <w:r w:rsidR="000645F1">
        <w:rPr>
          <w:color w:val="202020"/>
          <w:sz w:val="20"/>
          <w:szCs w:val="20"/>
          <w:highlight w:val="white"/>
        </w:rPr>
        <w:t>Baker LD, Rapp SR, Shumaker SA, Manson JE, Sesso HD, Gaussoin SA, Harris D, Caudle B, Pleasants D, Espeland MA; COSMOS-Mind Research Group. Design and baseline characteristics of the cocoa supplement and multivitamin outcomes study for the Mind: COSMOS-Mind. Contemp Clin Trials. 2019 Aug;83:57-63. doi: 10.1016/j.cct.2019.06.019. Epub 2019 Jul 2. PMID: 31271875; PMCID: PMC6642834.</w:t>
      </w:r>
    </w:p>
  </w:comment>
  <w:comment w:id="103" w:author="David M. Reboussin" w:date="2024-05-16T15:00:00Z" w:initials="DR">
    <w:p w14:paraId="408ABB90" w14:textId="5883FDF8" w:rsidR="00646CE4" w:rsidRDefault="00672195" w:rsidP="00646CE4">
      <w:pPr>
        <w:pStyle w:val="CommentText"/>
      </w:pPr>
      <w:r>
        <w:rPr>
          <w:rStyle w:val="CommentReference"/>
        </w:rPr>
        <w:annotationRef/>
      </w:r>
      <w:r w:rsidR="00646CE4">
        <w:t>Is that the right title?  Please check the reference!  I’m citing 2 COSMOS papers, the design and the results.</w:t>
      </w:r>
    </w:p>
  </w:comment>
  <w:comment w:id="104" w:author="Steve Rapp" w:date="2024-05-30T15:50:00Z" w:initials="SR">
    <w:p w14:paraId="31B07841" w14:textId="77777777" w:rsidR="000645F1" w:rsidRDefault="000645F1" w:rsidP="009E2EF4">
      <w:r>
        <w:rPr>
          <w:rStyle w:val="CommentReference"/>
        </w:rPr>
        <w:annotationRef/>
      </w:r>
      <w:r>
        <w:rPr>
          <w:color w:val="000000"/>
          <w:sz w:val="20"/>
          <w:szCs w:val="20"/>
        </w:rPr>
        <w:t>I corrected the citation to reflect only the design paper</w:t>
      </w:r>
    </w:p>
  </w:comment>
  <w:comment w:id="129" w:author="Steve Rapp" w:date="2024-05-30T15:51:00Z" w:initials="SR">
    <w:p w14:paraId="402F3F85" w14:textId="77777777" w:rsidR="000645F1" w:rsidRDefault="000645F1" w:rsidP="00AC03A1">
      <w:r>
        <w:rPr>
          <w:rStyle w:val="CommentReference"/>
        </w:rPr>
        <w:annotationRef/>
      </w:r>
      <w:r>
        <w:rPr>
          <w:color w:val="000000"/>
          <w:sz w:val="20"/>
          <w:szCs w:val="20"/>
        </w:rPr>
        <w:t>Wasn’t the main reason because we didn’t have clinic sites or staff anymore</w:t>
      </w:r>
    </w:p>
  </w:comment>
  <w:comment w:id="172" w:author="Nicholas M. Pajewski" w:date="2024-05-12T06:35:00Z" w:initials="NMP">
    <w:p w14:paraId="17BAE959" w14:textId="20AF63B5" w:rsidR="00405768" w:rsidRDefault="00405768">
      <w:pPr>
        <w:pStyle w:val="CommentText"/>
      </w:pPr>
      <w:r>
        <w:rPr>
          <w:rStyle w:val="CommentReference"/>
        </w:rPr>
        <w:annotationRef/>
      </w:r>
      <w:r>
        <w:t>Comment below about making this figure. I dug up my R code for making it. Will include in email response.</w:t>
      </w:r>
    </w:p>
  </w:comment>
  <w:comment w:id="173" w:author="Nicholas M. Pajewski" w:date="2024-05-12T11:25:00Z" w:initials="NMP">
    <w:p w14:paraId="2A703751" w14:textId="54A0E4E4" w:rsidR="00B60F00" w:rsidRDefault="00B60F00">
      <w:pPr>
        <w:pStyle w:val="CommentText"/>
      </w:pPr>
      <w:r>
        <w:rPr>
          <w:rStyle w:val="CommentReference"/>
        </w:rPr>
        <w:annotationRef/>
      </w:r>
      <w:r>
        <w:t xml:space="preserve">I think I made the original figure this is referencing. Let me see if I can dig up and modify. </w:t>
      </w:r>
    </w:p>
  </w:comment>
  <w:comment w:id="178" w:author="Byron C Jaeger" w:date="2024-05-16T11:32:00Z" w:initials="BJ">
    <w:p w14:paraId="772FEFB8" w14:textId="77777777" w:rsidR="000A2D34" w:rsidRDefault="000A2D34" w:rsidP="000A2D34">
      <w:pPr>
        <w:pStyle w:val="CommentText"/>
      </w:pPr>
      <w:r>
        <w:rPr>
          <w:rStyle w:val="CommentReference"/>
        </w:rPr>
        <w:annotationRef/>
      </w:r>
      <w:r>
        <w:t>Incidence or rate? The word rate was used above.</w:t>
      </w:r>
    </w:p>
  </w:comment>
  <w:comment w:id="183" w:author="Byron C Jaeger" w:date="2024-05-31T15:43:00Z" w:initials="BCJ">
    <w:p w14:paraId="1863C3C9" w14:textId="77777777" w:rsidR="00B90267" w:rsidRDefault="00B90267" w:rsidP="00B90267">
      <w:pPr>
        <w:pStyle w:val="CommentText"/>
      </w:pPr>
      <w:r>
        <w:rPr>
          <w:rStyle w:val="CommentReference"/>
        </w:rPr>
        <w:annotationRef/>
      </w:r>
      <w:r>
        <w:t xml:space="preserve">Cite: </w:t>
      </w:r>
    </w:p>
    <w:p w14:paraId="465AABE5" w14:textId="77777777" w:rsidR="00B90267" w:rsidRDefault="00B90267" w:rsidP="00B90267">
      <w:pPr>
        <w:pStyle w:val="CommentText"/>
      </w:pPr>
    </w:p>
    <w:p w14:paraId="1F813AAC" w14:textId="77777777" w:rsidR="00B90267" w:rsidRDefault="00B90267" w:rsidP="00B90267">
      <w:pPr>
        <w:pStyle w:val="CommentText"/>
      </w:pPr>
      <w:r>
        <w:rPr>
          <w:color w:val="FFFFFF"/>
          <w:highlight w:val="black"/>
        </w:rPr>
        <w:t>Gray RJ (1988) A class of K-sample tests for comparing the cumulative incidence of a competing risk, ANNALS OF STATISTICS, 16:1141-1154.</w:t>
      </w:r>
    </w:p>
    <w:p w14:paraId="3BB4A117" w14:textId="77777777" w:rsidR="00B90267" w:rsidRDefault="00B90267" w:rsidP="00B90267">
      <w:pPr>
        <w:pStyle w:val="CommentText"/>
      </w:pPr>
      <w:r>
        <w:rPr>
          <w:color w:val="FFFFFF"/>
          <w:highlight w:val="black"/>
        </w:rPr>
        <w:t>Kalbfleisch and Prentice (1980) THE ANALYSIS OF FAILURE TIME DATA, p 168-9.</w:t>
      </w:r>
    </w:p>
    <w:p w14:paraId="1B94C992" w14:textId="77777777" w:rsidR="00B90267" w:rsidRDefault="00B90267" w:rsidP="00B90267">
      <w:pPr>
        <w:pStyle w:val="CommentText"/>
      </w:pPr>
      <w:r>
        <w:rPr>
          <w:color w:val="FFFFFF"/>
          <w:highlight w:val="black"/>
        </w:rPr>
        <w:t>Aalen, O. (1978) Nonparametric estimation of partial transition probabilities in multiple decrement models, ANNALS OF STATISTICS, 6:534-545.</w:t>
      </w:r>
    </w:p>
    <w:p w14:paraId="3605B431" w14:textId="77777777" w:rsidR="00B90267" w:rsidRDefault="00B90267" w:rsidP="00B90267">
      <w:pPr>
        <w:pStyle w:val="CommentText"/>
      </w:pPr>
    </w:p>
    <w:p w14:paraId="10092B7A" w14:textId="77777777" w:rsidR="00B90267" w:rsidRDefault="00B90267" w:rsidP="00B90267">
      <w:pPr>
        <w:pStyle w:val="CommentText"/>
      </w:pPr>
      <w:r>
        <w:t>FYI, these are the references listed in the documentation of the cuminc() function in the cmprsk package, which is what I used to estimated cumulative incidence.</w:t>
      </w:r>
    </w:p>
  </w:comment>
  <w:comment w:id="186" w:author="Nicholas M. Pajewski" w:date="2024-05-12T06:31:00Z" w:initials="NMP">
    <w:p w14:paraId="722BD755" w14:textId="59F7CA97" w:rsidR="00C22B49" w:rsidRDefault="00C22B49">
      <w:pPr>
        <w:pStyle w:val="CommentText"/>
      </w:pPr>
      <w:r>
        <w:rPr>
          <w:rStyle w:val="CommentReference"/>
        </w:rPr>
        <w:annotationRef/>
      </w:r>
      <w:r w:rsidR="00405768">
        <w:t>I think I usally do using some functionality in the R timereg package</w:t>
      </w:r>
      <w:r w:rsidR="00B60F00">
        <w:t xml:space="preserve"> or comp.risk</w:t>
      </w:r>
      <w:r w:rsidR="00405768">
        <w:t xml:space="preserve">, can figure out what the estimator actually is. </w:t>
      </w:r>
    </w:p>
  </w:comment>
  <w:comment w:id="192" w:author="Nicholas M. Pajewski" w:date="2024-05-12T06:27:00Z" w:initials="NMP">
    <w:p w14:paraId="62424E4B" w14:textId="3A74DF9A" w:rsidR="00C22B49" w:rsidRDefault="00C22B49">
      <w:pPr>
        <w:pStyle w:val="CommentText"/>
      </w:pPr>
      <w:r>
        <w:rPr>
          <w:rStyle w:val="CommentReference"/>
        </w:rPr>
        <w:annotationRef/>
      </w:r>
      <w:r>
        <w:t>We’re censoring at death, right? So I think we can say this and not have to do Fine-Gray?</w:t>
      </w:r>
    </w:p>
    <w:p w14:paraId="30B2F761" w14:textId="73D525F1" w:rsidR="00C22B49" w:rsidRDefault="00C22B49">
      <w:pPr>
        <w:pStyle w:val="CommentText"/>
      </w:pPr>
    </w:p>
    <w:p w14:paraId="531D7CB2" w14:textId="5B33C68B" w:rsidR="00C22B49" w:rsidRDefault="00C22B49">
      <w:pPr>
        <w:pStyle w:val="CommentText"/>
      </w:pPr>
      <w:r>
        <w:t xml:space="preserve">Would Cite: </w:t>
      </w:r>
    </w:p>
    <w:p w14:paraId="6C5498D0" w14:textId="2AE106EE" w:rsidR="00C22B49" w:rsidRDefault="00C22B49">
      <w:pPr>
        <w:pStyle w:val="CommentText"/>
        <w:rPr>
          <w:rFonts w:ascii="Arial" w:hAnsi="Arial" w:cs="Arial"/>
          <w:noProof/>
          <w:szCs w:val="24"/>
        </w:rPr>
      </w:pPr>
      <w:r w:rsidRPr="00427CF1">
        <w:rPr>
          <w:rFonts w:ascii="Arial" w:hAnsi="Arial" w:cs="Arial"/>
          <w:noProof/>
          <w:szCs w:val="24"/>
        </w:rPr>
        <w:t xml:space="preserve">Austin PC, Fine JP. Accounting for competing risks in randomized controlled trials: a review and recommendations for improvement. Stat Med [Internet]. 2017 Apr 15;36(8):1203–9. Available from: </w:t>
      </w:r>
      <w:hyperlink r:id="rId1" w:history="1">
        <w:r w:rsidRPr="00F555F6">
          <w:rPr>
            <w:rStyle w:val="Hyperlink"/>
            <w:rFonts w:ascii="Arial" w:hAnsi="Arial" w:cs="Arial"/>
            <w:noProof/>
            <w:szCs w:val="24"/>
          </w:rPr>
          <w:t>http://www.ncbi.nlm.nih.gov/pubmed/28102550</w:t>
        </w:r>
      </w:hyperlink>
    </w:p>
    <w:p w14:paraId="33EC8893" w14:textId="05408EF7" w:rsidR="00C22B49" w:rsidRDefault="00C22B49">
      <w:pPr>
        <w:pStyle w:val="CommentText"/>
        <w:rPr>
          <w:rFonts w:ascii="Arial" w:hAnsi="Arial" w:cs="Arial"/>
          <w:noProof/>
          <w:szCs w:val="24"/>
        </w:rPr>
      </w:pPr>
    </w:p>
    <w:p w14:paraId="18B94B69" w14:textId="38370256" w:rsidR="00C22B49" w:rsidRDefault="00405768">
      <w:pPr>
        <w:pStyle w:val="CommentText"/>
      </w:pPr>
      <w:r>
        <w:rPr>
          <w:rFonts w:ascii="Segoe UI" w:hAnsi="Segoe UI" w:cs="Segoe UI"/>
          <w:color w:val="212121"/>
          <w:shd w:val="clear" w:color="auto" w:fill="FFFFFF"/>
        </w:rPr>
        <w:t>Glidden DV, Vittinghoff E. Modelling clustered survival data from multicentre clinical trials. Stat Med. 2004 Feb 15;23(3):369-88. doi: 10.1002/sim.1599. PMID: 14748034.</w:t>
      </w:r>
    </w:p>
  </w:comment>
  <w:comment w:id="197" w:author="Byron C Jaeger" w:date="2024-05-16T11:40:00Z" w:initials="BJ">
    <w:p w14:paraId="287A3215" w14:textId="77777777" w:rsidR="008416ED" w:rsidRDefault="008416ED" w:rsidP="008416ED">
      <w:pPr>
        <w:pStyle w:val="CommentText"/>
      </w:pPr>
      <w:r>
        <w:rPr>
          <w:rStyle w:val="CommentReference"/>
        </w:rPr>
        <w:annotationRef/>
      </w:r>
      <w:r>
        <w:t>The primary analysis also accounted for the competing risk of death by censoring at the time of death. (that’s what cause-specific CPH models do.)</w:t>
      </w:r>
    </w:p>
  </w:comment>
  <w:comment w:id="199" w:author="Nicholas M. Pajewski" w:date="2024-05-12T06:12:00Z" w:initials="NMP">
    <w:p w14:paraId="7BEC02B0" w14:textId="4C3DF1EC" w:rsidR="00F934DC" w:rsidRDefault="00F934DC">
      <w:pPr>
        <w:pStyle w:val="CommentText"/>
      </w:pPr>
      <w:r>
        <w:rPr>
          <w:rStyle w:val="CommentReference"/>
        </w:rPr>
        <w:annotationRef/>
      </w:r>
      <w:r>
        <w:t xml:space="preserve">Any reason we have to stick with the pre-specified subgroups? Obviously keep age and race, but might do white/black/Hispanic/other and maybe more age categories? </w:t>
      </w:r>
    </w:p>
    <w:p w14:paraId="09CA8B33" w14:textId="13EC72EB" w:rsidR="00F934DC" w:rsidRDefault="00F934DC">
      <w:pPr>
        <w:pStyle w:val="CommentText"/>
      </w:pPr>
    </w:p>
    <w:p w14:paraId="71014E66" w14:textId="7BA9D91F" w:rsidR="00F934DC" w:rsidRDefault="00F934DC">
      <w:pPr>
        <w:pStyle w:val="CommentText"/>
      </w:pPr>
      <w:r>
        <w:t>Then, I think many of these are less relevant for dementia. I think more interesting subgroups would be education, frailty index, and baseline cognitive function based on the MoCA (have a model for this in the SPRINT 80 plus JAGS paper)</w:t>
      </w:r>
    </w:p>
  </w:comment>
  <w:comment w:id="200" w:author="David M. Reboussin" w:date="2024-05-28T14:15:00Z" w:initials="DMR">
    <w:p w14:paraId="2019BA98" w14:textId="77777777" w:rsidR="00B3430E" w:rsidRDefault="00B3430E" w:rsidP="00B3430E">
      <w:pPr>
        <w:pStyle w:val="CommentText"/>
      </w:pPr>
      <w:r>
        <w:rPr>
          <w:rStyle w:val="CommentReference"/>
        </w:rPr>
        <w:annotationRef/>
      </w:r>
      <w:r>
        <w:t>Good point: no, I don’t think we have to include the subgroups not related to cognition.  But for subgroups not in the analysis plan, we will have to identify them as post-hoc.</w:t>
      </w:r>
    </w:p>
  </w:comment>
  <w:comment w:id="201" w:author="David M. Reboussin" w:date="2024-05-30T11:36:00Z" w:initials="DR">
    <w:p w14:paraId="72F663F3" w14:textId="77777777" w:rsidR="00D01B74" w:rsidRDefault="00D01B74" w:rsidP="00D01B74">
      <w:pPr>
        <w:pStyle w:val="CommentText"/>
      </w:pPr>
      <w:r>
        <w:rPr>
          <w:rStyle w:val="CommentReference"/>
        </w:rPr>
        <w:annotationRef/>
      </w:r>
      <w:r>
        <w:t>Tables and Figures</w:t>
      </w:r>
    </w:p>
    <w:p w14:paraId="71656214" w14:textId="77777777" w:rsidR="00D01B74" w:rsidRDefault="00D01B74" w:rsidP="00D01B74">
      <w:pPr>
        <w:pStyle w:val="CommentText"/>
      </w:pPr>
      <w:r>
        <w:t>In main text</w:t>
      </w:r>
    </w:p>
    <w:p w14:paraId="59707C65" w14:textId="77777777" w:rsidR="00D01B74" w:rsidRDefault="00D01B74" w:rsidP="00D01B74">
      <w:pPr>
        <w:pStyle w:val="CommentText"/>
      </w:pPr>
      <w:r>
        <w:t xml:space="preserve">  Fig 1 Timeline p5 (I think?)</w:t>
      </w:r>
    </w:p>
    <w:p w14:paraId="4B611485" w14:textId="77777777" w:rsidR="00D01B74" w:rsidRDefault="00D01B74" w:rsidP="00D01B74">
      <w:pPr>
        <w:pStyle w:val="CommentText"/>
      </w:pPr>
      <w:r>
        <w:t xml:space="preserve">  Fig 2 Consort p7</w:t>
      </w:r>
    </w:p>
    <w:p w14:paraId="665D0662" w14:textId="77777777" w:rsidR="00D01B74" w:rsidRDefault="00D01B74" w:rsidP="00D01B74">
      <w:pPr>
        <w:pStyle w:val="CommentText"/>
      </w:pPr>
      <w:r>
        <w:t xml:space="preserve">  Tab 1 Hazard ratios p8</w:t>
      </w:r>
    </w:p>
    <w:p w14:paraId="19CAD62A" w14:textId="77777777" w:rsidR="00D01B74" w:rsidRDefault="00D01B74" w:rsidP="00D01B74">
      <w:pPr>
        <w:pStyle w:val="CommentText"/>
      </w:pPr>
      <w:r>
        <w:t xml:space="preserve">  Fig 3 Cum incidence (for PD &amp; comp) p8</w:t>
      </w:r>
    </w:p>
    <w:p w14:paraId="1586C6B4" w14:textId="77777777" w:rsidR="00D01B74" w:rsidRDefault="00D01B74" w:rsidP="00D01B74">
      <w:pPr>
        <w:pStyle w:val="CommentText"/>
      </w:pPr>
    </w:p>
    <w:p w14:paraId="6E8198C4" w14:textId="77777777" w:rsidR="00D01B74" w:rsidRDefault="00D01B74" w:rsidP="00D01B74">
      <w:pPr>
        <w:pStyle w:val="CommentText"/>
      </w:pPr>
      <w:r>
        <w:t>In Supplement  (order less clear)</w:t>
      </w:r>
    </w:p>
    <w:p w14:paraId="7CCE8BF0" w14:textId="77777777" w:rsidR="00D01B74" w:rsidRDefault="00D01B74" w:rsidP="00D01B74">
      <w:pPr>
        <w:pStyle w:val="CommentText"/>
      </w:pPr>
      <w:r>
        <w:t xml:space="preserve">  Tab S1  Cog assessment/Adj p3 or 4</w:t>
      </w:r>
    </w:p>
    <w:p w14:paraId="1ADB7664" w14:textId="77777777" w:rsidR="00D01B74" w:rsidRDefault="00D01B74" w:rsidP="00D01B74">
      <w:pPr>
        <w:pStyle w:val="CommentText"/>
      </w:pPr>
      <w:r>
        <w:t xml:space="preserve">  Tab S2-3 Missing data p7</w:t>
      </w:r>
    </w:p>
    <w:p w14:paraId="7059AC13" w14:textId="77777777" w:rsidR="00D01B74" w:rsidRDefault="00D01B74" w:rsidP="00D01B74">
      <w:pPr>
        <w:pStyle w:val="CommentText"/>
      </w:pPr>
      <w:r>
        <w:t xml:space="preserve">  Tab S3  # outcomes by phase p7</w:t>
      </w:r>
    </w:p>
    <w:p w14:paraId="3B2B3543" w14:textId="77777777" w:rsidR="00D01B74" w:rsidRDefault="00D01B74" w:rsidP="00D01B74">
      <w:pPr>
        <w:pStyle w:val="CommentText"/>
      </w:pPr>
      <w:r>
        <w:t xml:space="preserve">  Fig S1 Sankey p7 </w:t>
      </w:r>
    </w:p>
    <w:p w14:paraId="03A71599" w14:textId="77777777" w:rsidR="00D01B74" w:rsidRDefault="00D01B74" w:rsidP="00D01B74">
      <w:pPr>
        <w:pStyle w:val="CommentText"/>
      </w:pPr>
      <w:r>
        <w:t xml:space="preserve">  Tab S4-6 Subgroups p8</w:t>
      </w:r>
    </w:p>
    <w:p w14:paraId="3BF44248" w14:textId="77777777" w:rsidR="00D01B74" w:rsidRDefault="00D01B74" w:rsidP="00D01B74">
      <w:pPr>
        <w:pStyle w:val="CommentText"/>
      </w:pPr>
      <w:r>
        <w:t xml:space="preserve">  Fig S2 Other cum incidence p8</w:t>
      </w:r>
    </w:p>
    <w:p w14:paraId="593DF355" w14:textId="77777777" w:rsidR="00D01B74" w:rsidRDefault="00D01B74" w:rsidP="00D01B74">
      <w:pPr>
        <w:pStyle w:val="CommentText"/>
      </w:pPr>
      <w:r>
        <w:t xml:space="preserve">  Fig S3-5 Time varying, PH p 8</w:t>
      </w:r>
    </w:p>
  </w:comment>
  <w:comment w:id="203" w:author="Steve Rapp" w:date="2024-05-15T11:15:00Z" w:initials="SR">
    <w:p w14:paraId="20EC8499" w14:textId="1C65BB53" w:rsidR="00B97BEF" w:rsidRDefault="00B97BEF" w:rsidP="004C0EED">
      <w:r>
        <w:rPr>
          <w:rStyle w:val="CommentReference"/>
        </w:rPr>
        <w:annotationRef/>
      </w:r>
      <w:r>
        <w:rPr>
          <w:color w:val="000000"/>
          <w:sz w:val="20"/>
          <w:szCs w:val="20"/>
        </w:rPr>
        <w:t>N (%)?</w:t>
      </w:r>
    </w:p>
  </w:comment>
  <w:comment w:id="215" w:author="Byron C Jaeger" w:date="2024-05-31T15:49:00Z" w:initials="BCJ">
    <w:p w14:paraId="6863B19D" w14:textId="77777777" w:rsidR="0035649C" w:rsidRDefault="0035649C" w:rsidP="0035649C">
      <w:pPr>
        <w:pStyle w:val="CommentText"/>
      </w:pPr>
      <w:r>
        <w:rPr>
          <w:rStyle w:val="CommentReference"/>
        </w:rPr>
        <w:annotationRef/>
      </w:r>
      <w:r>
        <w:t xml:space="preserve">Cite: </w:t>
      </w:r>
    </w:p>
    <w:p w14:paraId="53A1C507" w14:textId="77777777" w:rsidR="0035649C" w:rsidRDefault="0035649C" w:rsidP="0035649C">
      <w:pPr>
        <w:pStyle w:val="CommentText"/>
      </w:pPr>
    </w:p>
    <w:p w14:paraId="00107417" w14:textId="77777777" w:rsidR="0035649C" w:rsidRDefault="0035649C" w:rsidP="0035649C">
      <w:pPr>
        <w:pStyle w:val="CommentText"/>
      </w:pPr>
      <w:r>
        <w:rPr>
          <w:color w:val="FFFFFF"/>
          <w:highlight w:val="black"/>
        </w:rPr>
        <w:t>P. Grambsch and T. Therneau (1994), Proportional hazards tests and diagnostics based on weighted residuals. </w:t>
      </w:r>
      <w:r>
        <w:rPr>
          <w:i/>
          <w:iCs/>
          <w:color w:val="FFFFFF"/>
          <w:highlight w:val="black"/>
        </w:rPr>
        <w:t>Biometrika,</w:t>
      </w:r>
      <w:r>
        <w:rPr>
          <w:color w:val="FFFFFF"/>
          <w:highlight w:val="black"/>
        </w:rPr>
        <w:t> </w:t>
      </w:r>
      <w:r>
        <w:rPr>
          <w:b/>
          <w:bCs/>
          <w:color w:val="FFFFFF"/>
          <w:highlight w:val="black"/>
        </w:rPr>
        <w:t>81</w:t>
      </w:r>
      <w:r>
        <w:rPr>
          <w:color w:val="FFFFFF"/>
          <w:highlight w:val="black"/>
        </w:rPr>
        <w:t>, 515-26.</w:t>
      </w:r>
      <w:r>
        <w:t xml:space="preserve"> </w:t>
      </w:r>
    </w:p>
    <w:p w14:paraId="124241F8" w14:textId="77777777" w:rsidR="0035649C" w:rsidRDefault="0035649C" w:rsidP="0035649C">
      <w:pPr>
        <w:pStyle w:val="CommentText"/>
      </w:pPr>
    </w:p>
    <w:p w14:paraId="6C8EBB43" w14:textId="77777777" w:rsidR="0035649C" w:rsidRDefault="0035649C" w:rsidP="0035649C">
      <w:pPr>
        <w:pStyle w:val="CommentText"/>
      </w:pPr>
      <w:r>
        <w:t>FYI, this is the reference listed in the help section of cox.zph(), which is what I used to test proportional hazards.</w:t>
      </w:r>
    </w:p>
  </w:comment>
  <w:comment w:id="212" w:author="Byron C Jaeger" w:date="2024-05-31T15:53:00Z" w:initials="BCJ">
    <w:p w14:paraId="3A4B09AA" w14:textId="77777777" w:rsidR="0035649C" w:rsidRDefault="0035649C" w:rsidP="0035649C">
      <w:pPr>
        <w:pStyle w:val="CommentText"/>
      </w:pPr>
      <w:r>
        <w:rPr>
          <w:rStyle w:val="CommentReference"/>
        </w:rPr>
        <w:annotationRef/>
      </w:r>
      <w:r>
        <w:t>Does this belong in the Methods section?</w:t>
      </w:r>
    </w:p>
  </w:comment>
  <w:comment w:id="220" w:author="Byron C Jaeger" w:date="2024-05-31T15:52:00Z" w:initials="BCJ">
    <w:p w14:paraId="1956A73B" w14:textId="77777777" w:rsidR="0035649C" w:rsidRDefault="0035649C" w:rsidP="0035649C">
      <w:pPr>
        <w:pStyle w:val="CommentText"/>
      </w:pPr>
      <w:r>
        <w:rPr>
          <w:rStyle w:val="CommentReference"/>
        </w:rPr>
        <w:annotationRef/>
      </w:r>
      <w:r>
        <w:t>Consider deleting - I don’t know if it’s common to present results from diagnostic tests in the results. If you want to, I can send over p-values, but they should probably come from Sarah since we know R and SAS don’t give exact matches in Cox regression.</w:t>
      </w:r>
    </w:p>
  </w:comment>
  <w:comment w:id="222" w:author="Steve Rapp" w:date="2024-05-15T11:51:00Z" w:initials="SR">
    <w:p w14:paraId="3AC5CF42" w14:textId="3FEE5470" w:rsidR="001E5FFB" w:rsidRDefault="001E5FFB" w:rsidP="00B35BB8">
      <w:r>
        <w:rPr>
          <w:rStyle w:val="CommentReference"/>
        </w:rPr>
        <w:annotationRef/>
      </w:r>
      <w:r>
        <w:rPr>
          <w:color w:val="000000"/>
          <w:sz w:val="20"/>
          <w:szCs w:val="20"/>
        </w:rPr>
        <w:t>What about the MCI alone results?</w:t>
      </w:r>
    </w:p>
  </w:comment>
  <w:comment w:id="223" w:author="Byron C Jaeger" w:date="2024-05-31T15:55:00Z" w:initials="BCJ">
    <w:p w14:paraId="245DAEB6" w14:textId="77777777" w:rsidR="0035649C" w:rsidRDefault="0035649C" w:rsidP="0035649C">
      <w:pPr>
        <w:pStyle w:val="CommentText"/>
      </w:pPr>
      <w:r>
        <w:rPr>
          <w:rStyle w:val="CommentReference"/>
        </w:rPr>
        <w:annotationRef/>
      </w:r>
      <w:r>
        <w:t>Consider rounding just this value to three decimal places since it’s right at 1.00 with two decimal places.</w:t>
      </w:r>
    </w:p>
  </w:comment>
  <w:comment w:id="227" w:author="Nicholas M. Pajewski" w:date="2024-05-12T11:27:00Z" w:initials="NMP">
    <w:p w14:paraId="5D14141B" w14:textId="0B3F0522" w:rsidR="00B60F00" w:rsidRDefault="00B60F00">
      <w:pPr>
        <w:pStyle w:val="CommentText"/>
      </w:pPr>
      <w:r>
        <w:rPr>
          <w:rStyle w:val="CommentReference"/>
        </w:rPr>
        <w:annotationRef/>
      </w:r>
      <w:r>
        <w:t xml:space="preserve">Relative to end up trial? Or should this reflect how much additional follow-up was accrued. </w:t>
      </w:r>
    </w:p>
  </w:comment>
  <w:comment w:id="228" w:author="David M. Reboussin" w:date="2024-05-28T14:16:00Z" w:initials="DMR">
    <w:p w14:paraId="561381CF" w14:textId="77777777" w:rsidR="00B3430E" w:rsidRDefault="00B3430E" w:rsidP="00B3430E">
      <w:pPr>
        <w:pStyle w:val="CommentText"/>
      </w:pPr>
      <w:r>
        <w:rPr>
          <w:rStyle w:val="CommentReference"/>
        </w:rPr>
        <w:annotationRef/>
      </w:r>
      <w:r>
        <w:t>I think this should be the entire follow-up period, randomization to outcome or last contact</w:t>
      </w:r>
    </w:p>
  </w:comment>
  <w:comment w:id="235" w:author="Steve Rapp" w:date="2024-05-31T09:58:00Z" w:initials="SR">
    <w:p w14:paraId="02F0C752" w14:textId="77777777" w:rsidR="00FA28FC" w:rsidRDefault="00FA28FC" w:rsidP="00BA17CD">
      <w:r>
        <w:rPr>
          <w:rStyle w:val="CommentReference"/>
        </w:rPr>
        <w:annotationRef/>
      </w:r>
      <w:r>
        <w:rPr>
          <w:color w:val="000000"/>
          <w:sz w:val="20"/>
          <w:szCs w:val="20"/>
        </w:rPr>
        <w:t>Could this be a bit too strong a statement. I do not know the literature alluded to here, but it seems something like “growing evidence” might be appropriate</w:t>
      </w:r>
    </w:p>
  </w:comment>
  <w:comment w:id="236" w:author="David M. Reboussin" w:date="2024-05-28T14:17:00Z" w:initials="DMR">
    <w:p w14:paraId="256D58DA" w14:textId="09B468C0" w:rsidR="00B3430E" w:rsidRDefault="00B3430E" w:rsidP="00B3430E">
      <w:pPr>
        <w:pStyle w:val="CommentText"/>
      </w:pPr>
      <w:r>
        <w:rPr>
          <w:rStyle w:val="CommentReference"/>
        </w:rPr>
        <w:annotationRef/>
      </w:r>
      <w:r>
        <w:t>Need help with the citations here</w:t>
      </w:r>
    </w:p>
  </w:comment>
  <w:comment w:id="238" w:author="Steve Rapp" w:date="2024-05-31T10:04:00Z" w:initials="SR">
    <w:p w14:paraId="3D1B34EA" w14:textId="77777777" w:rsidR="00B444EF" w:rsidRDefault="00B444EF" w:rsidP="00193A88">
      <w:r>
        <w:rPr>
          <w:rStyle w:val="CommentReference"/>
        </w:rPr>
        <w:annotationRef/>
      </w:r>
      <w:r>
        <w:rPr>
          <w:color w:val="000000"/>
          <w:sz w:val="20"/>
          <w:szCs w:val="20"/>
        </w:rPr>
        <w:t>A brief description of these studies results would be helpful to the reader and build momentum for our bottom line</w:t>
      </w:r>
    </w:p>
  </w:comment>
  <w:comment w:id="239" w:author="Steve Rapp" w:date="2024-05-31T10:01:00Z" w:initials="SR">
    <w:p w14:paraId="7389C67B" w14:textId="3E4901BE" w:rsidR="00B444EF" w:rsidRDefault="00B444EF" w:rsidP="00BE528F">
      <w:r>
        <w:rPr>
          <w:rStyle w:val="CommentReference"/>
        </w:rPr>
        <w:annotationRef/>
      </w:r>
      <w:r>
        <w:rPr>
          <w:color w:val="000000"/>
          <w:sz w:val="20"/>
          <w:szCs w:val="20"/>
        </w:rPr>
        <w:t>Perhaps this description of the study should lead off the Discussion section</w:t>
      </w:r>
    </w:p>
  </w:comment>
  <w:comment w:id="246" w:author="Nicholas M. Pajewski" w:date="2024-05-13T10:00:00Z" w:initials="NMP">
    <w:p w14:paraId="50D577C7" w14:textId="157EE7A3" w:rsidR="00D43BD0" w:rsidRDefault="00D43BD0">
      <w:pPr>
        <w:pStyle w:val="CommentText"/>
      </w:pPr>
      <w:r>
        <w:rPr>
          <w:rStyle w:val="CommentReference"/>
        </w:rPr>
        <w:annotationRef/>
      </w:r>
      <w:r>
        <w:t xml:space="preserve">Really? The results look pretty consistent by age, with clearly greater absolute risk reduction in the OLDER population. So why the jump in logic to suggest this supports going younger? </w:t>
      </w:r>
    </w:p>
  </w:comment>
  <w:comment w:id="247" w:author="David M. Reboussin" w:date="2024-05-28T14:19:00Z" w:initials="DMR">
    <w:p w14:paraId="600E8C48" w14:textId="77777777" w:rsidR="00B3430E" w:rsidRDefault="00B3430E" w:rsidP="00B3430E">
      <w:pPr>
        <w:pStyle w:val="CommentText"/>
      </w:pPr>
      <w:r>
        <w:rPr>
          <w:rStyle w:val="CommentReference"/>
        </w:rPr>
        <w:annotationRef/>
      </w:r>
      <w:r>
        <w:t>I think the idea is that longer exposure to the intervention will have cumulative effects, so intervening at 45 has a greater effect at 85 than intervening at 55.</w:t>
      </w:r>
    </w:p>
  </w:comment>
  <w:comment w:id="248" w:author="Steve Rapp" w:date="2024-05-31T10:06:00Z" w:initials="SR">
    <w:p w14:paraId="5E9A0770" w14:textId="77777777" w:rsidR="00B444EF" w:rsidRDefault="00B444EF" w:rsidP="00456D6B">
      <w:r>
        <w:rPr>
          <w:rStyle w:val="CommentReference"/>
        </w:rPr>
        <w:annotationRef/>
      </w:r>
      <w:r>
        <w:rPr>
          <w:color w:val="000000"/>
          <w:sz w:val="20"/>
          <w:szCs w:val="20"/>
        </w:rPr>
        <w:t>It is speculative and might be softened a bit and placed later in the discussion after we discuss our results.</w:t>
      </w:r>
    </w:p>
  </w:comment>
  <w:comment w:id="281" w:author="Nicholas M. Pajewski" w:date="2024-05-13T10:03:00Z" w:initials="NMP">
    <w:p w14:paraId="5B8E1802" w14:textId="1040C337" w:rsidR="00D43BD0" w:rsidRDefault="00D43BD0">
      <w:pPr>
        <w:pStyle w:val="CommentText"/>
      </w:pPr>
      <w:r>
        <w:rPr>
          <w:rStyle w:val="CommentReference"/>
        </w:rPr>
        <w:annotationRef/>
      </w:r>
      <w:r>
        <w:t xml:space="preserve">Citation? </w:t>
      </w:r>
    </w:p>
  </w:comment>
  <w:comment w:id="285" w:author="Nicholas M. Pajewski" w:date="2024-05-13T10:04:00Z" w:initials="NMP">
    <w:p w14:paraId="3E613EF0" w14:textId="238FDBBE" w:rsidR="00D43BD0" w:rsidRDefault="00D43BD0">
      <w:pPr>
        <w:pStyle w:val="CommentText"/>
      </w:pPr>
      <w:r>
        <w:rPr>
          <w:rStyle w:val="CommentReference"/>
        </w:rPr>
        <w:annotationRef/>
      </w:r>
      <w:r>
        <w:t xml:space="preserve">Let’s think about what we really want to highlight here. </w:t>
      </w:r>
    </w:p>
    <w:p w14:paraId="60EDC7B6" w14:textId="4B1CF391" w:rsidR="00D43BD0" w:rsidRDefault="00D43BD0">
      <w:pPr>
        <w:pStyle w:val="CommentText"/>
      </w:pPr>
    </w:p>
    <w:p w14:paraId="1BEED622" w14:textId="664ECF4A" w:rsidR="00D43BD0" w:rsidRDefault="00D43BD0">
      <w:pPr>
        <w:pStyle w:val="CommentText"/>
      </w:pPr>
      <w:r>
        <w:t>Stay away from cognitive function. If anything, the Rapp paper didn’t suggest “harm”, though likely clinically meaningless.</w:t>
      </w:r>
    </w:p>
    <w:p w14:paraId="787338EC" w14:textId="33547F26" w:rsidR="00D43BD0" w:rsidRDefault="00D43BD0">
      <w:pPr>
        <w:pStyle w:val="CommentText"/>
      </w:pPr>
    </w:p>
    <w:p w14:paraId="4B9EB59D" w14:textId="0DAA8CBB" w:rsidR="00D43BD0" w:rsidRDefault="00D43BD0">
      <w:pPr>
        <w:pStyle w:val="CommentText"/>
      </w:pPr>
      <w:r>
        <w:t>We’ve got impact on gait speed, QOL, and falls risk.</w:t>
      </w:r>
    </w:p>
    <w:p w14:paraId="62E5A6DE" w14:textId="027B2C5C" w:rsidR="00D43BD0" w:rsidRDefault="00D43BD0">
      <w:pPr>
        <w:pStyle w:val="CommentText"/>
      </w:pPr>
    </w:p>
    <w:p w14:paraId="4A618257" w14:textId="56079565" w:rsidR="00D43BD0" w:rsidRDefault="00D43BD0">
      <w:pPr>
        <w:pStyle w:val="CommentText"/>
      </w:pPr>
      <w:r>
        <w:t xml:space="preserve">The imaging biomarkers were actually positive, ie. Better perfusion and less increase in WML. So I wouldn’t lump that in with lack of harm. </w:t>
      </w:r>
    </w:p>
  </w:comment>
  <w:comment w:id="289" w:author="Nicholas M. Pajewski" w:date="2024-05-13T10:06:00Z" w:initials="NMP">
    <w:p w14:paraId="7B0BD6D6" w14:textId="0A13E53F" w:rsidR="00D43BD0" w:rsidRDefault="00D43BD0">
      <w:pPr>
        <w:pStyle w:val="CommentText"/>
      </w:pPr>
      <w:r>
        <w:rPr>
          <w:rStyle w:val="CommentReference"/>
        </w:rPr>
        <w:annotationRef/>
      </w:r>
      <w:r>
        <w:t xml:space="preserve">Really? What trials are those? I don’t know of any that have examined MCI as an outcome? </w:t>
      </w:r>
    </w:p>
  </w:comment>
  <w:comment w:id="291" w:author="Steve Rapp" w:date="2024-05-15T11:45:00Z" w:initials="SR">
    <w:p w14:paraId="619759ED" w14:textId="77777777" w:rsidR="006E67A6" w:rsidRDefault="006E67A6" w:rsidP="00B13A49">
      <w:r>
        <w:rPr>
          <w:rStyle w:val="CommentReference"/>
        </w:rPr>
        <w:annotationRef/>
      </w:r>
      <w:r>
        <w:rPr>
          <w:color w:val="000000"/>
          <w:sz w:val="20"/>
          <w:szCs w:val="20"/>
        </w:rPr>
        <w:t>Could go in the Limitations paragraph</w:t>
      </w:r>
    </w:p>
  </w:comment>
  <w:comment w:id="292" w:author="Steve Rapp" w:date="2024-05-15T11:44:00Z" w:initials="SR">
    <w:p w14:paraId="67BE7ABE" w14:textId="77777777" w:rsidR="00897F85" w:rsidRDefault="006E67A6" w:rsidP="003D650E">
      <w:r>
        <w:rPr>
          <w:rStyle w:val="CommentReference"/>
        </w:rPr>
        <w:annotationRef/>
      </w:r>
      <w:r w:rsidR="00897F85">
        <w:rPr>
          <w:sz w:val="20"/>
          <w:szCs w:val="20"/>
        </w:rPr>
        <w:t xml:space="preserve">I don’t think this is necessary to state and it draws attention away from the main story. </w:t>
      </w:r>
    </w:p>
  </w:comment>
  <w:comment w:id="293" w:author="Nicholas M. Pajewski" w:date="2024-05-11T21:35:00Z" w:initials="NMP">
    <w:p w14:paraId="24E0DC97" w14:textId="4A52342C" w:rsidR="00F934DC" w:rsidRDefault="00F934DC">
      <w:pPr>
        <w:pStyle w:val="CommentText"/>
      </w:pPr>
      <w:r>
        <w:rPr>
          <w:rStyle w:val="CommentReference"/>
        </w:rPr>
        <w:annotationRef/>
      </w:r>
      <w:r>
        <w:t xml:space="preserve">Not sure if this should be in limitations, or a stand-alone paragraph, but should discuss telephone ascertainment. Some recent work from the pandemic that supports validity (including work from WF), but need to admit it’s also not ideal </w:t>
      </w:r>
    </w:p>
    <w:p w14:paraId="59302891" w14:textId="1476791D" w:rsidR="00F934DC" w:rsidRDefault="00F934DC">
      <w:pPr>
        <w:pStyle w:val="CommentText"/>
      </w:pPr>
    </w:p>
    <w:p w14:paraId="5A126354" w14:textId="285775B4" w:rsidR="00F934DC" w:rsidRDefault="00F934DC">
      <w:pPr>
        <w:pStyle w:val="CommentText"/>
        <w:rPr>
          <w:rFonts w:ascii="Segoe UI" w:hAnsi="Segoe UI" w:cs="Segoe UI"/>
          <w:color w:val="212121"/>
          <w:shd w:val="clear" w:color="auto" w:fill="FFFFFF"/>
        </w:rPr>
      </w:pPr>
      <w:r>
        <w:rPr>
          <w:rFonts w:ascii="Segoe UI" w:hAnsi="Segoe UI" w:cs="Segoe UI"/>
          <w:color w:val="212121"/>
          <w:shd w:val="clear" w:color="auto" w:fill="FFFFFF"/>
        </w:rPr>
        <w:t>Gierzynski TF, Gregoire A, Reader JM, Pantis R, Campbell S, Bhaumik A, Rahman-Filipiak A, Heidebrink J, Giordani B, Paulson H, Hampstead BM. Evaluation of the Uniform Data Set version 3 teleneuropsychological measures. J Int Neuropsychol Soc. 2024 Feb;30(2):183-193. doi: 10.1017/S1355617723000383. Epub 2023 Jun 27. PMID: 37366070; PMCID: PMC10751395.</w:t>
      </w:r>
    </w:p>
    <w:p w14:paraId="3E4B3E6D" w14:textId="77777777" w:rsidR="00F934DC" w:rsidRDefault="00F934DC">
      <w:pPr>
        <w:pStyle w:val="CommentText"/>
        <w:rPr>
          <w:rFonts w:ascii="Segoe UI" w:hAnsi="Segoe UI" w:cs="Segoe UI"/>
          <w:color w:val="212121"/>
          <w:shd w:val="clear" w:color="auto" w:fill="FFFFFF"/>
        </w:rPr>
      </w:pPr>
    </w:p>
    <w:p w14:paraId="201105F5" w14:textId="6E9EB854" w:rsidR="00F934DC" w:rsidRDefault="00F934DC">
      <w:pPr>
        <w:pStyle w:val="CommentText"/>
      </w:pPr>
      <w:r>
        <w:rPr>
          <w:rFonts w:ascii="Segoe UI" w:hAnsi="Segoe UI" w:cs="Segoe UI"/>
          <w:color w:val="212121"/>
          <w:shd w:val="clear" w:color="auto" w:fill="FFFFFF"/>
        </w:rPr>
        <w:t>Sachs BC, Latham LA, Bateman JR, Cleveland MJ, Espeland MA, Fischer E, Gaussoin SA, Leng I, Rapp SR, Rogers S, Shappell HM, Williams BJ, Yang M, Craft S. Feasibility of Remote Administration of the Uniform Data Set-Version 3 for Assessment of Older Adults With Mild Cognitive Impairment and Alzheimer's Disease. Arch Clin Neuropsychol. 2024 Jan 30:acae001. doi: 10.1093/arclin/acae001. Epub ahead of print. PMID: 38291734.</w:t>
      </w:r>
    </w:p>
    <w:p w14:paraId="57E055FB" w14:textId="2029F464" w:rsidR="00F934DC" w:rsidRDefault="00F934DC">
      <w:pPr>
        <w:pStyle w:val="CommentText"/>
      </w:pPr>
    </w:p>
    <w:p w14:paraId="04915B13" w14:textId="5BA0A8ED" w:rsidR="00F934DC" w:rsidRDefault="00F934DC">
      <w:pPr>
        <w:pStyle w:val="CommentText"/>
      </w:pPr>
      <w:r>
        <w:t xml:space="preserve">A nuance here that we may, or may not, want to get into. A lot of the dementia comes from the DQ, which was always done remotely (I think) with a proxy. </w:t>
      </w:r>
      <w:r w:rsidR="000E18FD">
        <w:t>So that part didn’t really ever</w:t>
      </w:r>
      <w:r>
        <w:t xml:space="preserve"> change </w:t>
      </w:r>
    </w:p>
  </w:comment>
  <w:comment w:id="294" w:author="Steve Rapp" w:date="2024-05-31T10:43:00Z" w:initials="SR">
    <w:p w14:paraId="3A65B847" w14:textId="77777777" w:rsidR="00731329" w:rsidRDefault="00731329" w:rsidP="009766E3">
      <w:r>
        <w:rPr>
          <w:rStyle w:val="CommentReference"/>
        </w:rPr>
        <w:annotationRef/>
      </w:r>
      <w:r>
        <w:rPr>
          <w:color w:val="000000"/>
          <w:sz w:val="20"/>
          <w:szCs w:val="20"/>
        </w:rPr>
        <w:t>Why is this a limitation other than it limits generalizability to these populations?</w:t>
      </w:r>
    </w:p>
  </w:comment>
  <w:comment w:id="295" w:author="Steve Rapp" w:date="2024-05-15T11:48:00Z" w:initials="SR">
    <w:p w14:paraId="7E8B193C" w14:textId="0A6CC63B" w:rsidR="00CB40E4" w:rsidRDefault="00CB40E4" w:rsidP="004D307D">
      <w:r>
        <w:rPr>
          <w:rStyle w:val="CommentReference"/>
        </w:rPr>
        <w:annotationRef/>
      </w:r>
      <w:r>
        <w:rPr>
          <w:color w:val="000000"/>
          <w:sz w:val="20"/>
          <w:szCs w:val="20"/>
        </w:rPr>
        <w:t xml:space="preserve">I think this is the first mention of MoCA. May need to add text in Methods if you want to keep. </w:t>
      </w:r>
    </w:p>
  </w:comment>
  <w:comment w:id="298" w:author="Steve Rapp" w:date="2024-05-31T10:45:00Z" w:initials="SR">
    <w:p w14:paraId="46D296C6" w14:textId="77777777" w:rsidR="00731329" w:rsidRDefault="00731329" w:rsidP="00355B10">
      <w:r>
        <w:rPr>
          <w:rStyle w:val="CommentReference"/>
        </w:rPr>
        <w:annotationRef/>
      </w:r>
      <w:r>
        <w:rPr>
          <w:color w:val="000000"/>
          <w:sz w:val="20"/>
          <w:szCs w:val="20"/>
        </w:rPr>
        <w:t xml:space="preserve">I don’t think we need to list this as a limitation. </w:t>
      </w:r>
    </w:p>
  </w:comment>
  <w:comment w:id="323" w:author="Nicholas M. Pajewski" w:date="2024-05-11T20:53:00Z" w:initials="NMP">
    <w:p w14:paraId="0A0081BB" w14:textId="62D397DC" w:rsidR="00F934DC" w:rsidRDefault="00F934DC">
      <w:pPr>
        <w:pStyle w:val="CommentText"/>
      </w:pPr>
      <w:r>
        <w:rPr>
          <w:rStyle w:val="CommentReference"/>
        </w:rPr>
        <w:annotationRef/>
      </w:r>
      <w:r>
        <w:t xml:space="preserve">Good to have, but think this is a supplemental table. </w:t>
      </w:r>
    </w:p>
    <w:p w14:paraId="6C257EA0" w14:textId="677F9599" w:rsidR="00F934DC" w:rsidRDefault="00F934DC">
      <w:pPr>
        <w:pStyle w:val="CommentText"/>
      </w:pPr>
    </w:p>
    <w:p w14:paraId="249AFEC0" w14:textId="25BDE46E" w:rsidR="00F934DC" w:rsidRDefault="00F934DC">
      <w:pPr>
        <w:pStyle w:val="CommentText"/>
      </w:pPr>
      <w:r>
        <w:t>If we going to discuss trial “phases</w:t>
      </w:r>
      <w:r w:rsidR="00D43BD0">
        <w:t xml:space="preserve">”, make sure this aligns with the SPRINT timeline figure. See the one I added below for the supplemental. Just want to be consistent with our labels. </w:t>
      </w:r>
      <w:r>
        <w:t xml:space="preserve"> </w:t>
      </w:r>
    </w:p>
  </w:comment>
  <w:comment w:id="324" w:author="Steve Rapp" w:date="2024-05-15T11:52:00Z" w:initials="SR">
    <w:p w14:paraId="25441729" w14:textId="77777777" w:rsidR="00BC74F5" w:rsidRDefault="00BC74F5" w:rsidP="00766761">
      <w:r>
        <w:rPr>
          <w:rStyle w:val="CommentReference"/>
        </w:rPr>
        <w:annotationRef/>
      </w:r>
      <w:r>
        <w:rPr>
          <w:color w:val="000000"/>
          <w:sz w:val="20"/>
          <w:szCs w:val="20"/>
        </w:rPr>
        <w:t>These acronyms need to be described in text</w:t>
      </w:r>
    </w:p>
  </w:comment>
  <w:comment w:id="347" w:author="Nicholas M. Pajewski" w:date="2024-05-11T21:29:00Z" w:initials="NMP">
    <w:p w14:paraId="13FB9620" w14:textId="735484BF" w:rsidR="00F934DC" w:rsidRDefault="00F934DC">
      <w:pPr>
        <w:pStyle w:val="CommentText"/>
      </w:pPr>
      <w:r>
        <w:rPr>
          <w:rStyle w:val="CommentReference"/>
        </w:rPr>
        <w:annotationRef/>
      </w:r>
      <w:r>
        <w:t>Fix digits, I think JAMA is 2 unless &lt;0.01, then 3</w:t>
      </w:r>
    </w:p>
  </w:comment>
  <w:comment w:id="359" w:author="Nicholas M. Pajewski" w:date="2024-05-11T20:51:00Z" w:initials="NMP">
    <w:p w14:paraId="3DBC0999" w14:textId="77777777" w:rsidR="00F934DC" w:rsidRDefault="00F934DC">
      <w:pPr>
        <w:pStyle w:val="CommentText"/>
      </w:pPr>
      <w:r>
        <w:rPr>
          <w:rStyle w:val="CommentReference"/>
        </w:rPr>
        <w:annotationRef/>
      </w:r>
      <w:r>
        <w:t>Please let Byron or me redraw these figures in R so they don’t look shitty!</w:t>
      </w:r>
    </w:p>
    <w:p w14:paraId="1855927C" w14:textId="77777777" w:rsidR="00F934DC" w:rsidRDefault="00F934DC">
      <w:pPr>
        <w:pStyle w:val="CommentText"/>
      </w:pPr>
    </w:p>
    <w:p w14:paraId="15A1F40F" w14:textId="208132F6" w:rsidR="00F934DC" w:rsidRDefault="00F934DC">
      <w:pPr>
        <w:pStyle w:val="CommentText"/>
      </w:pPr>
      <w:r>
        <w:t xml:space="preserve">I very much like the plots we’ve done in the NDI mortality and kidney failure paper that color the background by trial phases (example copied below). I think we should do that here. </w:t>
      </w:r>
    </w:p>
  </w:comment>
  <w:comment w:id="382" w:author="Nicholas M. Pajewski" w:date="2024-05-13T09:30:00Z" w:initials="NMP">
    <w:p w14:paraId="22A574CD" w14:textId="43498BAD" w:rsidR="00D43BD0" w:rsidRDefault="00D43BD0">
      <w:pPr>
        <w:pStyle w:val="CommentText"/>
      </w:pPr>
      <w:r>
        <w:rPr>
          <w:rStyle w:val="CommentReference"/>
        </w:rPr>
        <w:annotationRef/>
      </w:r>
      <w:r>
        <w:t xml:space="preserve">See what you think of this. Can provide R code if any changes need to be made. </w:t>
      </w:r>
    </w:p>
  </w:comment>
  <w:comment w:id="383" w:author="Steve Rapp" w:date="2024-05-15T11:54:00Z" w:initials="SR">
    <w:p w14:paraId="0A2B91DF" w14:textId="77777777" w:rsidR="00BC74F5" w:rsidRDefault="00BC74F5" w:rsidP="008202FF">
      <w:r>
        <w:rPr>
          <w:rStyle w:val="CommentReference"/>
        </w:rPr>
        <w:annotationRef/>
      </w:r>
      <w:r>
        <w:rPr>
          <w:color w:val="000000"/>
          <w:sz w:val="20"/>
          <w:szCs w:val="20"/>
        </w:rPr>
        <w:t>Missing ‘SM2023’ which is referred to in tables. Study phases should be clearly described in text</w:t>
      </w:r>
    </w:p>
  </w:comment>
  <w:comment w:id="417" w:author="Nicholas M. Pajewski" w:date="2024-05-13T09:33:00Z" w:initials="NMP">
    <w:p w14:paraId="0C31CEEA" w14:textId="2DBB47F8" w:rsidR="00D43BD0" w:rsidRDefault="00D43BD0">
      <w:pPr>
        <w:pStyle w:val="CommentText"/>
      </w:pPr>
      <w:r>
        <w:rPr>
          <w:rStyle w:val="CommentReference"/>
        </w:rPr>
        <w:annotationRef/>
      </w:r>
      <w:r>
        <w:t xml:space="preserve">Diagram from the SPRINT MIND paper below. If you can just draw out (even on paper), how we need to modify, change counts, etc, I can easily re-draw in R. </w:t>
      </w:r>
    </w:p>
  </w:comment>
  <w:comment w:id="428" w:author="Nicholas M. Pajewski" w:date="2024-05-12T06:59:00Z" w:initials="NMP">
    <w:p w14:paraId="24D8A0DD" w14:textId="0D739E0C" w:rsidR="005A671D" w:rsidRDefault="005A671D">
      <w:pPr>
        <w:pStyle w:val="CommentText"/>
      </w:pPr>
      <w:r>
        <w:rPr>
          <w:rStyle w:val="CommentReference"/>
        </w:rPr>
        <w:annotationRef/>
      </w:r>
      <w:r>
        <w:t xml:space="preserve">I’d try to combine all of these figures into a 4-panel figure. Then I’d probably take the results embedded in the figures and make a combined table out of them.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A43DC8" w15:done="0"/>
  <w15:commentEx w15:paraId="76DC5144" w15:paraIdParent="79A43DC8" w15:done="0"/>
  <w15:commentEx w15:paraId="78A396AC" w15:done="0"/>
  <w15:commentEx w15:paraId="2A5889AB" w15:done="0"/>
  <w15:commentEx w15:paraId="68529ACE" w15:paraIdParent="2A5889AB" w15:done="0"/>
  <w15:commentEx w15:paraId="445E246E" w15:done="0"/>
  <w15:commentEx w15:paraId="12CC902B" w15:paraIdParent="445E246E" w15:done="0"/>
  <w15:commentEx w15:paraId="5401B30F" w15:paraIdParent="445E246E" w15:done="0"/>
  <w15:commentEx w15:paraId="37227D02" w15:paraIdParent="445E246E" w15:done="0"/>
  <w15:commentEx w15:paraId="7D989A6E" w15:paraIdParent="445E246E" w15:done="0"/>
  <w15:commentEx w15:paraId="70429241" w15:done="0"/>
  <w15:commentEx w15:paraId="1315B5A5" w15:paraIdParent="70429241" w15:done="0"/>
  <w15:commentEx w15:paraId="44C85F9A" w15:done="0"/>
  <w15:commentEx w15:paraId="1769E43B" w15:paraIdParent="44C85F9A" w15:done="0"/>
  <w15:commentEx w15:paraId="1D2531AB" w15:paraIdParent="44C85F9A" w15:done="0"/>
  <w15:commentEx w15:paraId="1DFFB2C6" w15:done="0"/>
  <w15:commentEx w15:paraId="408ABB90" w15:paraIdParent="1DFFB2C6" w15:done="0"/>
  <w15:commentEx w15:paraId="31B07841" w15:paraIdParent="1DFFB2C6" w15:done="0"/>
  <w15:commentEx w15:paraId="402F3F85" w15:done="0"/>
  <w15:commentEx w15:paraId="17BAE959" w15:done="0"/>
  <w15:commentEx w15:paraId="2A703751" w15:done="0"/>
  <w15:commentEx w15:paraId="772FEFB8" w15:done="0"/>
  <w15:commentEx w15:paraId="10092B7A" w15:done="0"/>
  <w15:commentEx w15:paraId="722BD755" w15:done="0"/>
  <w15:commentEx w15:paraId="18B94B69" w15:done="0"/>
  <w15:commentEx w15:paraId="287A3215" w15:done="0"/>
  <w15:commentEx w15:paraId="71014E66" w15:done="0"/>
  <w15:commentEx w15:paraId="2019BA98" w15:paraIdParent="71014E66" w15:done="0"/>
  <w15:commentEx w15:paraId="593DF355" w15:done="0"/>
  <w15:commentEx w15:paraId="20EC8499" w15:done="0"/>
  <w15:commentEx w15:paraId="6C8EBB43" w15:done="0"/>
  <w15:commentEx w15:paraId="3A4B09AA" w15:done="0"/>
  <w15:commentEx w15:paraId="1956A73B" w15:done="0"/>
  <w15:commentEx w15:paraId="3AC5CF42" w15:done="0"/>
  <w15:commentEx w15:paraId="245DAEB6" w15:done="0"/>
  <w15:commentEx w15:paraId="5D14141B" w15:done="0"/>
  <w15:commentEx w15:paraId="561381CF" w15:paraIdParent="5D14141B" w15:done="0"/>
  <w15:commentEx w15:paraId="02F0C752" w15:done="0"/>
  <w15:commentEx w15:paraId="256D58DA" w15:done="0"/>
  <w15:commentEx w15:paraId="3D1B34EA" w15:done="0"/>
  <w15:commentEx w15:paraId="7389C67B" w15:done="0"/>
  <w15:commentEx w15:paraId="50D577C7" w15:done="0"/>
  <w15:commentEx w15:paraId="600E8C48" w15:paraIdParent="50D577C7" w15:done="0"/>
  <w15:commentEx w15:paraId="5E9A0770" w15:paraIdParent="50D577C7" w15:done="0"/>
  <w15:commentEx w15:paraId="5B8E1802" w15:done="0"/>
  <w15:commentEx w15:paraId="4A618257" w15:done="0"/>
  <w15:commentEx w15:paraId="7B0BD6D6" w15:done="0"/>
  <w15:commentEx w15:paraId="619759ED" w15:done="0"/>
  <w15:commentEx w15:paraId="67BE7ABE" w15:done="0"/>
  <w15:commentEx w15:paraId="04915B13" w15:done="0"/>
  <w15:commentEx w15:paraId="3A65B847" w15:done="0"/>
  <w15:commentEx w15:paraId="7E8B193C" w15:done="0"/>
  <w15:commentEx w15:paraId="46D296C6" w15:done="0"/>
  <w15:commentEx w15:paraId="249AFEC0" w15:done="0"/>
  <w15:commentEx w15:paraId="25441729" w15:done="0"/>
  <w15:commentEx w15:paraId="13FB9620" w15:done="0"/>
  <w15:commentEx w15:paraId="15A1F40F" w15:done="0"/>
  <w15:commentEx w15:paraId="22A574CD" w15:done="0"/>
  <w15:commentEx w15:paraId="0A2B91DF" w15:paraIdParent="22A574CD" w15:done="0"/>
  <w15:commentEx w15:paraId="0C31CEEA" w15:done="0"/>
  <w15:commentEx w15:paraId="24D8A0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E2F8D4" w16cex:dateUtc="2024-05-15T15:56:00Z"/>
  <w16cex:commentExtensible w16cex:durableId="2A9B0025" w16cex:dateUtc="2024-05-16T14:58:00Z"/>
  <w16cex:commentExtensible w16cex:durableId="34B1F69B" w16cex:dateUtc="2024-05-28T17:34:00Z"/>
  <w16cex:commentExtensible w16cex:durableId="0C894FA4" w16cex:dateUtc="2024-05-16T15:03:00Z"/>
  <w16cex:commentExtensible w16cex:durableId="1651845D" w16cex:dateUtc="2024-05-28T17:41:00Z"/>
  <w16cex:commentExtensible w16cex:durableId="081C32DF" w16cex:dateUtc="2024-05-31T19:27:00Z"/>
  <w16cex:commentExtensible w16cex:durableId="7B91A497" w16cex:dateUtc="2024-05-31T19:29:00Z"/>
  <w16cex:commentExtensible w16cex:durableId="48D4385D" w16cex:dateUtc="2024-05-16T15:09:00Z"/>
  <w16cex:commentExtensible w16cex:durableId="184E7817" w16cex:dateUtc="2024-05-28T17:45:00Z"/>
  <w16cex:commentExtensible w16cex:durableId="034816DC" w16cex:dateUtc="2024-05-28T17:58:00Z"/>
  <w16cex:commentExtensible w16cex:durableId="00360888" w16cex:dateUtc="2024-05-31T19:31:00Z"/>
  <w16cex:commentExtensible w16cex:durableId="454F9CB1" w16cex:dateUtc="2024-05-15T14:44:00Z"/>
  <w16cex:commentExtensible w16cex:durableId="5DEC6AFF" w16cex:dateUtc="2024-05-16T19:00:00Z"/>
  <w16cex:commentExtensible w16cex:durableId="1E37D2A3" w16cex:dateUtc="2024-05-30T19:50:00Z"/>
  <w16cex:commentExtensible w16cex:durableId="5BCD42A1" w16cex:dateUtc="2024-05-30T19:51:00Z"/>
  <w16cex:commentExtensible w16cex:durableId="68772163" w16cex:dateUtc="2024-05-16T15:32:00Z"/>
  <w16cex:commentExtensible w16cex:durableId="61C25BD4" w16cex:dateUtc="2024-05-31T19:43:00Z"/>
  <w16cex:commentExtensible w16cex:durableId="76A5C5FB" w16cex:dateUtc="2024-05-16T15:40:00Z"/>
  <w16cex:commentExtensible w16cex:durableId="549F28F0" w16cex:dateUtc="2024-05-28T18:15:00Z"/>
  <w16cex:commentExtensible w16cex:durableId="6017CB67" w16cex:dateUtc="2024-05-30T15:36:00Z"/>
  <w16cex:commentExtensible w16cex:durableId="198F13D8" w16cex:dateUtc="2024-05-15T15:15:00Z"/>
  <w16cex:commentExtensible w16cex:durableId="124ABF6F" w16cex:dateUtc="2024-05-31T19:49:00Z"/>
  <w16cex:commentExtensible w16cex:durableId="3E46C24E" w16cex:dateUtc="2024-05-31T19:53:00Z"/>
  <w16cex:commentExtensible w16cex:durableId="1C4677A2" w16cex:dateUtc="2024-05-31T19:52:00Z"/>
  <w16cex:commentExtensible w16cex:durableId="4E31EE85" w16cex:dateUtc="2024-05-15T15:51:00Z"/>
  <w16cex:commentExtensible w16cex:durableId="40F4D089" w16cex:dateUtc="2024-05-31T19:55:00Z"/>
  <w16cex:commentExtensible w16cex:durableId="7D57098A" w16cex:dateUtc="2024-05-28T18:16:00Z"/>
  <w16cex:commentExtensible w16cex:durableId="3692B0AE" w16cex:dateUtc="2024-05-31T13:58:00Z"/>
  <w16cex:commentExtensible w16cex:durableId="4CF79D19" w16cex:dateUtc="2024-05-28T18:17:00Z"/>
  <w16cex:commentExtensible w16cex:durableId="0557B019" w16cex:dateUtc="2024-05-31T14:04:00Z"/>
  <w16cex:commentExtensible w16cex:durableId="500BEEFF" w16cex:dateUtc="2024-05-31T14:01:00Z"/>
  <w16cex:commentExtensible w16cex:durableId="6EC4489C" w16cex:dateUtc="2024-05-28T18:19:00Z"/>
  <w16cex:commentExtensible w16cex:durableId="77FCA1E1" w16cex:dateUtc="2024-05-31T14:06:00Z"/>
  <w16cex:commentExtensible w16cex:durableId="032F1B1C" w16cex:dateUtc="2024-05-15T15:45:00Z"/>
  <w16cex:commentExtensible w16cex:durableId="033E283B" w16cex:dateUtc="2024-05-15T15:44:00Z"/>
  <w16cex:commentExtensible w16cex:durableId="136A9C11" w16cex:dateUtc="2024-05-31T14:43:00Z"/>
  <w16cex:commentExtensible w16cex:durableId="575C3F98" w16cex:dateUtc="2024-05-15T15:48:00Z"/>
  <w16cex:commentExtensible w16cex:durableId="313A23B8" w16cex:dateUtc="2024-05-31T14:45:00Z"/>
  <w16cex:commentExtensible w16cex:durableId="7C9F676E" w16cex:dateUtc="2024-05-15T15:52:00Z"/>
  <w16cex:commentExtensible w16cex:durableId="45F3452F" w16cex:dateUtc="2024-05-15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A43DC8" w16cid:durableId="26E2F8D4"/>
  <w16cid:commentId w16cid:paraId="76DC5144" w16cid:durableId="2A9B0025"/>
  <w16cid:commentId w16cid:paraId="78A396AC" w16cid:durableId="2D25EE9A"/>
  <w16cid:commentId w16cid:paraId="2A5889AB" w16cid:durableId="008E0AF2"/>
  <w16cid:commentId w16cid:paraId="68529ACE" w16cid:durableId="34B1F69B"/>
  <w16cid:commentId w16cid:paraId="445E246E" w16cid:durableId="5B660ED2"/>
  <w16cid:commentId w16cid:paraId="12CC902B" w16cid:durableId="0C894FA4"/>
  <w16cid:commentId w16cid:paraId="5401B30F" w16cid:durableId="1651845D"/>
  <w16cid:commentId w16cid:paraId="37227D02" w16cid:durableId="081C32DF"/>
  <w16cid:commentId w16cid:paraId="7D989A6E" w16cid:durableId="7B91A497"/>
  <w16cid:commentId w16cid:paraId="70429241" w16cid:durableId="48D4385D"/>
  <w16cid:commentId w16cid:paraId="1315B5A5" w16cid:durableId="184E7817"/>
  <w16cid:commentId w16cid:paraId="44C85F9A" w16cid:durableId="7A7BE8DF"/>
  <w16cid:commentId w16cid:paraId="1769E43B" w16cid:durableId="034816DC"/>
  <w16cid:commentId w16cid:paraId="1D2531AB" w16cid:durableId="00360888"/>
  <w16cid:commentId w16cid:paraId="1DFFB2C6" w16cid:durableId="454F9CB1"/>
  <w16cid:commentId w16cid:paraId="408ABB90" w16cid:durableId="5DEC6AFF"/>
  <w16cid:commentId w16cid:paraId="31B07841" w16cid:durableId="1E37D2A3"/>
  <w16cid:commentId w16cid:paraId="402F3F85" w16cid:durableId="5BCD42A1"/>
  <w16cid:commentId w16cid:paraId="17BAE959" w16cid:durableId="189C68B1"/>
  <w16cid:commentId w16cid:paraId="2A703751" w16cid:durableId="0C2DD9DC"/>
  <w16cid:commentId w16cid:paraId="772FEFB8" w16cid:durableId="68772163"/>
  <w16cid:commentId w16cid:paraId="10092B7A" w16cid:durableId="61C25BD4"/>
  <w16cid:commentId w16cid:paraId="722BD755" w16cid:durableId="1EE22771"/>
  <w16cid:commentId w16cid:paraId="18B94B69" w16cid:durableId="146ACFB2"/>
  <w16cid:commentId w16cid:paraId="287A3215" w16cid:durableId="76A5C5FB"/>
  <w16cid:commentId w16cid:paraId="71014E66" w16cid:durableId="16BD01BA"/>
  <w16cid:commentId w16cid:paraId="2019BA98" w16cid:durableId="549F28F0"/>
  <w16cid:commentId w16cid:paraId="593DF355" w16cid:durableId="6017CB67"/>
  <w16cid:commentId w16cid:paraId="20EC8499" w16cid:durableId="198F13D8"/>
  <w16cid:commentId w16cid:paraId="6C8EBB43" w16cid:durableId="124ABF6F"/>
  <w16cid:commentId w16cid:paraId="3A4B09AA" w16cid:durableId="3E46C24E"/>
  <w16cid:commentId w16cid:paraId="1956A73B" w16cid:durableId="1C4677A2"/>
  <w16cid:commentId w16cid:paraId="3AC5CF42" w16cid:durableId="4E31EE85"/>
  <w16cid:commentId w16cid:paraId="245DAEB6" w16cid:durableId="40F4D089"/>
  <w16cid:commentId w16cid:paraId="5D14141B" w16cid:durableId="2DD01DFC"/>
  <w16cid:commentId w16cid:paraId="561381CF" w16cid:durableId="7D57098A"/>
  <w16cid:commentId w16cid:paraId="02F0C752" w16cid:durableId="3692B0AE"/>
  <w16cid:commentId w16cid:paraId="256D58DA" w16cid:durableId="4CF79D19"/>
  <w16cid:commentId w16cid:paraId="3D1B34EA" w16cid:durableId="0557B019"/>
  <w16cid:commentId w16cid:paraId="7389C67B" w16cid:durableId="500BEEFF"/>
  <w16cid:commentId w16cid:paraId="50D577C7" w16cid:durableId="10D12BCD"/>
  <w16cid:commentId w16cid:paraId="600E8C48" w16cid:durableId="6EC4489C"/>
  <w16cid:commentId w16cid:paraId="5E9A0770" w16cid:durableId="77FCA1E1"/>
  <w16cid:commentId w16cid:paraId="5B8E1802" w16cid:durableId="2A2C51EB"/>
  <w16cid:commentId w16cid:paraId="4A618257" w16cid:durableId="1452DA51"/>
  <w16cid:commentId w16cid:paraId="7B0BD6D6" w16cid:durableId="036DD571"/>
  <w16cid:commentId w16cid:paraId="619759ED" w16cid:durableId="032F1B1C"/>
  <w16cid:commentId w16cid:paraId="67BE7ABE" w16cid:durableId="033E283B"/>
  <w16cid:commentId w16cid:paraId="04915B13" w16cid:durableId="1708A2C3"/>
  <w16cid:commentId w16cid:paraId="3A65B847" w16cid:durableId="136A9C11"/>
  <w16cid:commentId w16cid:paraId="7E8B193C" w16cid:durableId="575C3F98"/>
  <w16cid:commentId w16cid:paraId="46D296C6" w16cid:durableId="313A23B8"/>
  <w16cid:commentId w16cid:paraId="249AFEC0" w16cid:durableId="64CC8EB4"/>
  <w16cid:commentId w16cid:paraId="25441729" w16cid:durableId="7C9F676E"/>
  <w16cid:commentId w16cid:paraId="13FB9620" w16cid:durableId="075D217A"/>
  <w16cid:commentId w16cid:paraId="15A1F40F" w16cid:durableId="503B224B"/>
  <w16cid:commentId w16cid:paraId="22A574CD" w16cid:durableId="05BDBCEF"/>
  <w16cid:commentId w16cid:paraId="0A2B91DF" w16cid:durableId="45F3452F"/>
  <w16cid:commentId w16cid:paraId="0C31CEEA" w16cid:durableId="02405EC4"/>
  <w16cid:commentId w16cid:paraId="24D8A0DD" w16cid:durableId="46A8CC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CE554" w14:textId="77777777" w:rsidR="00F87802" w:rsidRDefault="00F87802" w:rsidP="00B46A73">
      <w:r>
        <w:separator/>
      </w:r>
    </w:p>
  </w:endnote>
  <w:endnote w:type="continuationSeparator" w:id="0">
    <w:p w14:paraId="481A0131" w14:textId="77777777" w:rsidR="00F87802" w:rsidRDefault="00F87802" w:rsidP="00B4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17088"/>
      <w:docPartObj>
        <w:docPartGallery w:val="Page Numbers (Bottom of Page)"/>
        <w:docPartUnique/>
      </w:docPartObj>
    </w:sdtPr>
    <w:sdtEndPr>
      <w:rPr>
        <w:noProof/>
      </w:rPr>
    </w:sdtEndPr>
    <w:sdtContent>
      <w:p w14:paraId="4553501D" w14:textId="2594CECB" w:rsidR="00F934DC" w:rsidRDefault="00F934DC">
        <w:pPr>
          <w:pStyle w:val="Footer"/>
          <w:jc w:val="right"/>
        </w:pPr>
        <w:r>
          <w:fldChar w:fldCharType="begin"/>
        </w:r>
        <w:r>
          <w:instrText xml:space="preserve"> PAGE   \* MERGEFORMAT </w:instrText>
        </w:r>
        <w:r>
          <w:fldChar w:fldCharType="separate"/>
        </w:r>
        <w:r w:rsidR="00D43BD0">
          <w:rPr>
            <w:noProof/>
          </w:rPr>
          <w:t>21</w:t>
        </w:r>
        <w:r>
          <w:rPr>
            <w:noProof/>
          </w:rPr>
          <w:fldChar w:fldCharType="end"/>
        </w:r>
      </w:p>
    </w:sdtContent>
  </w:sdt>
  <w:p w14:paraId="797037F4" w14:textId="77777777" w:rsidR="00F934DC" w:rsidRDefault="00F93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67712" w14:textId="77777777" w:rsidR="00F87802" w:rsidRDefault="00F87802" w:rsidP="00B46A73">
      <w:r>
        <w:separator/>
      </w:r>
    </w:p>
  </w:footnote>
  <w:footnote w:type="continuationSeparator" w:id="0">
    <w:p w14:paraId="7369A7FA" w14:textId="77777777" w:rsidR="00F87802" w:rsidRDefault="00F87802" w:rsidP="00B46A7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Rapp">
    <w15:presenceInfo w15:providerId="AD" w15:userId="S::srapp@wakehealth.edu::a58481eb-32e9-4895-be24-1a52a295bf87"/>
  </w15:person>
  <w15:person w15:author="Byron C Jaeger">
    <w15:presenceInfo w15:providerId="AD" w15:userId="S::bjaeger@wakehealth.edu::85c6e26b-50b9-4776-9e89-c10c0e62609c"/>
  </w15:person>
  <w15:person w15:author="Nicholas M. Pajewski">
    <w15:presenceInfo w15:providerId="AD" w15:userId="S-1-5-21-1134720642-1542789574-19223665-176652"/>
  </w15:person>
  <w15:person w15:author="David M. Reboussin">
    <w15:presenceInfo w15:providerId="AD" w15:userId="S::drebouss@wakehealth.edu::f1cd6e92-2339-42be-af25-e0558f3557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rxsdfrnefwwte29fnpaw0i5dx2s9r0p22z&quot;&gt;SM2020 Primary&lt;record-ids&gt;&lt;item&gt;4&lt;/item&gt;&lt;item&gt;6&lt;/item&gt;&lt;item&gt;7&lt;/item&gt;&lt;item&gt;8&lt;/item&gt;&lt;item&gt;9&lt;/item&gt;&lt;item&gt;10&lt;/item&gt;&lt;item&gt;13&lt;/item&gt;&lt;item&gt;32&lt;/item&gt;&lt;item&gt;80&lt;/item&gt;&lt;item&gt;89&lt;/item&gt;&lt;item&gt;94&lt;/item&gt;&lt;item&gt;95&lt;/item&gt;&lt;item&gt;106&lt;/item&gt;&lt;item&gt;113&lt;/item&gt;&lt;item&gt;115&lt;/item&gt;&lt;item&gt;118&lt;/item&gt;&lt;item&gt;121&lt;/item&gt;&lt;item&gt;124&lt;/item&gt;&lt;item&gt;13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record-ids&gt;&lt;/item&gt;&lt;/Libraries&gt;"/>
  </w:docVars>
  <w:rsids>
    <w:rsidRoot w:val="00AF759D"/>
    <w:rsid w:val="0003057C"/>
    <w:rsid w:val="00033308"/>
    <w:rsid w:val="00041E3F"/>
    <w:rsid w:val="000645F1"/>
    <w:rsid w:val="000649C6"/>
    <w:rsid w:val="0008670A"/>
    <w:rsid w:val="000A004F"/>
    <w:rsid w:val="000A2D34"/>
    <w:rsid w:val="000A4A3C"/>
    <w:rsid w:val="000A6C1A"/>
    <w:rsid w:val="000A7E66"/>
    <w:rsid w:val="000C3967"/>
    <w:rsid w:val="000E18FD"/>
    <w:rsid w:val="0013266C"/>
    <w:rsid w:val="0013360D"/>
    <w:rsid w:val="001616EE"/>
    <w:rsid w:val="001636A1"/>
    <w:rsid w:val="00175191"/>
    <w:rsid w:val="001A6E20"/>
    <w:rsid w:val="001E5FFB"/>
    <w:rsid w:val="001F14CA"/>
    <w:rsid w:val="001F4935"/>
    <w:rsid w:val="00210E60"/>
    <w:rsid w:val="00225E13"/>
    <w:rsid w:val="002270AC"/>
    <w:rsid w:val="00235138"/>
    <w:rsid w:val="00243F87"/>
    <w:rsid w:val="002F5F7F"/>
    <w:rsid w:val="003205C5"/>
    <w:rsid w:val="00320D73"/>
    <w:rsid w:val="003242A7"/>
    <w:rsid w:val="0035649C"/>
    <w:rsid w:val="003803C8"/>
    <w:rsid w:val="0038106B"/>
    <w:rsid w:val="003A2442"/>
    <w:rsid w:val="003A7321"/>
    <w:rsid w:val="003B16B1"/>
    <w:rsid w:val="003D1E7C"/>
    <w:rsid w:val="003E1EEE"/>
    <w:rsid w:val="003F5BF5"/>
    <w:rsid w:val="00405768"/>
    <w:rsid w:val="00407D9F"/>
    <w:rsid w:val="00412D0C"/>
    <w:rsid w:val="00423042"/>
    <w:rsid w:val="00441DCC"/>
    <w:rsid w:val="00472899"/>
    <w:rsid w:val="004825B7"/>
    <w:rsid w:val="004A5A2C"/>
    <w:rsid w:val="004F5E58"/>
    <w:rsid w:val="004F5FDF"/>
    <w:rsid w:val="00510282"/>
    <w:rsid w:val="00543F8C"/>
    <w:rsid w:val="00551E49"/>
    <w:rsid w:val="00572107"/>
    <w:rsid w:val="00573D7A"/>
    <w:rsid w:val="00585261"/>
    <w:rsid w:val="00592BC6"/>
    <w:rsid w:val="005A2E3A"/>
    <w:rsid w:val="005A671D"/>
    <w:rsid w:val="005A7AD6"/>
    <w:rsid w:val="005A7D7F"/>
    <w:rsid w:val="005D2B68"/>
    <w:rsid w:val="00646CE4"/>
    <w:rsid w:val="00672195"/>
    <w:rsid w:val="00697478"/>
    <w:rsid w:val="006A1797"/>
    <w:rsid w:val="006A439F"/>
    <w:rsid w:val="006B27D1"/>
    <w:rsid w:val="006C0F05"/>
    <w:rsid w:val="006E67A6"/>
    <w:rsid w:val="006F2EE5"/>
    <w:rsid w:val="006F7754"/>
    <w:rsid w:val="00724B71"/>
    <w:rsid w:val="00725BED"/>
    <w:rsid w:val="0073047C"/>
    <w:rsid w:val="00731329"/>
    <w:rsid w:val="0073520F"/>
    <w:rsid w:val="0074421D"/>
    <w:rsid w:val="00753D48"/>
    <w:rsid w:val="007557B4"/>
    <w:rsid w:val="00765462"/>
    <w:rsid w:val="00765DB6"/>
    <w:rsid w:val="0077245A"/>
    <w:rsid w:val="00782441"/>
    <w:rsid w:val="00785E24"/>
    <w:rsid w:val="007C58D3"/>
    <w:rsid w:val="007C6A43"/>
    <w:rsid w:val="007E44D3"/>
    <w:rsid w:val="007F001F"/>
    <w:rsid w:val="008000D7"/>
    <w:rsid w:val="008004B0"/>
    <w:rsid w:val="008416ED"/>
    <w:rsid w:val="00841E5B"/>
    <w:rsid w:val="00843355"/>
    <w:rsid w:val="008575E6"/>
    <w:rsid w:val="00882AE9"/>
    <w:rsid w:val="00886473"/>
    <w:rsid w:val="00897F85"/>
    <w:rsid w:val="008B447C"/>
    <w:rsid w:val="008B549F"/>
    <w:rsid w:val="008F1DC9"/>
    <w:rsid w:val="00924DEE"/>
    <w:rsid w:val="00942E2C"/>
    <w:rsid w:val="00961E6B"/>
    <w:rsid w:val="009C671D"/>
    <w:rsid w:val="009F0E5D"/>
    <w:rsid w:val="009F151C"/>
    <w:rsid w:val="00A33CDF"/>
    <w:rsid w:val="00A36F30"/>
    <w:rsid w:val="00A37544"/>
    <w:rsid w:val="00A960AD"/>
    <w:rsid w:val="00AE7785"/>
    <w:rsid w:val="00AF5127"/>
    <w:rsid w:val="00AF759D"/>
    <w:rsid w:val="00B028B6"/>
    <w:rsid w:val="00B100F4"/>
    <w:rsid w:val="00B26CF8"/>
    <w:rsid w:val="00B32075"/>
    <w:rsid w:val="00B3430E"/>
    <w:rsid w:val="00B41F54"/>
    <w:rsid w:val="00B444EF"/>
    <w:rsid w:val="00B46A73"/>
    <w:rsid w:val="00B60F00"/>
    <w:rsid w:val="00B61848"/>
    <w:rsid w:val="00B66911"/>
    <w:rsid w:val="00B67490"/>
    <w:rsid w:val="00B76752"/>
    <w:rsid w:val="00B90267"/>
    <w:rsid w:val="00B90371"/>
    <w:rsid w:val="00B907B3"/>
    <w:rsid w:val="00B93CA3"/>
    <w:rsid w:val="00B97BEF"/>
    <w:rsid w:val="00BA509D"/>
    <w:rsid w:val="00BA6B20"/>
    <w:rsid w:val="00BC74F5"/>
    <w:rsid w:val="00BD4C36"/>
    <w:rsid w:val="00BE5634"/>
    <w:rsid w:val="00BE64B9"/>
    <w:rsid w:val="00BF13FF"/>
    <w:rsid w:val="00C043E4"/>
    <w:rsid w:val="00C22B49"/>
    <w:rsid w:val="00C2620C"/>
    <w:rsid w:val="00C344A1"/>
    <w:rsid w:val="00C35D6C"/>
    <w:rsid w:val="00C70097"/>
    <w:rsid w:val="00C921DF"/>
    <w:rsid w:val="00CB40E4"/>
    <w:rsid w:val="00CC199D"/>
    <w:rsid w:val="00CC6600"/>
    <w:rsid w:val="00CD2B24"/>
    <w:rsid w:val="00CD6C7C"/>
    <w:rsid w:val="00D01B74"/>
    <w:rsid w:val="00D06A95"/>
    <w:rsid w:val="00D06D27"/>
    <w:rsid w:val="00D315AB"/>
    <w:rsid w:val="00D34AAB"/>
    <w:rsid w:val="00D43BD0"/>
    <w:rsid w:val="00D44335"/>
    <w:rsid w:val="00D479E7"/>
    <w:rsid w:val="00D5779A"/>
    <w:rsid w:val="00D62B13"/>
    <w:rsid w:val="00DA69D1"/>
    <w:rsid w:val="00DB193B"/>
    <w:rsid w:val="00DC481D"/>
    <w:rsid w:val="00DD3C37"/>
    <w:rsid w:val="00E013F2"/>
    <w:rsid w:val="00E146AE"/>
    <w:rsid w:val="00E15ED6"/>
    <w:rsid w:val="00E25512"/>
    <w:rsid w:val="00E44046"/>
    <w:rsid w:val="00E7150B"/>
    <w:rsid w:val="00E803C6"/>
    <w:rsid w:val="00EB3671"/>
    <w:rsid w:val="00EC71EF"/>
    <w:rsid w:val="00ED1269"/>
    <w:rsid w:val="00F00516"/>
    <w:rsid w:val="00F0429E"/>
    <w:rsid w:val="00F06BA4"/>
    <w:rsid w:val="00F336A7"/>
    <w:rsid w:val="00F4239F"/>
    <w:rsid w:val="00F57C1B"/>
    <w:rsid w:val="00F61E40"/>
    <w:rsid w:val="00F75532"/>
    <w:rsid w:val="00F87802"/>
    <w:rsid w:val="00F87C57"/>
    <w:rsid w:val="00F934DC"/>
    <w:rsid w:val="00F9430D"/>
    <w:rsid w:val="00FA28FC"/>
    <w:rsid w:val="00FE2149"/>
    <w:rsid w:val="00FE498A"/>
    <w:rsid w:val="00FF4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5333E"/>
  <w15:chartTrackingRefBased/>
  <w15:docId w15:val="{3D2818AE-5008-4960-B063-74F0E44D9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75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5138"/>
    <w:rPr>
      <w:sz w:val="16"/>
      <w:szCs w:val="16"/>
    </w:rPr>
  </w:style>
  <w:style w:type="paragraph" w:styleId="CommentText">
    <w:name w:val="annotation text"/>
    <w:basedOn w:val="Normal"/>
    <w:link w:val="CommentTextChar"/>
    <w:uiPriority w:val="99"/>
    <w:unhideWhenUsed/>
    <w:rsid w:val="00235138"/>
    <w:rPr>
      <w:sz w:val="20"/>
      <w:szCs w:val="20"/>
    </w:rPr>
  </w:style>
  <w:style w:type="character" w:customStyle="1" w:styleId="CommentTextChar">
    <w:name w:val="Comment Text Char"/>
    <w:basedOn w:val="DefaultParagraphFont"/>
    <w:link w:val="CommentText"/>
    <w:uiPriority w:val="99"/>
    <w:rsid w:val="00235138"/>
    <w:rPr>
      <w:sz w:val="20"/>
      <w:szCs w:val="20"/>
    </w:rPr>
  </w:style>
  <w:style w:type="paragraph" w:styleId="CommentSubject">
    <w:name w:val="annotation subject"/>
    <w:basedOn w:val="CommentText"/>
    <w:next w:val="CommentText"/>
    <w:link w:val="CommentSubjectChar"/>
    <w:uiPriority w:val="99"/>
    <w:semiHidden/>
    <w:unhideWhenUsed/>
    <w:rsid w:val="00235138"/>
    <w:rPr>
      <w:b/>
      <w:bCs/>
    </w:rPr>
  </w:style>
  <w:style w:type="character" w:customStyle="1" w:styleId="CommentSubjectChar">
    <w:name w:val="Comment Subject Char"/>
    <w:basedOn w:val="CommentTextChar"/>
    <w:link w:val="CommentSubject"/>
    <w:uiPriority w:val="99"/>
    <w:semiHidden/>
    <w:rsid w:val="00235138"/>
    <w:rPr>
      <w:b/>
      <w:bCs/>
      <w:sz w:val="20"/>
      <w:szCs w:val="20"/>
    </w:rPr>
  </w:style>
  <w:style w:type="paragraph" w:styleId="Header">
    <w:name w:val="header"/>
    <w:basedOn w:val="Normal"/>
    <w:link w:val="HeaderChar"/>
    <w:uiPriority w:val="99"/>
    <w:unhideWhenUsed/>
    <w:rsid w:val="00B46A73"/>
    <w:pPr>
      <w:tabs>
        <w:tab w:val="center" w:pos="4680"/>
        <w:tab w:val="right" w:pos="9360"/>
      </w:tabs>
    </w:pPr>
  </w:style>
  <w:style w:type="character" w:customStyle="1" w:styleId="HeaderChar">
    <w:name w:val="Header Char"/>
    <w:basedOn w:val="DefaultParagraphFont"/>
    <w:link w:val="Header"/>
    <w:uiPriority w:val="99"/>
    <w:rsid w:val="00B46A73"/>
  </w:style>
  <w:style w:type="paragraph" w:styleId="Footer">
    <w:name w:val="footer"/>
    <w:basedOn w:val="Normal"/>
    <w:link w:val="FooterChar"/>
    <w:uiPriority w:val="99"/>
    <w:unhideWhenUsed/>
    <w:rsid w:val="00B46A73"/>
    <w:pPr>
      <w:tabs>
        <w:tab w:val="center" w:pos="4680"/>
        <w:tab w:val="right" w:pos="9360"/>
      </w:tabs>
    </w:pPr>
  </w:style>
  <w:style w:type="character" w:customStyle="1" w:styleId="FooterChar">
    <w:name w:val="Footer Char"/>
    <w:basedOn w:val="DefaultParagraphFont"/>
    <w:link w:val="Footer"/>
    <w:uiPriority w:val="99"/>
    <w:rsid w:val="00B46A73"/>
  </w:style>
  <w:style w:type="character" w:styleId="Hyperlink">
    <w:name w:val="Hyperlink"/>
    <w:basedOn w:val="DefaultParagraphFont"/>
    <w:uiPriority w:val="99"/>
    <w:unhideWhenUsed/>
    <w:rsid w:val="000A4A3C"/>
    <w:rPr>
      <w:color w:val="0563C1" w:themeColor="hyperlink"/>
      <w:u w:val="single"/>
    </w:rPr>
  </w:style>
  <w:style w:type="character" w:customStyle="1" w:styleId="UnresolvedMention1">
    <w:name w:val="Unresolved Mention1"/>
    <w:basedOn w:val="DefaultParagraphFont"/>
    <w:uiPriority w:val="99"/>
    <w:semiHidden/>
    <w:unhideWhenUsed/>
    <w:rsid w:val="000A4A3C"/>
    <w:rPr>
      <w:color w:val="605E5C"/>
      <w:shd w:val="clear" w:color="auto" w:fill="E1DFDD"/>
    </w:rPr>
  </w:style>
  <w:style w:type="paragraph" w:styleId="Revision">
    <w:name w:val="Revision"/>
    <w:hidden/>
    <w:uiPriority w:val="99"/>
    <w:semiHidden/>
    <w:rsid w:val="0073047C"/>
  </w:style>
  <w:style w:type="paragraph" w:customStyle="1" w:styleId="EndNoteBibliographyTitle">
    <w:name w:val="EndNote Bibliography Title"/>
    <w:basedOn w:val="Normal"/>
    <w:link w:val="EndNoteBibliographyTitleChar"/>
    <w:rsid w:val="0008670A"/>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8670A"/>
    <w:rPr>
      <w:rFonts w:ascii="Calibri" w:hAnsi="Calibri" w:cs="Calibri"/>
      <w:noProof/>
    </w:rPr>
  </w:style>
  <w:style w:type="paragraph" w:customStyle="1" w:styleId="EndNoteBibliography">
    <w:name w:val="EndNote Bibliography"/>
    <w:basedOn w:val="Normal"/>
    <w:link w:val="EndNoteBibliographyChar"/>
    <w:rsid w:val="0008670A"/>
    <w:rPr>
      <w:rFonts w:ascii="Calibri" w:hAnsi="Calibri" w:cs="Calibri"/>
      <w:noProof/>
    </w:rPr>
  </w:style>
  <w:style w:type="character" w:customStyle="1" w:styleId="EndNoteBibliographyChar">
    <w:name w:val="EndNote Bibliography Char"/>
    <w:basedOn w:val="DefaultParagraphFont"/>
    <w:link w:val="EndNoteBibliography"/>
    <w:rsid w:val="0008670A"/>
    <w:rPr>
      <w:rFonts w:ascii="Calibri" w:hAnsi="Calibri" w:cs="Calibri"/>
      <w:noProof/>
    </w:rPr>
  </w:style>
  <w:style w:type="character" w:styleId="FollowedHyperlink">
    <w:name w:val="FollowedHyperlink"/>
    <w:basedOn w:val="DefaultParagraphFont"/>
    <w:uiPriority w:val="99"/>
    <w:semiHidden/>
    <w:unhideWhenUsed/>
    <w:rsid w:val="00F87C57"/>
    <w:rPr>
      <w:color w:val="954F72" w:themeColor="followedHyperlink"/>
      <w:u w:val="single"/>
    </w:rPr>
  </w:style>
  <w:style w:type="paragraph" w:styleId="BalloonText">
    <w:name w:val="Balloon Text"/>
    <w:basedOn w:val="Normal"/>
    <w:link w:val="BalloonTextChar"/>
    <w:uiPriority w:val="99"/>
    <w:semiHidden/>
    <w:unhideWhenUsed/>
    <w:rsid w:val="008575E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5E6"/>
    <w:rPr>
      <w:rFonts w:ascii="Segoe UI" w:hAnsi="Segoe UI" w:cs="Segoe UI"/>
      <w:sz w:val="18"/>
      <w:szCs w:val="18"/>
    </w:rPr>
  </w:style>
  <w:style w:type="paragraph" w:styleId="NormalWeb">
    <w:name w:val="Normal (Web)"/>
    <w:basedOn w:val="Normal"/>
    <w:uiPriority w:val="99"/>
    <w:semiHidden/>
    <w:unhideWhenUsed/>
    <w:rsid w:val="00E44046"/>
    <w:pPr>
      <w:spacing w:before="100" w:beforeAutospacing="1" w:after="100" w:afterAutospacing="1"/>
    </w:pPr>
    <w:rPr>
      <w:rFonts w:ascii="Times New Roman" w:eastAsia="Times New Roman" w:hAnsi="Times New Roman" w:cs="Times New Roman"/>
      <w:kern w:val="0"/>
      <w:sz w:val="24"/>
      <w:szCs w:val="24"/>
      <w14:ligatures w14:val="none"/>
    </w:rPr>
  </w:style>
  <w:style w:type="paragraph" w:styleId="BodyText">
    <w:name w:val="Body Text"/>
    <w:basedOn w:val="Normal"/>
    <w:link w:val="BodyTextChar"/>
    <w:qFormat/>
    <w:rsid w:val="00B67490"/>
    <w:pPr>
      <w:spacing w:before="180" w:after="180" w:line="480" w:lineRule="auto"/>
    </w:pPr>
    <w:rPr>
      <w:rFonts w:ascii="Times New Roman" w:hAnsi="Times New Roman"/>
      <w:kern w:val="0"/>
      <w:sz w:val="24"/>
      <w:szCs w:val="24"/>
      <w14:ligatures w14:val="none"/>
    </w:rPr>
  </w:style>
  <w:style w:type="character" w:customStyle="1" w:styleId="BodyTextChar">
    <w:name w:val="Body Text Char"/>
    <w:basedOn w:val="DefaultParagraphFont"/>
    <w:link w:val="BodyText"/>
    <w:rsid w:val="00B67490"/>
    <w:rPr>
      <w:rFonts w:ascii="Times New Roman" w:hAnsi="Times New Roman"/>
      <w:kern w:val="0"/>
      <w:sz w:val="24"/>
      <w:szCs w:val="24"/>
      <w14:ligatures w14:val="none"/>
    </w:rPr>
  </w:style>
  <w:style w:type="paragraph" w:customStyle="1" w:styleId="FirstParagraph">
    <w:name w:val="First Paragraph"/>
    <w:basedOn w:val="BodyText"/>
    <w:next w:val="BodyText"/>
    <w:qFormat/>
    <w:rsid w:val="00B67490"/>
  </w:style>
  <w:style w:type="paragraph" w:customStyle="1" w:styleId="Default">
    <w:name w:val="Default"/>
    <w:rsid w:val="00B67490"/>
    <w:pPr>
      <w:autoSpaceDE w:val="0"/>
      <w:autoSpaceDN w:val="0"/>
      <w:adjustRightInd w:val="0"/>
    </w:pPr>
    <w:rPr>
      <w:rFonts w:ascii="Times New Roman" w:hAnsi="Times New Roman" w:cs="Times New Roman"/>
      <w:color w:val="000000"/>
      <w:kern w:val="0"/>
      <w:sz w:val="24"/>
      <w:szCs w:val="24"/>
      <w14:ligatures w14:val="none"/>
    </w:rPr>
  </w:style>
  <w:style w:type="character" w:styleId="UnresolvedMention">
    <w:name w:val="Unresolved Mention"/>
    <w:basedOn w:val="DefaultParagraphFont"/>
    <w:uiPriority w:val="99"/>
    <w:semiHidden/>
    <w:unhideWhenUsed/>
    <w:rsid w:val="008416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9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ncbi.nlm.nih.gov/pubmed/28102550"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8.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cran.r-project.org/web/packages/survival/"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0234c57-7d03-43b8-990c-8b8c0af2e5f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CA7CEE908B94541A5870D06CE8C2C08" ma:contentTypeVersion="15" ma:contentTypeDescription="Create a new document." ma:contentTypeScope="" ma:versionID="56e101e1864eb41406f14f81a16c399a">
  <xsd:schema xmlns:xsd="http://www.w3.org/2001/XMLSchema" xmlns:xs="http://www.w3.org/2001/XMLSchema" xmlns:p="http://schemas.microsoft.com/office/2006/metadata/properties" xmlns:ns3="20234c57-7d03-43b8-990c-8b8c0af2e5fd" xmlns:ns4="0df5dff8-924c-4e90-8b0d-3dd4d5946a22" targetNamespace="http://schemas.microsoft.com/office/2006/metadata/properties" ma:root="true" ma:fieldsID="a638d2e62cbd8221b97d8dffbcae16a0" ns3:_="" ns4:_="">
    <xsd:import namespace="20234c57-7d03-43b8-990c-8b8c0af2e5fd"/>
    <xsd:import namespace="0df5dff8-924c-4e90-8b0d-3dd4d5946a2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34c57-7d03-43b8-990c-8b8c0af2e5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df5dff8-924c-4e90-8b0d-3dd4d5946a2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862A12-C042-401F-80A0-5C3DB61CE779}">
  <ds:schemaRefs>
    <ds:schemaRef ds:uri="http://schemas.microsoft.com/sharepoint/v3/contenttype/forms"/>
  </ds:schemaRefs>
</ds:datastoreItem>
</file>

<file path=customXml/itemProps2.xml><?xml version="1.0" encoding="utf-8"?>
<ds:datastoreItem xmlns:ds="http://schemas.openxmlformats.org/officeDocument/2006/customXml" ds:itemID="{A40B1C4E-D1CD-48E9-947A-02DF95F55FFA}">
  <ds:schemaRefs>
    <ds:schemaRef ds:uri="http://schemas.microsoft.com/office/2006/metadata/properties"/>
    <ds:schemaRef ds:uri="http://schemas.microsoft.com/office/infopath/2007/PartnerControls"/>
    <ds:schemaRef ds:uri="20234c57-7d03-43b8-990c-8b8c0af2e5fd"/>
  </ds:schemaRefs>
</ds:datastoreItem>
</file>

<file path=customXml/itemProps3.xml><?xml version="1.0" encoding="utf-8"?>
<ds:datastoreItem xmlns:ds="http://schemas.openxmlformats.org/officeDocument/2006/customXml" ds:itemID="{770F3964-6D47-4A68-9157-FDDAC7A53CE7}">
  <ds:schemaRefs>
    <ds:schemaRef ds:uri="http://schemas.openxmlformats.org/officeDocument/2006/bibliography"/>
  </ds:schemaRefs>
</ds:datastoreItem>
</file>

<file path=customXml/itemProps4.xml><?xml version="1.0" encoding="utf-8"?>
<ds:datastoreItem xmlns:ds="http://schemas.openxmlformats.org/officeDocument/2006/customXml" ds:itemID="{881F205A-EDED-4A57-89DB-C6B3B52438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234c57-7d03-43b8-990c-8b8c0af2e5fd"/>
    <ds:schemaRef ds:uri="0df5dff8-924c-4e90-8b0d-3dd4d5946a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31</Pages>
  <Words>7278</Words>
  <Characters>41489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Wake Forest Baptist Medical Center</Company>
  <LinksUpToDate>false</LinksUpToDate>
  <CharactersWithSpaces>48670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 Reboussin</dc:creator>
  <cp:keywords/>
  <dc:description/>
  <cp:lastModifiedBy>Byron C Jaeger</cp:lastModifiedBy>
  <cp:revision>2</cp:revision>
  <cp:lastPrinted>2024-04-03T15:56:00Z</cp:lastPrinted>
  <dcterms:created xsi:type="dcterms:W3CDTF">2024-05-31T19:57:00Z</dcterms:created>
  <dcterms:modified xsi:type="dcterms:W3CDTF">2024-05-31T19:57:00Z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0x010100ACA7CEE908B94541A5870D06CE8C2C08</vt:lpwstr>
  </property>
</Properties>
</file>
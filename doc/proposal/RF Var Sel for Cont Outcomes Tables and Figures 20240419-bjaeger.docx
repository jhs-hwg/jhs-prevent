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D3AF8" w14:textId="10233C98" w:rsidR="001D209B" w:rsidRDefault="001D209B" w:rsidP="0086226E">
      <w:pPr>
        <w:spacing w:after="160" w:line="480" w:lineRule="auto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Table 1</w:t>
      </w:r>
      <w:r w:rsidR="00354985">
        <w:rPr>
          <w:rFonts w:ascii="Times New Roman" w:hAnsi="Times New Roman"/>
          <w:b/>
          <w:sz w:val="24"/>
          <w:szCs w:val="24"/>
        </w:rPr>
        <w:t xml:space="preserve"> </w:t>
      </w:r>
      <w:r w:rsidR="00354985">
        <w:rPr>
          <w:rFonts w:ascii="Times New Roman" w:hAnsi="Times New Roman"/>
          <w:sz w:val="24"/>
          <w:szCs w:val="24"/>
        </w:rPr>
        <w:t>Summary of variable selection methods for random forest regression</w:t>
      </w:r>
      <w:r w:rsidR="00330850">
        <w:rPr>
          <w:rFonts w:ascii="Times New Roman" w:hAnsi="Times New Roman"/>
          <w:sz w:val="24"/>
          <w:szCs w:val="24"/>
        </w:rPr>
        <w:t xml:space="preserve">. </w:t>
      </w:r>
      <w:ins w:id="0" w:author="Byron C Jaeger" w:date="2024-05-01T16:19:00Z">
        <w:r w:rsidR="00F12783">
          <w:rPr>
            <w:rFonts w:ascii="Times New Roman" w:hAnsi="Times New Roman"/>
            <w:sz w:val="24"/>
            <w:szCs w:val="24"/>
          </w:rPr>
          <w:t>Methods are presented i</w:t>
        </w:r>
        <w:r w:rsidR="00330850">
          <w:rPr>
            <w:rFonts w:ascii="Times New Roman" w:hAnsi="Times New Roman"/>
            <w:sz w:val="24"/>
            <w:szCs w:val="24"/>
          </w:rPr>
          <w:t xml:space="preserve">n chronological order by year of </w:t>
        </w:r>
        <w:proofErr w:type="gramStart"/>
        <w:r w:rsidR="00330850">
          <w:rPr>
            <w:rFonts w:ascii="Times New Roman" w:hAnsi="Times New Roman"/>
            <w:sz w:val="24"/>
            <w:szCs w:val="24"/>
          </w:rPr>
          <w:t>publication</w:t>
        </w:r>
      </w:ins>
      <w:proofErr w:type="gramEnd"/>
    </w:p>
    <w:tbl>
      <w:tblPr>
        <w:tblW w:w="15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8"/>
        <w:gridCol w:w="1827"/>
        <w:gridCol w:w="1806"/>
        <w:gridCol w:w="1405"/>
        <w:gridCol w:w="1855"/>
        <w:gridCol w:w="3854"/>
        <w:gridCol w:w="3425"/>
      </w:tblGrid>
      <w:tr w:rsidR="00B20DB4" w:rsidRPr="00BC1450" w14:paraId="570A4BBB" w14:textId="77777777" w:rsidTr="00CF1FD8">
        <w:trPr>
          <w:trHeight w:val="576"/>
        </w:trPr>
        <w:tc>
          <w:tcPr>
            <w:tcW w:w="1408" w:type="dxa"/>
            <w:shd w:val="clear" w:color="auto" w:fill="auto"/>
            <w:hideMark/>
          </w:tcPr>
          <w:p w14:paraId="5C2C832C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</w:rPr>
            </w:pPr>
            <w:r w:rsidRPr="00BC1450">
              <w:rPr>
                <w:rFonts w:eastAsia="Times New Roman" w:cs="Calibri"/>
                <w:b/>
                <w:bCs/>
                <w:color w:val="000000"/>
              </w:rPr>
              <w:t>Abbreviation in Paper</w:t>
            </w:r>
          </w:p>
        </w:tc>
        <w:tc>
          <w:tcPr>
            <w:tcW w:w="1827" w:type="dxa"/>
            <w:shd w:val="clear" w:color="auto" w:fill="auto"/>
            <w:hideMark/>
          </w:tcPr>
          <w:p w14:paraId="32B10454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</w:rPr>
            </w:pPr>
            <w:commentRangeStart w:id="1"/>
            <w:r w:rsidRPr="00BC1450">
              <w:rPr>
                <w:rFonts w:eastAsia="Times New Roman" w:cs="Calibri"/>
                <w:b/>
                <w:bCs/>
                <w:color w:val="000000"/>
              </w:rPr>
              <w:t>Publication</w:t>
            </w:r>
            <w:commentRangeEnd w:id="1"/>
            <w:r w:rsidR="00B02BE6">
              <w:rPr>
                <w:rStyle w:val="CommentReference"/>
              </w:rPr>
              <w:commentReference w:id="1"/>
            </w:r>
          </w:p>
        </w:tc>
        <w:tc>
          <w:tcPr>
            <w:tcW w:w="1806" w:type="dxa"/>
            <w:shd w:val="clear" w:color="auto" w:fill="auto"/>
            <w:hideMark/>
          </w:tcPr>
          <w:p w14:paraId="2C1B677A" w14:textId="77777777" w:rsidR="00B20DB4" w:rsidRDefault="00BC1450" w:rsidP="00BC145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</w:rPr>
            </w:pPr>
            <w:r w:rsidRPr="00BC1450">
              <w:rPr>
                <w:rFonts w:eastAsia="Times New Roman" w:cs="Calibri"/>
                <w:b/>
                <w:bCs/>
                <w:color w:val="000000"/>
              </w:rPr>
              <w:t>R package/</w:t>
            </w:r>
          </w:p>
          <w:p w14:paraId="4BFFE015" w14:textId="2A7380A8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</w:rPr>
            </w:pPr>
            <w:r w:rsidRPr="00BC1450">
              <w:rPr>
                <w:rFonts w:eastAsia="Times New Roman" w:cs="Calibri"/>
                <w:b/>
                <w:bCs/>
                <w:color w:val="000000"/>
              </w:rPr>
              <w:t>Implementation</w:t>
            </w:r>
          </w:p>
        </w:tc>
        <w:tc>
          <w:tcPr>
            <w:tcW w:w="1405" w:type="dxa"/>
            <w:shd w:val="clear" w:color="auto" w:fill="auto"/>
            <w:hideMark/>
          </w:tcPr>
          <w:p w14:paraId="3244701A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</w:rPr>
            </w:pPr>
            <w:commentRangeStart w:id="2"/>
            <w:r w:rsidRPr="00BC1450">
              <w:rPr>
                <w:rFonts w:eastAsia="Times New Roman" w:cs="Calibri"/>
                <w:b/>
                <w:bCs/>
                <w:color w:val="000000"/>
              </w:rPr>
              <w:t>Approach</w:t>
            </w:r>
            <w:commentRangeEnd w:id="2"/>
            <w:r w:rsidR="00635734">
              <w:rPr>
                <w:rStyle w:val="CommentReference"/>
              </w:rPr>
              <w:commentReference w:id="2"/>
            </w:r>
          </w:p>
        </w:tc>
        <w:tc>
          <w:tcPr>
            <w:tcW w:w="1855" w:type="dxa"/>
            <w:shd w:val="clear" w:color="auto" w:fill="auto"/>
            <w:hideMark/>
          </w:tcPr>
          <w:p w14:paraId="068D738F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</w:rPr>
            </w:pPr>
            <w:r w:rsidRPr="00BC1450">
              <w:rPr>
                <w:rFonts w:eastAsia="Times New Roman" w:cs="Calibri"/>
                <w:b/>
                <w:bCs/>
                <w:color w:val="000000"/>
              </w:rPr>
              <w:t>Type of forest method</w:t>
            </w:r>
          </w:p>
        </w:tc>
        <w:tc>
          <w:tcPr>
            <w:tcW w:w="3854" w:type="dxa"/>
            <w:shd w:val="clear" w:color="auto" w:fill="auto"/>
            <w:hideMark/>
          </w:tcPr>
          <w:p w14:paraId="7B96EDD1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</w:rPr>
            </w:pPr>
            <w:r w:rsidRPr="00BC1450">
              <w:rPr>
                <w:rFonts w:eastAsia="Times New Roman" w:cs="Calibri"/>
                <w:b/>
                <w:bCs/>
                <w:color w:val="000000"/>
              </w:rPr>
              <w:t>Summary</w:t>
            </w:r>
          </w:p>
        </w:tc>
        <w:tc>
          <w:tcPr>
            <w:tcW w:w="3425" w:type="dxa"/>
            <w:shd w:val="clear" w:color="auto" w:fill="auto"/>
            <w:hideMark/>
          </w:tcPr>
          <w:p w14:paraId="682E65F5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</w:rPr>
            </w:pPr>
            <w:r w:rsidRPr="00BC1450">
              <w:rPr>
                <w:rFonts w:eastAsia="Times New Roman" w:cs="Calibri"/>
                <w:b/>
                <w:bCs/>
                <w:color w:val="000000"/>
              </w:rPr>
              <w:t>Parameter Settings</w:t>
            </w:r>
          </w:p>
        </w:tc>
      </w:tr>
      <w:tr w:rsidR="00B20DB4" w:rsidRPr="00BC1450" w14:paraId="6F0AEA94" w14:textId="77777777" w:rsidTr="00CF1FD8">
        <w:trPr>
          <w:trHeight w:val="288"/>
        </w:trPr>
        <w:tc>
          <w:tcPr>
            <w:tcW w:w="1408" w:type="dxa"/>
            <w:shd w:val="clear" w:color="auto" w:fill="auto"/>
            <w:hideMark/>
          </w:tcPr>
          <w:p w14:paraId="41083C12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None</w:t>
            </w:r>
          </w:p>
        </w:tc>
        <w:tc>
          <w:tcPr>
            <w:tcW w:w="1827" w:type="dxa"/>
            <w:shd w:val="clear" w:color="auto" w:fill="auto"/>
            <w:hideMark/>
          </w:tcPr>
          <w:p w14:paraId="73F55108" w14:textId="77777777" w:rsidR="00BC1450" w:rsidRPr="00BC1450" w:rsidRDefault="00000000" w:rsidP="00BC1450">
            <w:pPr>
              <w:spacing w:after="0" w:line="240" w:lineRule="auto"/>
              <w:rPr>
                <w:rFonts w:eastAsia="Times New Roman" w:cs="Calibri"/>
                <w:color w:val="0563C1"/>
                <w:u w:val="single"/>
              </w:rPr>
            </w:pPr>
            <w:hyperlink r:id="rId8" w:anchor="R2" w:history="1">
              <w:proofErr w:type="spellStart"/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>Breiman</w:t>
              </w:r>
              <w:proofErr w:type="spellEnd"/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 xml:space="preserve"> 2001 [1]</w:t>
              </w:r>
            </w:hyperlink>
          </w:p>
        </w:tc>
        <w:tc>
          <w:tcPr>
            <w:tcW w:w="1806" w:type="dxa"/>
            <w:shd w:val="clear" w:color="auto" w:fill="auto"/>
            <w:hideMark/>
          </w:tcPr>
          <w:p w14:paraId="25329F96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i/>
                <w:iCs/>
                <w:color w:val="000000"/>
              </w:rPr>
            </w:pPr>
            <w:r w:rsidRPr="00BC1450">
              <w:rPr>
                <w:rFonts w:eastAsia="Times New Roman" w:cs="Calibri"/>
                <w:i/>
                <w:iCs/>
                <w:color w:val="000000"/>
              </w:rPr>
              <w:t>ranger</w:t>
            </w:r>
          </w:p>
        </w:tc>
        <w:tc>
          <w:tcPr>
            <w:tcW w:w="1405" w:type="dxa"/>
            <w:shd w:val="clear" w:color="auto" w:fill="auto"/>
            <w:hideMark/>
          </w:tcPr>
          <w:p w14:paraId="222104C0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N/A</w:t>
            </w:r>
          </w:p>
        </w:tc>
        <w:tc>
          <w:tcPr>
            <w:tcW w:w="1855" w:type="dxa"/>
            <w:shd w:val="clear" w:color="auto" w:fill="auto"/>
            <w:hideMark/>
          </w:tcPr>
          <w:p w14:paraId="67C0099F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Axis-based</w:t>
            </w:r>
          </w:p>
        </w:tc>
        <w:tc>
          <w:tcPr>
            <w:tcW w:w="3854" w:type="dxa"/>
            <w:shd w:val="clear" w:color="auto" w:fill="auto"/>
            <w:hideMark/>
          </w:tcPr>
          <w:p w14:paraId="4D3E0ABA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No variable selection</w:t>
            </w:r>
          </w:p>
        </w:tc>
        <w:tc>
          <w:tcPr>
            <w:tcW w:w="3425" w:type="dxa"/>
            <w:shd w:val="clear" w:color="auto" w:fill="auto"/>
            <w:hideMark/>
          </w:tcPr>
          <w:p w14:paraId="602E65F9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Default</w:t>
            </w:r>
          </w:p>
        </w:tc>
      </w:tr>
      <w:tr w:rsidR="00B20DB4" w:rsidRPr="00BC1450" w14:paraId="214E0694" w14:textId="77777777" w:rsidTr="00CF1FD8">
        <w:trPr>
          <w:trHeight w:val="890"/>
        </w:trPr>
        <w:tc>
          <w:tcPr>
            <w:tcW w:w="1408" w:type="dxa"/>
            <w:shd w:val="clear" w:color="auto" w:fill="auto"/>
            <w:hideMark/>
          </w:tcPr>
          <w:p w14:paraId="10D629E7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proofErr w:type="spellStart"/>
            <w:r w:rsidRPr="00BC1450">
              <w:rPr>
                <w:rFonts w:eastAsia="Times New Roman" w:cs="Calibri"/>
                <w:color w:val="000000"/>
              </w:rPr>
              <w:t>Svetnik</w:t>
            </w:r>
            <w:proofErr w:type="spellEnd"/>
          </w:p>
        </w:tc>
        <w:tc>
          <w:tcPr>
            <w:tcW w:w="1827" w:type="dxa"/>
            <w:shd w:val="clear" w:color="auto" w:fill="auto"/>
            <w:hideMark/>
          </w:tcPr>
          <w:p w14:paraId="03123965" w14:textId="77777777" w:rsidR="00BC1450" w:rsidRPr="00BC1450" w:rsidRDefault="00000000" w:rsidP="00BC1450">
            <w:pPr>
              <w:spacing w:after="0" w:line="240" w:lineRule="auto"/>
              <w:rPr>
                <w:rFonts w:eastAsia="Times New Roman" w:cs="Calibri"/>
                <w:color w:val="0563C1"/>
                <w:u w:val="single"/>
              </w:rPr>
            </w:pPr>
            <w:hyperlink r:id="rId9" w:anchor="R23" w:history="1">
              <w:proofErr w:type="spellStart"/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>Svetnik</w:t>
              </w:r>
              <w:proofErr w:type="spellEnd"/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 xml:space="preserve"> </w:t>
              </w:r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>2</w:t>
              </w:r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>004 [16]</w:t>
              </w:r>
            </w:hyperlink>
          </w:p>
        </w:tc>
        <w:tc>
          <w:tcPr>
            <w:tcW w:w="1806" w:type="dxa"/>
            <w:shd w:val="clear" w:color="auto" w:fill="auto"/>
            <w:hideMark/>
          </w:tcPr>
          <w:p w14:paraId="6D308D30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 xml:space="preserve">Uses </w:t>
            </w:r>
            <w:r w:rsidRPr="00BC1450">
              <w:rPr>
                <w:rFonts w:eastAsia="Times New Roman" w:cs="Calibri"/>
                <w:i/>
                <w:iCs/>
                <w:color w:val="000000"/>
              </w:rPr>
              <w:t>party</w:t>
            </w:r>
            <w:r w:rsidRPr="00BC1450">
              <w:rPr>
                <w:rFonts w:eastAsia="Times New Roman" w:cs="Calibri"/>
                <w:color w:val="000000"/>
              </w:rPr>
              <w:t xml:space="preserve">, code from </w:t>
            </w:r>
            <w:proofErr w:type="spellStart"/>
            <w:r w:rsidRPr="00BC1450">
              <w:rPr>
                <w:rFonts w:eastAsia="Times New Roman" w:cs="Calibri"/>
                <w:color w:val="000000"/>
              </w:rPr>
              <w:t>Hapfelmeier</w:t>
            </w:r>
            <w:proofErr w:type="spellEnd"/>
            <w:r w:rsidRPr="00BC1450">
              <w:rPr>
                <w:rFonts w:eastAsia="Times New Roman" w:cs="Calibri"/>
                <w:color w:val="000000"/>
              </w:rPr>
              <w:t xml:space="preserve"> [15]</w:t>
            </w:r>
          </w:p>
        </w:tc>
        <w:tc>
          <w:tcPr>
            <w:tcW w:w="1405" w:type="dxa"/>
            <w:shd w:val="clear" w:color="auto" w:fill="auto"/>
            <w:hideMark/>
          </w:tcPr>
          <w:p w14:paraId="7AA55ECD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Performance Based</w:t>
            </w:r>
          </w:p>
        </w:tc>
        <w:tc>
          <w:tcPr>
            <w:tcW w:w="1855" w:type="dxa"/>
            <w:shd w:val="clear" w:color="auto" w:fill="auto"/>
            <w:hideMark/>
          </w:tcPr>
          <w:p w14:paraId="3532D2B0" w14:textId="28DC81AF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 xml:space="preserve">Conditional Inference </w:t>
            </w:r>
            <w:del w:id="3" w:author="Byron C Jaeger" w:date="2024-05-01T18:45:00Z">
              <w:r w:rsidRPr="00BC1450" w:rsidDel="00931CAC">
                <w:rPr>
                  <w:rFonts w:eastAsia="Times New Roman" w:cs="Calibri"/>
                  <w:color w:val="000000"/>
                </w:rPr>
                <w:delText>Forest</w:delText>
              </w:r>
            </w:del>
          </w:p>
        </w:tc>
        <w:tc>
          <w:tcPr>
            <w:tcW w:w="3854" w:type="dxa"/>
            <w:shd w:val="clear" w:color="auto" w:fill="auto"/>
            <w:hideMark/>
          </w:tcPr>
          <w:p w14:paraId="79C97949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Uses backward elimination based on importance measures and k-fold validation</w:t>
            </w:r>
          </w:p>
        </w:tc>
        <w:tc>
          <w:tcPr>
            <w:tcW w:w="3425" w:type="dxa"/>
            <w:shd w:val="clear" w:color="auto" w:fill="auto"/>
            <w:hideMark/>
          </w:tcPr>
          <w:p w14:paraId="413ECD12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commentRangeStart w:id="4"/>
            <w:r w:rsidRPr="00BC1450">
              <w:rPr>
                <w:rFonts w:eastAsia="Times New Roman" w:cs="Calibri"/>
                <w:color w:val="000000"/>
              </w:rPr>
              <w:t># trees=100, # folds=5, # repetitions=20</w:t>
            </w:r>
            <w:commentRangeEnd w:id="4"/>
            <w:r w:rsidR="00C91F02">
              <w:rPr>
                <w:rStyle w:val="CommentReference"/>
              </w:rPr>
              <w:commentReference w:id="4"/>
            </w:r>
          </w:p>
        </w:tc>
      </w:tr>
      <w:tr w:rsidR="00B20DB4" w:rsidRPr="00BC1450" w14:paraId="582D5B31" w14:textId="77777777" w:rsidTr="00CF1FD8">
        <w:trPr>
          <w:trHeight w:val="890"/>
        </w:trPr>
        <w:tc>
          <w:tcPr>
            <w:tcW w:w="1408" w:type="dxa"/>
            <w:shd w:val="clear" w:color="auto" w:fill="auto"/>
            <w:hideMark/>
          </w:tcPr>
          <w:p w14:paraId="495F29D7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Jiang</w:t>
            </w:r>
          </w:p>
        </w:tc>
        <w:tc>
          <w:tcPr>
            <w:tcW w:w="1827" w:type="dxa"/>
            <w:shd w:val="clear" w:color="auto" w:fill="auto"/>
            <w:hideMark/>
          </w:tcPr>
          <w:p w14:paraId="62D50148" w14:textId="77777777" w:rsidR="00BC1450" w:rsidRPr="00BC1450" w:rsidRDefault="00000000" w:rsidP="00BC1450">
            <w:pPr>
              <w:spacing w:after="0" w:line="240" w:lineRule="auto"/>
              <w:rPr>
                <w:rFonts w:eastAsia="Times New Roman" w:cs="Calibri"/>
                <w:color w:val="0563C1"/>
                <w:u w:val="single"/>
              </w:rPr>
            </w:pPr>
            <w:hyperlink r:id="rId10" w:anchor="R17" w:history="1"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>Jiang 2004 [17]</w:t>
              </w:r>
            </w:hyperlink>
          </w:p>
        </w:tc>
        <w:tc>
          <w:tcPr>
            <w:tcW w:w="1806" w:type="dxa"/>
            <w:shd w:val="clear" w:color="auto" w:fill="auto"/>
            <w:hideMark/>
          </w:tcPr>
          <w:p w14:paraId="209F21BE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 xml:space="preserve">Uses </w:t>
            </w:r>
            <w:r w:rsidRPr="00BC1450">
              <w:rPr>
                <w:rFonts w:eastAsia="Times New Roman" w:cs="Calibri"/>
                <w:i/>
                <w:iCs/>
                <w:color w:val="000000"/>
              </w:rPr>
              <w:t>party</w:t>
            </w:r>
            <w:r w:rsidRPr="00BC1450">
              <w:rPr>
                <w:rFonts w:eastAsia="Times New Roman" w:cs="Calibri"/>
                <w:color w:val="000000"/>
              </w:rPr>
              <w:t xml:space="preserve">, code from </w:t>
            </w:r>
            <w:proofErr w:type="spellStart"/>
            <w:r w:rsidRPr="00BC1450">
              <w:rPr>
                <w:rFonts w:eastAsia="Times New Roman" w:cs="Calibri"/>
                <w:color w:val="000000"/>
              </w:rPr>
              <w:t>Hapfelmeier</w:t>
            </w:r>
            <w:proofErr w:type="spellEnd"/>
            <w:r w:rsidRPr="00BC1450">
              <w:rPr>
                <w:rFonts w:eastAsia="Times New Roman" w:cs="Calibri"/>
                <w:color w:val="000000"/>
              </w:rPr>
              <w:t xml:space="preserve"> [15]</w:t>
            </w:r>
          </w:p>
        </w:tc>
        <w:tc>
          <w:tcPr>
            <w:tcW w:w="1405" w:type="dxa"/>
            <w:shd w:val="clear" w:color="auto" w:fill="auto"/>
            <w:hideMark/>
          </w:tcPr>
          <w:p w14:paraId="13DE2FCC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Performance Based</w:t>
            </w:r>
          </w:p>
        </w:tc>
        <w:tc>
          <w:tcPr>
            <w:tcW w:w="1855" w:type="dxa"/>
            <w:shd w:val="clear" w:color="auto" w:fill="auto"/>
            <w:hideMark/>
          </w:tcPr>
          <w:p w14:paraId="4DDC5A4F" w14:textId="768CBAE6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 xml:space="preserve">Conditional Inference </w:t>
            </w:r>
            <w:del w:id="5" w:author="Byron C Jaeger" w:date="2024-05-01T18:45:00Z">
              <w:r w:rsidRPr="00BC1450" w:rsidDel="00931CAC">
                <w:rPr>
                  <w:rFonts w:eastAsia="Times New Roman" w:cs="Calibri"/>
                  <w:color w:val="000000"/>
                </w:rPr>
                <w:delText>Forest</w:delText>
              </w:r>
            </w:del>
          </w:p>
        </w:tc>
        <w:tc>
          <w:tcPr>
            <w:tcW w:w="3854" w:type="dxa"/>
            <w:shd w:val="clear" w:color="auto" w:fill="auto"/>
            <w:hideMark/>
          </w:tcPr>
          <w:p w14:paraId="19816131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commentRangeStart w:id="6"/>
            <w:r w:rsidRPr="00BC1450">
              <w:rPr>
                <w:rFonts w:eastAsia="Times New Roman" w:cs="Calibri"/>
                <w:color w:val="000000"/>
              </w:rPr>
              <w:t xml:space="preserve">Similar to </w:t>
            </w:r>
            <w:proofErr w:type="spellStart"/>
            <w:r w:rsidRPr="00BC1450">
              <w:rPr>
                <w:rFonts w:eastAsia="Times New Roman" w:cs="Calibri"/>
                <w:color w:val="000000"/>
              </w:rPr>
              <w:t>Svetnik</w:t>
            </w:r>
            <w:proofErr w:type="spellEnd"/>
            <w:r w:rsidRPr="00BC1450">
              <w:rPr>
                <w:rFonts w:eastAsia="Times New Roman" w:cs="Calibri"/>
                <w:color w:val="000000"/>
              </w:rPr>
              <w:t xml:space="preserve"> but provides mechanism to prevent overfitting</w:t>
            </w:r>
            <w:commentRangeEnd w:id="6"/>
            <w:r w:rsidR="00931CAC">
              <w:rPr>
                <w:rStyle w:val="CommentReference"/>
              </w:rPr>
              <w:commentReference w:id="6"/>
            </w:r>
          </w:p>
        </w:tc>
        <w:tc>
          <w:tcPr>
            <w:tcW w:w="3425" w:type="dxa"/>
            <w:shd w:val="clear" w:color="auto" w:fill="auto"/>
            <w:hideMark/>
          </w:tcPr>
          <w:p w14:paraId="137A5C23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commentRangeStart w:id="7"/>
            <w:r w:rsidRPr="00BC1450">
              <w:rPr>
                <w:rFonts w:eastAsia="Times New Roman" w:cs="Calibri"/>
                <w:color w:val="000000"/>
              </w:rPr>
              <w:t># trees=500, # Standard Error Rule = minimum</w:t>
            </w:r>
            <w:commentRangeEnd w:id="7"/>
            <w:r w:rsidR="00C91F02">
              <w:rPr>
                <w:rStyle w:val="CommentReference"/>
              </w:rPr>
              <w:commentReference w:id="7"/>
            </w:r>
          </w:p>
        </w:tc>
      </w:tr>
      <w:tr w:rsidR="00B20DB4" w:rsidRPr="00BC1450" w14:paraId="0CE38146" w14:textId="77777777" w:rsidTr="00CF1FD8">
        <w:trPr>
          <w:trHeight w:val="1205"/>
        </w:trPr>
        <w:tc>
          <w:tcPr>
            <w:tcW w:w="1408" w:type="dxa"/>
            <w:shd w:val="clear" w:color="auto" w:fill="auto"/>
            <w:hideMark/>
          </w:tcPr>
          <w:p w14:paraId="5F1054A5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Caret</w:t>
            </w:r>
          </w:p>
        </w:tc>
        <w:tc>
          <w:tcPr>
            <w:tcW w:w="1827" w:type="dxa"/>
            <w:shd w:val="clear" w:color="auto" w:fill="auto"/>
            <w:hideMark/>
          </w:tcPr>
          <w:p w14:paraId="108C22B9" w14:textId="77777777" w:rsidR="00BC1450" w:rsidRPr="00BC1450" w:rsidRDefault="00000000" w:rsidP="00BC1450">
            <w:pPr>
              <w:spacing w:after="0" w:line="240" w:lineRule="auto"/>
              <w:rPr>
                <w:rFonts w:eastAsia="Times New Roman" w:cs="Calibri"/>
                <w:color w:val="0563C1"/>
                <w:u w:val="single"/>
              </w:rPr>
            </w:pPr>
            <w:hyperlink r:id="rId11" w:anchor="R18" w:history="1"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>Kuhn 2008 [8]</w:t>
              </w:r>
            </w:hyperlink>
          </w:p>
        </w:tc>
        <w:tc>
          <w:tcPr>
            <w:tcW w:w="1806" w:type="dxa"/>
            <w:shd w:val="clear" w:color="auto" w:fill="auto"/>
            <w:hideMark/>
          </w:tcPr>
          <w:p w14:paraId="6B1CD272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i/>
                <w:iCs/>
                <w:color w:val="000000"/>
              </w:rPr>
            </w:pPr>
            <w:r w:rsidRPr="00BC1450">
              <w:rPr>
                <w:rFonts w:eastAsia="Times New Roman" w:cs="Calibri"/>
                <w:i/>
                <w:iCs/>
                <w:color w:val="000000"/>
              </w:rPr>
              <w:t>caret</w:t>
            </w:r>
          </w:p>
        </w:tc>
        <w:tc>
          <w:tcPr>
            <w:tcW w:w="1405" w:type="dxa"/>
            <w:shd w:val="clear" w:color="auto" w:fill="auto"/>
            <w:hideMark/>
          </w:tcPr>
          <w:p w14:paraId="4BC244F1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Performance Based</w:t>
            </w:r>
          </w:p>
        </w:tc>
        <w:tc>
          <w:tcPr>
            <w:tcW w:w="1855" w:type="dxa"/>
            <w:shd w:val="clear" w:color="auto" w:fill="auto"/>
            <w:hideMark/>
          </w:tcPr>
          <w:p w14:paraId="76DBB02F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Axis-based</w:t>
            </w:r>
          </w:p>
        </w:tc>
        <w:tc>
          <w:tcPr>
            <w:tcW w:w="3854" w:type="dxa"/>
            <w:shd w:val="clear" w:color="auto" w:fill="auto"/>
            <w:hideMark/>
          </w:tcPr>
          <w:p w14:paraId="6502E4B9" w14:textId="4FE0AB84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Uses recursive feature elimination,</w:t>
            </w:r>
            <w:ins w:id="8" w:author="Byron C Jaeger" w:date="2024-05-01T18:56:00Z">
              <w:r w:rsidR="00931CAC">
                <w:rPr>
                  <w:rFonts w:eastAsia="Times New Roman" w:cs="Calibri"/>
                  <w:color w:val="000000"/>
                  <w:vertAlign w:val="superscript"/>
                </w:rPr>
                <w:t>1</w:t>
              </w:r>
            </w:ins>
            <w:r w:rsidRPr="00BC1450">
              <w:rPr>
                <w:rFonts w:eastAsia="Times New Roman" w:cs="Calibri"/>
                <w:color w:val="000000"/>
              </w:rPr>
              <w:t xml:space="preserve"> </w:t>
            </w:r>
            <w:proofErr w:type="gramStart"/>
            <w:r w:rsidRPr="00BC1450">
              <w:rPr>
                <w:rFonts w:eastAsia="Times New Roman" w:cs="Calibri"/>
                <w:color w:val="000000"/>
              </w:rPr>
              <w:t>criteria</w:t>
            </w:r>
            <w:proofErr w:type="gramEnd"/>
            <w:r w:rsidRPr="00BC1450">
              <w:rPr>
                <w:rFonts w:eastAsia="Times New Roman" w:cs="Calibri"/>
                <w:color w:val="000000"/>
              </w:rPr>
              <w:t xml:space="preserve"> to remove variables based on maintaining similar error rate to full model</w:t>
            </w:r>
          </w:p>
        </w:tc>
        <w:tc>
          <w:tcPr>
            <w:tcW w:w="3425" w:type="dxa"/>
            <w:shd w:val="clear" w:color="auto" w:fill="auto"/>
            <w:hideMark/>
          </w:tcPr>
          <w:p w14:paraId="3B0D6B8B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Default</w:t>
            </w:r>
          </w:p>
        </w:tc>
      </w:tr>
      <w:tr w:rsidR="00B20DB4" w:rsidRPr="00BC1450" w14:paraId="31271BF4" w14:textId="77777777" w:rsidTr="00CF1FD8">
        <w:trPr>
          <w:trHeight w:val="665"/>
        </w:trPr>
        <w:tc>
          <w:tcPr>
            <w:tcW w:w="1408" w:type="dxa"/>
            <w:shd w:val="clear" w:color="auto" w:fill="auto"/>
            <w:hideMark/>
          </w:tcPr>
          <w:p w14:paraId="0EE322BD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Altmann</w:t>
            </w:r>
          </w:p>
        </w:tc>
        <w:tc>
          <w:tcPr>
            <w:tcW w:w="1827" w:type="dxa"/>
            <w:shd w:val="clear" w:color="auto" w:fill="auto"/>
            <w:hideMark/>
          </w:tcPr>
          <w:p w14:paraId="3AB86B00" w14:textId="77777777" w:rsidR="00BC1450" w:rsidRPr="00BC1450" w:rsidRDefault="00000000" w:rsidP="00BC1450">
            <w:pPr>
              <w:spacing w:after="0" w:line="240" w:lineRule="auto"/>
              <w:rPr>
                <w:rFonts w:eastAsia="Times New Roman" w:cs="Calibri"/>
                <w:color w:val="0563C1"/>
                <w:u w:val="single"/>
              </w:rPr>
            </w:pPr>
            <w:hyperlink r:id="rId12" w:anchor="R1" w:history="1"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>Altmann 2010 [18]</w:t>
              </w:r>
            </w:hyperlink>
          </w:p>
        </w:tc>
        <w:tc>
          <w:tcPr>
            <w:tcW w:w="1806" w:type="dxa"/>
            <w:shd w:val="clear" w:color="auto" w:fill="auto"/>
            <w:hideMark/>
          </w:tcPr>
          <w:p w14:paraId="4FEDBDA2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i/>
                <w:iCs/>
                <w:color w:val="000000"/>
              </w:rPr>
            </w:pPr>
            <w:r w:rsidRPr="00BC1450">
              <w:rPr>
                <w:rFonts w:eastAsia="Times New Roman" w:cs="Calibri"/>
                <w:i/>
                <w:iCs/>
                <w:color w:val="000000"/>
              </w:rPr>
              <w:t>vita</w:t>
            </w:r>
          </w:p>
        </w:tc>
        <w:tc>
          <w:tcPr>
            <w:tcW w:w="1405" w:type="dxa"/>
            <w:shd w:val="clear" w:color="auto" w:fill="auto"/>
            <w:hideMark/>
          </w:tcPr>
          <w:p w14:paraId="6E90D97F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Test Based</w:t>
            </w:r>
          </w:p>
        </w:tc>
        <w:tc>
          <w:tcPr>
            <w:tcW w:w="1855" w:type="dxa"/>
            <w:shd w:val="clear" w:color="auto" w:fill="auto"/>
            <w:hideMark/>
          </w:tcPr>
          <w:p w14:paraId="45F4E1AF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Axis-based</w:t>
            </w:r>
          </w:p>
        </w:tc>
        <w:tc>
          <w:tcPr>
            <w:tcW w:w="3854" w:type="dxa"/>
            <w:shd w:val="clear" w:color="auto" w:fill="auto"/>
            <w:hideMark/>
          </w:tcPr>
          <w:p w14:paraId="5E82DCDA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Based on a parametric test of repeated permutations of importance measures</w:t>
            </w:r>
          </w:p>
        </w:tc>
        <w:tc>
          <w:tcPr>
            <w:tcW w:w="3425" w:type="dxa"/>
            <w:shd w:val="clear" w:color="auto" w:fill="auto"/>
            <w:hideMark/>
          </w:tcPr>
          <w:p w14:paraId="5D5F6EB6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Default</w:t>
            </w:r>
          </w:p>
        </w:tc>
      </w:tr>
      <w:tr w:rsidR="00B20DB4" w:rsidRPr="00BC1450" w14:paraId="3FA76B89" w14:textId="77777777" w:rsidTr="00CF1FD8">
        <w:trPr>
          <w:trHeight w:val="971"/>
        </w:trPr>
        <w:tc>
          <w:tcPr>
            <w:tcW w:w="1408" w:type="dxa"/>
            <w:shd w:val="clear" w:color="auto" w:fill="auto"/>
            <w:hideMark/>
          </w:tcPr>
          <w:p w14:paraId="44681F54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Boruta</w:t>
            </w:r>
          </w:p>
        </w:tc>
        <w:tc>
          <w:tcPr>
            <w:tcW w:w="1827" w:type="dxa"/>
            <w:shd w:val="clear" w:color="auto" w:fill="auto"/>
            <w:hideMark/>
          </w:tcPr>
          <w:p w14:paraId="6986C27D" w14:textId="77777777" w:rsidR="00BC1450" w:rsidRPr="00BC1450" w:rsidRDefault="00000000" w:rsidP="00BC1450">
            <w:pPr>
              <w:spacing w:after="0" w:line="240" w:lineRule="auto"/>
              <w:rPr>
                <w:rFonts w:eastAsia="Times New Roman" w:cs="Calibri"/>
                <w:color w:val="0563C1"/>
                <w:u w:val="single"/>
              </w:rPr>
            </w:pPr>
            <w:hyperlink r:id="rId13" w:anchor="R19" w:history="1">
              <w:proofErr w:type="spellStart"/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>Kursa</w:t>
              </w:r>
              <w:proofErr w:type="spellEnd"/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 xml:space="preserve"> 2010 [5]</w:t>
              </w:r>
            </w:hyperlink>
          </w:p>
        </w:tc>
        <w:tc>
          <w:tcPr>
            <w:tcW w:w="1806" w:type="dxa"/>
            <w:shd w:val="clear" w:color="auto" w:fill="auto"/>
            <w:hideMark/>
          </w:tcPr>
          <w:p w14:paraId="71E0219B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i/>
                <w:iCs/>
                <w:color w:val="000000"/>
              </w:rPr>
            </w:pPr>
            <w:r w:rsidRPr="00BC1450">
              <w:rPr>
                <w:rFonts w:eastAsia="Times New Roman" w:cs="Calibri"/>
                <w:i/>
                <w:iCs/>
                <w:color w:val="000000"/>
              </w:rPr>
              <w:t>Boruta</w:t>
            </w:r>
          </w:p>
        </w:tc>
        <w:tc>
          <w:tcPr>
            <w:tcW w:w="1405" w:type="dxa"/>
            <w:shd w:val="clear" w:color="auto" w:fill="auto"/>
            <w:hideMark/>
          </w:tcPr>
          <w:p w14:paraId="3E761C3D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Test Based</w:t>
            </w:r>
          </w:p>
        </w:tc>
        <w:tc>
          <w:tcPr>
            <w:tcW w:w="1855" w:type="dxa"/>
            <w:shd w:val="clear" w:color="auto" w:fill="auto"/>
            <w:hideMark/>
          </w:tcPr>
          <w:p w14:paraId="54261D69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Axis-based</w:t>
            </w:r>
          </w:p>
        </w:tc>
        <w:tc>
          <w:tcPr>
            <w:tcW w:w="3854" w:type="dxa"/>
            <w:shd w:val="clear" w:color="auto" w:fill="auto"/>
            <w:hideMark/>
          </w:tcPr>
          <w:p w14:paraId="55432966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 xml:space="preserve">Based on a permutation test using a </w:t>
            </w:r>
            <w:proofErr w:type="spellStart"/>
            <w:r w:rsidRPr="00BC1450">
              <w:rPr>
                <w:rFonts w:eastAsia="Times New Roman" w:cs="Calibri"/>
                <w:color w:val="000000"/>
              </w:rPr>
              <w:t>hold out</w:t>
            </w:r>
            <w:proofErr w:type="spellEnd"/>
            <w:r w:rsidRPr="00BC1450">
              <w:rPr>
                <w:rFonts w:eastAsia="Times New Roman" w:cs="Calibri"/>
                <w:color w:val="000000"/>
              </w:rPr>
              <w:t xml:space="preserve"> approach for importance measures</w:t>
            </w:r>
          </w:p>
        </w:tc>
        <w:tc>
          <w:tcPr>
            <w:tcW w:w="3425" w:type="dxa"/>
            <w:shd w:val="clear" w:color="auto" w:fill="auto"/>
            <w:hideMark/>
          </w:tcPr>
          <w:p w14:paraId="0C98093F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Default</w:t>
            </w:r>
          </w:p>
        </w:tc>
      </w:tr>
      <w:tr w:rsidR="00B20DB4" w:rsidRPr="00BC1450" w14:paraId="5E15880C" w14:textId="77777777" w:rsidTr="00CF1FD8">
        <w:trPr>
          <w:trHeight w:val="1160"/>
        </w:trPr>
        <w:tc>
          <w:tcPr>
            <w:tcW w:w="1408" w:type="dxa"/>
            <w:shd w:val="clear" w:color="auto" w:fill="auto"/>
            <w:hideMark/>
          </w:tcPr>
          <w:p w14:paraId="14D542B6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Menze</w:t>
            </w:r>
          </w:p>
        </w:tc>
        <w:tc>
          <w:tcPr>
            <w:tcW w:w="1827" w:type="dxa"/>
            <w:shd w:val="clear" w:color="auto" w:fill="auto"/>
            <w:noWrap/>
            <w:hideMark/>
          </w:tcPr>
          <w:p w14:paraId="546CEEB9" w14:textId="77777777" w:rsidR="00BC1450" w:rsidRPr="00BC1450" w:rsidRDefault="00000000" w:rsidP="00BC1450">
            <w:pPr>
              <w:spacing w:after="0" w:line="240" w:lineRule="auto"/>
              <w:rPr>
                <w:rFonts w:eastAsia="Times New Roman" w:cs="Calibri"/>
                <w:color w:val="0563C1"/>
                <w:u w:val="single"/>
              </w:rPr>
            </w:pPr>
            <w:hyperlink r:id="rId14" w:history="1"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>Menze 2011</w:t>
              </w:r>
            </w:hyperlink>
          </w:p>
        </w:tc>
        <w:tc>
          <w:tcPr>
            <w:tcW w:w="1806" w:type="dxa"/>
            <w:shd w:val="clear" w:color="auto" w:fill="auto"/>
            <w:hideMark/>
          </w:tcPr>
          <w:p w14:paraId="720F084B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i/>
                <w:iCs/>
                <w:color w:val="000000"/>
              </w:rPr>
            </w:pPr>
            <w:proofErr w:type="spellStart"/>
            <w:r w:rsidRPr="00BC1450">
              <w:rPr>
                <w:rFonts w:eastAsia="Times New Roman" w:cs="Calibri"/>
                <w:i/>
                <w:iCs/>
                <w:color w:val="000000"/>
              </w:rPr>
              <w:t>aorsf</w:t>
            </w:r>
            <w:proofErr w:type="spellEnd"/>
          </w:p>
        </w:tc>
        <w:tc>
          <w:tcPr>
            <w:tcW w:w="1405" w:type="dxa"/>
            <w:shd w:val="clear" w:color="auto" w:fill="auto"/>
            <w:hideMark/>
          </w:tcPr>
          <w:p w14:paraId="45BE2453" w14:textId="52197866" w:rsidR="00BC1450" w:rsidRPr="00BC1450" w:rsidRDefault="00AC35A5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Performance Based</w:t>
            </w:r>
          </w:p>
        </w:tc>
        <w:tc>
          <w:tcPr>
            <w:tcW w:w="1855" w:type="dxa"/>
            <w:shd w:val="clear" w:color="auto" w:fill="auto"/>
            <w:hideMark/>
          </w:tcPr>
          <w:p w14:paraId="2A846064" w14:textId="686FD0E3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 xml:space="preserve">Oblique </w:t>
            </w:r>
            <w:del w:id="9" w:author="Byron C Jaeger" w:date="2024-05-01T18:45:00Z">
              <w:r w:rsidRPr="00BC1450" w:rsidDel="00931CAC">
                <w:rPr>
                  <w:rFonts w:eastAsia="Times New Roman" w:cs="Calibri"/>
                  <w:color w:val="000000"/>
                </w:rPr>
                <w:delText>Forest</w:delText>
              </w:r>
            </w:del>
          </w:p>
        </w:tc>
        <w:tc>
          <w:tcPr>
            <w:tcW w:w="3854" w:type="dxa"/>
            <w:shd w:val="clear" w:color="auto" w:fill="auto"/>
            <w:hideMark/>
          </w:tcPr>
          <w:p w14:paraId="3372A6CF" w14:textId="0DF37706" w:rsidR="00BC1450" w:rsidRPr="00931CAC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  <w:vertAlign w:val="superscript"/>
                <w:rPrChange w:id="10" w:author="Byron C Jaeger" w:date="2024-05-01T18:54:00Z">
                  <w:rPr>
                    <w:rFonts w:eastAsia="Times New Roman" w:cs="Calibri"/>
                    <w:color w:val="000000"/>
                  </w:rPr>
                </w:rPrChange>
              </w:rPr>
            </w:pPr>
            <w:commentRangeStart w:id="11"/>
            <w:del w:id="12" w:author="Byron C Jaeger" w:date="2024-05-01T18:47:00Z">
              <w:r w:rsidRPr="00BC1450" w:rsidDel="00931CAC">
                <w:rPr>
                  <w:rFonts w:eastAsia="Times New Roman" w:cs="Calibri"/>
                  <w:color w:val="000000"/>
                </w:rPr>
                <w:delText xml:space="preserve">ANOVA is used to calculate </w:delText>
              </w:r>
            </w:del>
            <w:r w:rsidRPr="00BC1450">
              <w:rPr>
                <w:rFonts w:eastAsia="Times New Roman" w:cs="Calibri"/>
                <w:color w:val="000000"/>
              </w:rPr>
              <w:t xml:space="preserve">p-values </w:t>
            </w:r>
            <w:ins w:id="13" w:author="Byron C Jaeger" w:date="2024-05-01T18:47:00Z">
              <w:r w:rsidR="00931CAC">
                <w:rPr>
                  <w:rFonts w:eastAsia="Times New Roman" w:cs="Calibri"/>
                  <w:color w:val="000000"/>
                </w:rPr>
                <w:t xml:space="preserve">are calculated </w:t>
              </w:r>
            </w:ins>
            <w:r w:rsidRPr="00BC1450">
              <w:rPr>
                <w:rFonts w:eastAsia="Times New Roman" w:cs="Calibri"/>
                <w:color w:val="000000"/>
              </w:rPr>
              <w:t>for predictors at non-</w:t>
            </w:r>
            <w:del w:id="14" w:author="Byron C Jaeger" w:date="2024-05-01T18:47:00Z">
              <w:r w:rsidRPr="00BC1450" w:rsidDel="00931CAC">
                <w:rPr>
                  <w:rFonts w:eastAsia="Times New Roman" w:cs="Calibri"/>
                  <w:color w:val="000000"/>
                </w:rPr>
                <w:delText xml:space="preserve">lead </w:delText>
              </w:r>
            </w:del>
            <w:ins w:id="15" w:author="Byron C Jaeger" w:date="2024-05-01T18:47:00Z">
              <w:r w:rsidR="00931CAC" w:rsidRPr="00BC1450">
                <w:rPr>
                  <w:rFonts w:eastAsia="Times New Roman" w:cs="Calibri"/>
                  <w:color w:val="000000"/>
                </w:rPr>
                <w:t>lea</w:t>
              </w:r>
              <w:r w:rsidR="00931CAC">
                <w:rPr>
                  <w:rFonts w:eastAsia="Times New Roman" w:cs="Calibri"/>
                  <w:color w:val="000000"/>
                </w:rPr>
                <w:t>f</w:t>
              </w:r>
              <w:r w:rsidR="00931CAC" w:rsidRPr="00BC1450">
                <w:rPr>
                  <w:rFonts w:eastAsia="Times New Roman" w:cs="Calibri"/>
                  <w:color w:val="000000"/>
                </w:rPr>
                <w:t xml:space="preserve"> </w:t>
              </w:r>
            </w:ins>
            <w:r w:rsidRPr="00BC1450">
              <w:rPr>
                <w:rFonts w:eastAsia="Times New Roman" w:cs="Calibri"/>
                <w:color w:val="000000"/>
              </w:rPr>
              <w:t xml:space="preserve">nodes. </w:t>
            </w:r>
            <w:r w:rsidR="00AC35A5">
              <w:rPr>
                <w:rFonts w:eastAsia="Times New Roman" w:cs="Calibri"/>
                <w:color w:val="000000"/>
              </w:rPr>
              <w:t>Variable importance</w:t>
            </w:r>
            <w:r w:rsidRPr="00BC1450">
              <w:rPr>
                <w:rFonts w:eastAsia="Times New Roman" w:cs="Calibri"/>
                <w:color w:val="000000"/>
              </w:rPr>
              <w:t xml:space="preserve"> is based on the proportion of time a p-value for a predictor</w:t>
            </w:r>
            <w:del w:id="16" w:author="Byron C Jaeger" w:date="2024-05-01T18:48:00Z">
              <w:r w:rsidRPr="00BC1450" w:rsidDel="00931CAC">
                <w:rPr>
                  <w:rFonts w:eastAsia="Times New Roman" w:cs="Calibri"/>
                  <w:color w:val="000000"/>
                </w:rPr>
                <w:delText>s</w:delText>
              </w:r>
            </w:del>
            <w:r w:rsidRPr="00BC1450">
              <w:rPr>
                <w:rFonts w:eastAsia="Times New Roman" w:cs="Calibri"/>
                <w:color w:val="000000"/>
              </w:rPr>
              <w:t xml:space="preserve"> is &lt;0.01</w:t>
            </w:r>
            <w:del w:id="17" w:author="Byron C Jaeger" w:date="2024-05-01T18:48:00Z">
              <w:r w:rsidRPr="00BC1450" w:rsidDel="00931CAC">
                <w:rPr>
                  <w:rFonts w:eastAsia="Times New Roman" w:cs="Calibri"/>
                  <w:color w:val="000000"/>
                </w:rPr>
                <w:delText xml:space="preserve"> in a forest</w:delText>
              </w:r>
            </w:del>
            <w:r w:rsidRPr="00BC1450">
              <w:rPr>
                <w:rFonts w:eastAsia="Times New Roman" w:cs="Calibri"/>
                <w:color w:val="000000"/>
              </w:rPr>
              <w:t xml:space="preserve">. </w:t>
            </w:r>
            <w:commentRangeEnd w:id="11"/>
            <w:del w:id="18" w:author="Byron C Jaeger" w:date="2024-05-01T18:50:00Z">
              <w:r w:rsidR="003F64B6" w:rsidDel="00931CAC">
                <w:rPr>
                  <w:rStyle w:val="CommentReference"/>
                </w:rPr>
                <w:commentReference w:id="11"/>
              </w:r>
            </w:del>
            <w:ins w:id="19" w:author="Byron C Jaeger" w:date="2024-05-01T18:51:00Z">
              <w:r w:rsidR="00931CAC">
                <w:rPr>
                  <w:rFonts w:eastAsia="Times New Roman" w:cs="Calibri"/>
                  <w:color w:val="000000"/>
                </w:rPr>
                <w:t>Recursive feature elimination is applied</w:t>
              </w:r>
            </w:ins>
            <w:ins w:id="20" w:author="Byron C Jaeger" w:date="2024-05-01T18:57:00Z">
              <w:r w:rsidR="00931CAC">
                <w:rPr>
                  <w:rFonts w:eastAsia="Times New Roman" w:cs="Calibri"/>
                  <w:color w:val="000000"/>
                </w:rPr>
                <w:t xml:space="preserve"> based on this importance metric</w:t>
              </w:r>
            </w:ins>
            <w:ins w:id="21" w:author="Byron C Jaeger" w:date="2024-05-01T18:51:00Z">
              <w:r w:rsidR="00931CAC">
                <w:rPr>
                  <w:rFonts w:eastAsia="Times New Roman" w:cs="Calibri"/>
                  <w:color w:val="000000"/>
                </w:rPr>
                <w:t>.</w:t>
              </w:r>
            </w:ins>
            <w:ins w:id="22" w:author="Byron C Jaeger" w:date="2024-05-01T18:54:00Z">
              <w:r w:rsidR="00931CAC">
                <w:rPr>
                  <w:rFonts w:eastAsia="Times New Roman" w:cs="Calibri"/>
                  <w:color w:val="000000"/>
                  <w:vertAlign w:val="superscript"/>
                </w:rPr>
                <w:t>1</w:t>
              </w:r>
            </w:ins>
          </w:p>
        </w:tc>
        <w:tc>
          <w:tcPr>
            <w:tcW w:w="3425" w:type="dxa"/>
            <w:shd w:val="clear" w:color="auto" w:fill="auto"/>
            <w:hideMark/>
          </w:tcPr>
          <w:p w14:paraId="35F33446" w14:textId="77777777" w:rsidR="00BC1450" w:rsidRDefault="00BC1450" w:rsidP="00BC1450">
            <w:pPr>
              <w:spacing w:after="0" w:line="240" w:lineRule="auto"/>
              <w:rPr>
                <w:ins w:id="23" w:author="Byron C Jaeger" w:date="2024-05-01T18:50:00Z"/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Default</w:t>
            </w:r>
          </w:p>
          <w:p w14:paraId="50761BCE" w14:textId="7E98D2C6" w:rsidR="00931CAC" w:rsidRPr="00BC1450" w:rsidRDefault="00931CAC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proofErr w:type="spellStart"/>
            <w:ins w:id="24" w:author="Byron C Jaeger" w:date="2024-05-01T18:50:00Z">
              <w:r>
                <w:rPr>
                  <w:rFonts w:eastAsia="Times New Roman" w:cs="Calibri"/>
                  <w:color w:val="000000"/>
                </w:rPr>
                <w:t>n_predictor_min</w:t>
              </w:r>
              <w:proofErr w:type="spellEnd"/>
              <w:r>
                <w:rPr>
                  <w:rFonts w:eastAsia="Times New Roman" w:cs="Calibri"/>
                  <w:color w:val="000000"/>
                </w:rPr>
                <w:t xml:space="preserve"> = 2</w:t>
              </w:r>
            </w:ins>
          </w:p>
        </w:tc>
      </w:tr>
      <w:tr w:rsidR="00B20DB4" w:rsidRPr="00BC1450" w14:paraId="7369B36E" w14:textId="77777777" w:rsidTr="00CF1FD8">
        <w:trPr>
          <w:trHeight w:val="620"/>
        </w:trPr>
        <w:tc>
          <w:tcPr>
            <w:tcW w:w="1408" w:type="dxa"/>
            <w:shd w:val="clear" w:color="auto" w:fill="auto"/>
            <w:hideMark/>
          </w:tcPr>
          <w:p w14:paraId="7B1128DF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RRF</w:t>
            </w:r>
          </w:p>
        </w:tc>
        <w:tc>
          <w:tcPr>
            <w:tcW w:w="1827" w:type="dxa"/>
            <w:shd w:val="clear" w:color="auto" w:fill="auto"/>
            <w:hideMark/>
          </w:tcPr>
          <w:p w14:paraId="5C59DE28" w14:textId="77777777" w:rsidR="00BC1450" w:rsidRPr="00BC1450" w:rsidRDefault="00000000" w:rsidP="00BC1450">
            <w:pPr>
              <w:spacing w:after="0" w:line="240" w:lineRule="auto"/>
              <w:rPr>
                <w:rFonts w:eastAsia="Times New Roman" w:cs="Calibri"/>
                <w:color w:val="0563C1"/>
                <w:u w:val="single"/>
              </w:rPr>
            </w:pPr>
            <w:hyperlink r:id="rId15" w:anchor="R9" w:history="1"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>Deng 2013 [11]</w:t>
              </w:r>
            </w:hyperlink>
          </w:p>
        </w:tc>
        <w:tc>
          <w:tcPr>
            <w:tcW w:w="1806" w:type="dxa"/>
            <w:shd w:val="clear" w:color="auto" w:fill="auto"/>
            <w:hideMark/>
          </w:tcPr>
          <w:p w14:paraId="7EAC9B24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i/>
                <w:iCs/>
                <w:color w:val="000000"/>
              </w:rPr>
            </w:pPr>
            <w:r w:rsidRPr="00BC1450">
              <w:rPr>
                <w:rFonts w:eastAsia="Times New Roman" w:cs="Calibri"/>
                <w:i/>
                <w:iCs/>
                <w:color w:val="000000"/>
              </w:rPr>
              <w:t>RRF</w:t>
            </w:r>
          </w:p>
        </w:tc>
        <w:tc>
          <w:tcPr>
            <w:tcW w:w="1405" w:type="dxa"/>
            <w:shd w:val="clear" w:color="auto" w:fill="auto"/>
            <w:hideMark/>
          </w:tcPr>
          <w:p w14:paraId="3EC8A286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Performance Based</w:t>
            </w:r>
          </w:p>
        </w:tc>
        <w:tc>
          <w:tcPr>
            <w:tcW w:w="1855" w:type="dxa"/>
            <w:shd w:val="clear" w:color="auto" w:fill="auto"/>
            <w:hideMark/>
          </w:tcPr>
          <w:p w14:paraId="320FBEA1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Axis-based</w:t>
            </w:r>
          </w:p>
        </w:tc>
        <w:tc>
          <w:tcPr>
            <w:tcW w:w="3854" w:type="dxa"/>
            <w:shd w:val="clear" w:color="auto" w:fill="auto"/>
            <w:hideMark/>
          </w:tcPr>
          <w:p w14:paraId="2110F910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 xml:space="preserve">Based on a regularized random forest, which uses forward selection to </w:t>
            </w:r>
            <w:r w:rsidRPr="00BC1450">
              <w:rPr>
                <w:rFonts w:eastAsia="Times New Roman" w:cs="Calibri"/>
                <w:color w:val="000000"/>
              </w:rPr>
              <w:lastRenderedPageBreak/>
              <w:t>sequentially add variables until there is no further information gain</w:t>
            </w:r>
          </w:p>
        </w:tc>
        <w:tc>
          <w:tcPr>
            <w:tcW w:w="3425" w:type="dxa"/>
            <w:shd w:val="clear" w:color="auto" w:fill="auto"/>
            <w:hideMark/>
          </w:tcPr>
          <w:p w14:paraId="232F94BC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lastRenderedPageBreak/>
              <w:t>Default</w:t>
            </w:r>
          </w:p>
        </w:tc>
      </w:tr>
      <w:tr w:rsidR="00B20DB4" w:rsidRPr="00BC1450" w14:paraId="6E6F0FB7" w14:textId="77777777" w:rsidTr="00CF1FD8">
        <w:trPr>
          <w:trHeight w:val="620"/>
        </w:trPr>
        <w:tc>
          <w:tcPr>
            <w:tcW w:w="1408" w:type="dxa"/>
            <w:shd w:val="clear" w:color="auto" w:fill="auto"/>
            <w:hideMark/>
          </w:tcPr>
          <w:p w14:paraId="39157993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SRC</w:t>
            </w:r>
          </w:p>
        </w:tc>
        <w:tc>
          <w:tcPr>
            <w:tcW w:w="1827" w:type="dxa"/>
            <w:shd w:val="clear" w:color="auto" w:fill="auto"/>
            <w:hideMark/>
          </w:tcPr>
          <w:p w14:paraId="07E5C490" w14:textId="77777777" w:rsidR="00BC1450" w:rsidRPr="00BC1450" w:rsidRDefault="00000000" w:rsidP="00BC1450">
            <w:pPr>
              <w:spacing w:after="0" w:line="240" w:lineRule="auto"/>
              <w:rPr>
                <w:rFonts w:eastAsia="Times New Roman" w:cs="Calibri"/>
                <w:color w:val="0563C1"/>
                <w:u w:val="single"/>
              </w:rPr>
            </w:pPr>
            <w:hyperlink r:id="rId16" w:anchor="R15" w:history="1"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>Ishwaran 2014 [10]</w:t>
              </w:r>
            </w:hyperlink>
          </w:p>
        </w:tc>
        <w:tc>
          <w:tcPr>
            <w:tcW w:w="1806" w:type="dxa"/>
            <w:shd w:val="clear" w:color="auto" w:fill="auto"/>
            <w:hideMark/>
          </w:tcPr>
          <w:p w14:paraId="14B278B8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i/>
                <w:iCs/>
                <w:color w:val="000000"/>
              </w:rPr>
            </w:pPr>
            <w:proofErr w:type="spellStart"/>
            <w:r w:rsidRPr="00BC1450">
              <w:rPr>
                <w:rFonts w:eastAsia="Times New Roman" w:cs="Calibri"/>
                <w:i/>
                <w:iCs/>
                <w:color w:val="000000"/>
              </w:rPr>
              <w:t>randomForestSRC</w:t>
            </w:r>
            <w:proofErr w:type="spellEnd"/>
          </w:p>
        </w:tc>
        <w:tc>
          <w:tcPr>
            <w:tcW w:w="1405" w:type="dxa"/>
            <w:shd w:val="clear" w:color="auto" w:fill="auto"/>
            <w:hideMark/>
          </w:tcPr>
          <w:p w14:paraId="1DCDEB5C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Performance Based</w:t>
            </w:r>
          </w:p>
        </w:tc>
        <w:tc>
          <w:tcPr>
            <w:tcW w:w="1855" w:type="dxa"/>
            <w:shd w:val="clear" w:color="auto" w:fill="auto"/>
            <w:hideMark/>
          </w:tcPr>
          <w:p w14:paraId="7FCAEAF4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Axis-based</w:t>
            </w:r>
          </w:p>
        </w:tc>
        <w:tc>
          <w:tcPr>
            <w:tcW w:w="3854" w:type="dxa"/>
            <w:shd w:val="clear" w:color="auto" w:fill="auto"/>
            <w:hideMark/>
          </w:tcPr>
          <w:p w14:paraId="26A49E3C" w14:textId="191C554F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del w:id="25" w:author="Byron C Jaeger" w:date="2024-05-01T19:18:00Z">
              <w:r w:rsidRPr="00BC1450" w:rsidDel="00747A17">
                <w:rPr>
                  <w:rFonts w:eastAsia="Times New Roman" w:cs="Calibri"/>
                  <w:color w:val="000000"/>
                </w:rPr>
                <w:delText>Uses backward elimination based on minimal depth of predictors</w:delText>
              </w:r>
            </w:del>
            <w:ins w:id="26" w:author="Byron C Jaeger" w:date="2024-05-01T19:18:00Z">
              <w:r w:rsidR="00747A17">
                <w:rPr>
                  <w:rFonts w:eastAsia="Times New Roman" w:cs="Calibri"/>
                  <w:color w:val="000000"/>
                </w:rPr>
                <w:t>C</w:t>
              </w:r>
            </w:ins>
            <w:ins w:id="27" w:author="Byron C Jaeger" w:date="2024-05-01T19:19:00Z">
              <w:r w:rsidR="00747A17">
                <w:rPr>
                  <w:rFonts w:eastAsia="Times New Roman" w:cs="Calibri"/>
                  <w:color w:val="000000"/>
                </w:rPr>
                <w:t xml:space="preserve">alculates </w:t>
              </w:r>
            </w:ins>
            <w:ins w:id="28" w:author="Byron C Jaeger" w:date="2024-05-01T19:18:00Z">
              <w:r w:rsidR="00747A17">
                <w:rPr>
                  <w:rFonts w:eastAsia="Times New Roman" w:cs="Calibri"/>
                  <w:color w:val="000000"/>
                </w:rPr>
                <w:t>the minimal depth of the maximal subtree</w:t>
              </w:r>
            </w:ins>
            <w:ins w:id="29" w:author="Byron C Jaeger" w:date="2024-05-01T19:19:00Z">
              <w:r w:rsidR="00747A17">
                <w:rPr>
                  <w:rFonts w:eastAsia="Times New Roman" w:cs="Calibri"/>
                  <w:color w:val="000000"/>
                </w:rPr>
                <w:t xml:space="preserve"> </w:t>
              </w:r>
            </w:ins>
            <w:ins w:id="30" w:author="Byron C Jaeger" w:date="2024-05-01T19:20:00Z">
              <w:r w:rsidR="00747A17">
                <w:rPr>
                  <w:rFonts w:eastAsia="Times New Roman" w:cs="Calibri"/>
                  <w:color w:val="000000"/>
                </w:rPr>
                <w:t xml:space="preserve">(i.e., </w:t>
              </w:r>
            </w:ins>
            <w:ins w:id="31" w:author="Byron C Jaeger" w:date="2024-05-01T19:19:00Z">
              <w:r w:rsidR="00747A17">
                <w:rPr>
                  <w:rFonts w:eastAsia="Times New Roman" w:cs="Calibri"/>
                  <w:color w:val="000000"/>
                </w:rPr>
                <w:t>the largest subtree whose root node splits on the predictor</w:t>
              </w:r>
            </w:ins>
            <w:ins w:id="32" w:author="Byron C Jaeger" w:date="2024-05-01T19:20:00Z">
              <w:r w:rsidR="00747A17">
                <w:rPr>
                  <w:rFonts w:eastAsia="Times New Roman" w:cs="Calibri"/>
                  <w:color w:val="000000"/>
                </w:rPr>
                <w:t>) for each predictor</w:t>
              </w:r>
            </w:ins>
            <w:ins w:id="33" w:author="Byron C Jaeger" w:date="2024-05-01T19:19:00Z">
              <w:r w:rsidR="00747A17">
                <w:rPr>
                  <w:rFonts w:eastAsia="Times New Roman" w:cs="Calibri"/>
                  <w:color w:val="000000"/>
                </w:rPr>
                <w:t xml:space="preserve">. </w:t>
              </w:r>
            </w:ins>
          </w:p>
        </w:tc>
        <w:tc>
          <w:tcPr>
            <w:tcW w:w="3425" w:type="dxa"/>
            <w:shd w:val="clear" w:color="auto" w:fill="auto"/>
            <w:hideMark/>
          </w:tcPr>
          <w:p w14:paraId="14572690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Default</w:t>
            </w:r>
          </w:p>
        </w:tc>
      </w:tr>
      <w:tr w:rsidR="00B20DB4" w:rsidRPr="00BC1450" w14:paraId="6B33F2FE" w14:textId="77777777" w:rsidTr="00CF1FD8">
        <w:trPr>
          <w:trHeight w:val="1070"/>
        </w:trPr>
        <w:tc>
          <w:tcPr>
            <w:tcW w:w="1408" w:type="dxa"/>
            <w:shd w:val="clear" w:color="auto" w:fill="auto"/>
            <w:hideMark/>
          </w:tcPr>
          <w:p w14:paraId="35BAE288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VSURF</w:t>
            </w:r>
          </w:p>
        </w:tc>
        <w:tc>
          <w:tcPr>
            <w:tcW w:w="1827" w:type="dxa"/>
            <w:shd w:val="clear" w:color="auto" w:fill="auto"/>
            <w:hideMark/>
          </w:tcPr>
          <w:p w14:paraId="5D914968" w14:textId="77777777" w:rsidR="00BC1450" w:rsidRPr="00BC1450" w:rsidRDefault="00000000" w:rsidP="00BC1450">
            <w:pPr>
              <w:spacing w:after="0" w:line="240" w:lineRule="auto"/>
              <w:rPr>
                <w:rFonts w:eastAsia="Times New Roman" w:cs="Calibri"/>
                <w:color w:val="0563C1"/>
                <w:u w:val="single"/>
              </w:rPr>
            </w:pPr>
            <w:hyperlink r:id="rId17" w:anchor="R12" w:history="1">
              <w:proofErr w:type="spellStart"/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>Genuer</w:t>
              </w:r>
              <w:proofErr w:type="spellEnd"/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 xml:space="preserve"> 2015 [7]</w:t>
              </w:r>
            </w:hyperlink>
          </w:p>
        </w:tc>
        <w:tc>
          <w:tcPr>
            <w:tcW w:w="1806" w:type="dxa"/>
            <w:shd w:val="clear" w:color="auto" w:fill="auto"/>
            <w:hideMark/>
          </w:tcPr>
          <w:p w14:paraId="29B9F7FE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i/>
                <w:iCs/>
                <w:color w:val="000000"/>
              </w:rPr>
            </w:pPr>
            <w:r w:rsidRPr="00BC1450">
              <w:rPr>
                <w:rFonts w:eastAsia="Times New Roman" w:cs="Calibri"/>
                <w:i/>
                <w:iCs/>
                <w:color w:val="000000"/>
              </w:rPr>
              <w:t>VSURF</w:t>
            </w:r>
          </w:p>
        </w:tc>
        <w:tc>
          <w:tcPr>
            <w:tcW w:w="1405" w:type="dxa"/>
            <w:shd w:val="clear" w:color="auto" w:fill="auto"/>
            <w:hideMark/>
          </w:tcPr>
          <w:p w14:paraId="5E6BA39D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Performance Based</w:t>
            </w:r>
          </w:p>
        </w:tc>
        <w:tc>
          <w:tcPr>
            <w:tcW w:w="1855" w:type="dxa"/>
            <w:shd w:val="clear" w:color="auto" w:fill="auto"/>
            <w:hideMark/>
          </w:tcPr>
          <w:p w14:paraId="62709DCB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Axis-based</w:t>
            </w:r>
          </w:p>
        </w:tc>
        <w:tc>
          <w:tcPr>
            <w:tcW w:w="3854" w:type="dxa"/>
            <w:shd w:val="clear" w:color="auto" w:fill="auto"/>
            <w:hideMark/>
          </w:tcPr>
          <w:p w14:paraId="156253D5" w14:textId="7031EFA5" w:rsidR="00BC1450" w:rsidRPr="00BC1450" w:rsidRDefault="00747A17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ins w:id="34" w:author="Byron C Jaeger" w:date="2024-05-01T19:24:00Z">
              <w:r w:rsidRPr="00747A17">
                <w:rPr>
                  <w:rFonts w:eastAsia="Times New Roman" w:cs="Calibri"/>
                  <w:color w:val="000000"/>
                </w:rPr>
                <w:t>Three step variable selection procedure</w:t>
              </w:r>
              <w:r>
                <w:rPr>
                  <w:rFonts w:eastAsia="Times New Roman" w:cs="Calibri"/>
                  <w:color w:val="000000"/>
                </w:rPr>
                <w:t xml:space="preserve">. The </w:t>
              </w:r>
              <w:r w:rsidRPr="00747A17">
                <w:rPr>
                  <w:rFonts w:eastAsia="Times New Roman" w:cs="Calibri"/>
                  <w:color w:val="000000"/>
                </w:rPr>
                <w:t xml:space="preserve">"thresholding step" </w:t>
              </w:r>
            </w:ins>
            <w:ins w:id="35" w:author="Byron C Jaeger" w:date="2024-05-01T19:25:00Z">
              <w:r>
                <w:rPr>
                  <w:rFonts w:eastAsia="Times New Roman" w:cs="Calibri"/>
                  <w:color w:val="000000"/>
                </w:rPr>
                <w:t xml:space="preserve">removes </w:t>
              </w:r>
            </w:ins>
            <w:ins w:id="36" w:author="Byron C Jaeger" w:date="2024-05-01T19:24:00Z">
              <w:r w:rsidRPr="00747A17">
                <w:rPr>
                  <w:rFonts w:eastAsia="Times New Roman" w:cs="Calibri"/>
                  <w:color w:val="000000"/>
                </w:rPr>
                <w:t>irrelevant variables.</w:t>
              </w:r>
              <w:r>
                <w:rPr>
                  <w:rFonts w:eastAsia="Times New Roman" w:cs="Calibri"/>
                  <w:color w:val="000000"/>
                </w:rPr>
                <w:t xml:space="preserve"> The</w:t>
              </w:r>
              <w:r w:rsidRPr="00747A17">
                <w:rPr>
                  <w:rFonts w:eastAsia="Times New Roman" w:cs="Calibri"/>
                  <w:color w:val="000000"/>
                </w:rPr>
                <w:t xml:space="preserve"> "interpretation step" aims to select all variables related to the response for interpretation purpose. </w:t>
              </w:r>
              <w:r>
                <w:rPr>
                  <w:rFonts w:eastAsia="Times New Roman" w:cs="Calibri"/>
                  <w:color w:val="000000"/>
                </w:rPr>
                <w:t xml:space="preserve">The </w:t>
              </w:r>
              <w:r w:rsidRPr="00747A17">
                <w:rPr>
                  <w:rFonts w:eastAsia="Times New Roman" w:cs="Calibri"/>
                  <w:color w:val="000000"/>
                </w:rPr>
                <w:t>"prediction step" refines the selection by eliminating redundancy in the set of variables selected by the second step.</w:t>
              </w:r>
            </w:ins>
            <w:del w:id="37" w:author="Byron C Jaeger" w:date="2024-05-01T19:24:00Z">
              <w:r w:rsidR="00BC1450" w:rsidRPr="00BC1450" w:rsidDel="00747A17">
                <w:rPr>
                  <w:rFonts w:eastAsia="Times New Roman" w:cs="Calibri"/>
                  <w:color w:val="000000"/>
                </w:rPr>
                <w:delText>Stepwise selection procedure which implements backward elimination then forward selection based on importance measures and error rate</w:delText>
              </w:r>
            </w:del>
          </w:p>
        </w:tc>
        <w:tc>
          <w:tcPr>
            <w:tcW w:w="3425" w:type="dxa"/>
            <w:shd w:val="clear" w:color="auto" w:fill="auto"/>
            <w:hideMark/>
          </w:tcPr>
          <w:p w14:paraId="7836D91C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Default</w:t>
            </w:r>
          </w:p>
        </w:tc>
      </w:tr>
      <w:tr w:rsidR="00B20DB4" w:rsidRPr="00BC1450" w14:paraId="53CCABDE" w14:textId="77777777" w:rsidTr="00CF1FD8">
        <w:trPr>
          <w:trHeight w:val="1151"/>
        </w:trPr>
        <w:tc>
          <w:tcPr>
            <w:tcW w:w="1408" w:type="dxa"/>
            <w:shd w:val="clear" w:color="auto" w:fill="auto"/>
            <w:hideMark/>
          </w:tcPr>
          <w:p w14:paraId="42FDE2CC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Negation</w:t>
            </w:r>
          </w:p>
        </w:tc>
        <w:tc>
          <w:tcPr>
            <w:tcW w:w="1827" w:type="dxa"/>
            <w:shd w:val="clear" w:color="auto" w:fill="auto"/>
            <w:hideMark/>
          </w:tcPr>
          <w:p w14:paraId="20F294F0" w14:textId="77777777" w:rsidR="00BC1450" w:rsidRPr="00BC1450" w:rsidRDefault="00000000" w:rsidP="00BC1450">
            <w:pPr>
              <w:spacing w:after="0" w:line="240" w:lineRule="auto"/>
              <w:rPr>
                <w:rFonts w:eastAsia="Times New Roman" w:cs="Calibri"/>
                <w:color w:val="0563C1"/>
                <w:u w:val="single"/>
              </w:rPr>
            </w:pPr>
            <w:hyperlink r:id="rId18" w:history="1">
              <w:r w:rsidR="00BC1450" w:rsidRPr="00BC1450">
                <w:rPr>
                  <w:rFonts w:eastAsia="Times New Roman" w:cs="Calibri"/>
                  <w:color w:val="0563C1"/>
                  <w:u w:val="single"/>
                </w:rPr>
                <w:t>Jaeger 2023</w:t>
              </w:r>
            </w:hyperlink>
          </w:p>
        </w:tc>
        <w:tc>
          <w:tcPr>
            <w:tcW w:w="1806" w:type="dxa"/>
            <w:shd w:val="clear" w:color="auto" w:fill="auto"/>
            <w:hideMark/>
          </w:tcPr>
          <w:p w14:paraId="15487316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i/>
                <w:iCs/>
                <w:color w:val="000000"/>
              </w:rPr>
            </w:pPr>
            <w:proofErr w:type="spellStart"/>
            <w:r w:rsidRPr="00BC1450">
              <w:rPr>
                <w:rFonts w:eastAsia="Times New Roman" w:cs="Calibri"/>
                <w:i/>
                <w:iCs/>
                <w:color w:val="000000"/>
              </w:rPr>
              <w:t>aorsf</w:t>
            </w:r>
            <w:proofErr w:type="spellEnd"/>
          </w:p>
        </w:tc>
        <w:tc>
          <w:tcPr>
            <w:tcW w:w="1405" w:type="dxa"/>
            <w:shd w:val="clear" w:color="auto" w:fill="auto"/>
            <w:hideMark/>
          </w:tcPr>
          <w:p w14:paraId="1773D9CD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Performance Based</w:t>
            </w:r>
          </w:p>
        </w:tc>
        <w:tc>
          <w:tcPr>
            <w:tcW w:w="1855" w:type="dxa"/>
            <w:shd w:val="clear" w:color="auto" w:fill="auto"/>
            <w:hideMark/>
          </w:tcPr>
          <w:p w14:paraId="527759E6" w14:textId="13E62910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 xml:space="preserve">Oblique </w:t>
            </w:r>
            <w:del w:id="38" w:author="Byron C Jaeger" w:date="2024-05-01T18:57:00Z">
              <w:r w:rsidRPr="00BC1450" w:rsidDel="00931CAC">
                <w:rPr>
                  <w:rFonts w:eastAsia="Times New Roman" w:cs="Calibri"/>
                  <w:color w:val="000000"/>
                </w:rPr>
                <w:delText>Forest</w:delText>
              </w:r>
            </w:del>
          </w:p>
        </w:tc>
        <w:tc>
          <w:tcPr>
            <w:tcW w:w="3854" w:type="dxa"/>
            <w:shd w:val="clear" w:color="auto" w:fill="auto"/>
            <w:hideMark/>
          </w:tcPr>
          <w:p w14:paraId="47C0B0E2" w14:textId="3289A47E" w:rsidR="00BC1450" w:rsidRPr="00BC1450" w:rsidRDefault="00931CAC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ins w:id="39" w:author="Byron C Jaeger" w:date="2024-05-01T18:58:00Z">
              <w:r>
                <w:rPr>
                  <w:rFonts w:eastAsia="Times New Roman" w:cs="Calibri"/>
                  <w:color w:val="000000"/>
                </w:rPr>
                <w:t xml:space="preserve">Variable importance is based on prediction accuracy after </w:t>
              </w:r>
            </w:ins>
            <w:del w:id="40" w:author="Byron C Jaeger" w:date="2024-05-01T18:58:00Z">
              <w:r w:rsidR="00BC1450" w:rsidRPr="00BC1450" w:rsidDel="00931CAC">
                <w:rPr>
                  <w:rFonts w:eastAsia="Times New Roman" w:cs="Calibri"/>
                  <w:color w:val="000000"/>
                </w:rPr>
                <w:delText xml:space="preserve">Flips </w:delText>
              </w:r>
            </w:del>
            <w:ins w:id="41" w:author="Byron C Jaeger" w:date="2024-05-01T18:58:00Z">
              <w:r>
                <w:rPr>
                  <w:rFonts w:eastAsia="Times New Roman" w:cs="Calibri"/>
                  <w:color w:val="000000"/>
                </w:rPr>
                <w:t>negating</w:t>
              </w:r>
              <w:r w:rsidRPr="00BC1450">
                <w:rPr>
                  <w:rFonts w:eastAsia="Times New Roman" w:cs="Calibri"/>
                  <w:color w:val="000000"/>
                </w:rPr>
                <w:t xml:space="preserve"> </w:t>
              </w:r>
            </w:ins>
            <w:r w:rsidR="00BC1450" w:rsidRPr="00BC1450">
              <w:rPr>
                <w:rFonts w:eastAsia="Times New Roman" w:cs="Calibri"/>
                <w:color w:val="000000"/>
              </w:rPr>
              <w:t>the signs of all coefficients linked to a variable</w:t>
            </w:r>
            <w:del w:id="42" w:author="Byron C Jaeger" w:date="2024-05-01T18:58:00Z">
              <w:r w:rsidR="00BC1450" w:rsidRPr="00BC1450" w:rsidDel="00931CAC">
                <w:rPr>
                  <w:rFonts w:eastAsia="Times New Roman" w:cs="Calibri"/>
                  <w:color w:val="000000"/>
                </w:rPr>
                <w:delText xml:space="preserve"> and measures change in prediction error</w:delText>
              </w:r>
            </w:del>
            <w:r w:rsidR="00BC1450" w:rsidRPr="00BC1450">
              <w:rPr>
                <w:rFonts w:eastAsia="Times New Roman" w:cs="Calibri"/>
                <w:color w:val="000000"/>
              </w:rPr>
              <w:t xml:space="preserve">. </w:t>
            </w:r>
            <w:ins w:id="43" w:author="Byron C Jaeger" w:date="2024-05-01T18:58:00Z">
              <w:r>
                <w:rPr>
                  <w:rFonts w:eastAsia="Times New Roman" w:cs="Calibri"/>
                  <w:color w:val="000000"/>
                </w:rPr>
                <w:t>Recursive feature elimination is applied based on this importance metric.</w:t>
              </w:r>
              <w:r>
                <w:rPr>
                  <w:rFonts w:eastAsia="Times New Roman" w:cs="Calibri"/>
                  <w:color w:val="000000"/>
                  <w:vertAlign w:val="superscript"/>
                </w:rPr>
                <w:t>1</w:t>
              </w:r>
            </w:ins>
            <w:del w:id="44" w:author="Byron C Jaeger" w:date="2024-05-01T18:58:00Z">
              <w:r w:rsidR="00BC1450" w:rsidRPr="00BC1450" w:rsidDel="00931CAC">
                <w:rPr>
                  <w:rFonts w:eastAsia="Times New Roman" w:cs="Calibri"/>
                  <w:color w:val="000000"/>
                </w:rPr>
                <w:delText>Variables selected based on minimized error</w:delText>
              </w:r>
            </w:del>
          </w:p>
        </w:tc>
        <w:tc>
          <w:tcPr>
            <w:tcW w:w="3425" w:type="dxa"/>
            <w:shd w:val="clear" w:color="auto" w:fill="auto"/>
            <w:hideMark/>
          </w:tcPr>
          <w:p w14:paraId="464EB042" w14:textId="77777777" w:rsidR="00BC1450" w:rsidRPr="00BC1450" w:rsidRDefault="00BC1450" w:rsidP="00BC145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Default</w:t>
            </w:r>
          </w:p>
        </w:tc>
      </w:tr>
      <w:tr w:rsidR="00CF1FD8" w:rsidRPr="00BC1450" w14:paraId="4E52C2EB" w14:textId="77777777" w:rsidTr="00CF1FD8">
        <w:trPr>
          <w:trHeight w:val="629"/>
        </w:trPr>
        <w:tc>
          <w:tcPr>
            <w:tcW w:w="1408" w:type="dxa"/>
            <w:shd w:val="clear" w:color="auto" w:fill="auto"/>
            <w:hideMark/>
          </w:tcPr>
          <w:p w14:paraId="6DEA3FF5" w14:textId="77777777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commentRangeStart w:id="45"/>
            <w:r w:rsidRPr="00BC1450">
              <w:rPr>
                <w:rFonts w:eastAsia="Times New Roman" w:cs="Calibri"/>
                <w:color w:val="000000"/>
              </w:rPr>
              <w:t>Permutation Oblique</w:t>
            </w:r>
            <w:commentRangeEnd w:id="45"/>
            <w:r w:rsidR="004555CC">
              <w:rPr>
                <w:rStyle w:val="CommentReference"/>
              </w:rPr>
              <w:commentReference w:id="45"/>
            </w:r>
          </w:p>
        </w:tc>
        <w:tc>
          <w:tcPr>
            <w:tcW w:w="1827" w:type="dxa"/>
            <w:shd w:val="clear" w:color="auto" w:fill="auto"/>
            <w:hideMark/>
          </w:tcPr>
          <w:p w14:paraId="4EA491D0" w14:textId="77777777" w:rsidR="00CF1FD8" w:rsidRPr="00BC1450" w:rsidRDefault="00000000" w:rsidP="00CF1FD8">
            <w:pPr>
              <w:spacing w:after="0" w:line="240" w:lineRule="auto"/>
              <w:rPr>
                <w:rFonts w:eastAsia="Times New Roman" w:cs="Calibri"/>
                <w:color w:val="0563C1"/>
                <w:u w:val="single"/>
              </w:rPr>
            </w:pPr>
            <w:hyperlink r:id="rId19" w:history="1">
              <w:r w:rsidR="00CF1FD8" w:rsidRPr="00BC1450">
                <w:rPr>
                  <w:rFonts w:eastAsia="Times New Roman" w:cs="Calibri"/>
                  <w:color w:val="0563C1"/>
                  <w:u w:val="single"/>
                </w:rPr>
                <w:t>Jaeger 2023</w:t>
              </w:r>
            </w:hyperlink>
          </w:p>
        </w:tc>
        <w:tc>
          <w:tcPr>
            <w:tcW w:w="1806" w:type="dxa"/>
            <w:shd w:val="clear" w:color="auto" w:fill="auto"/>
            <w:hideMark/>
          </w:tcPr>
          <w:p w14:paraId="1A7AC37D" w14:textId="77777777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i/>
                <w:iCs/>
                <w:color w:val="000000"/>
              </w:rPr>
            </w:pPr>
            <w:proofErr w:type="spellStart"/>
            <w:r w:rsidRPr="00BC1450">
              <w:rPr>
                <w:rFonts w:eastAsia="Times New Roman" w:cs="Calibri"/>
                <w:i/>
                <w:iCs/>
                <w:color w:val="000000"/>
              </w:rPr>
              <w:t>aorsf</w:t>
            </w:r>
            <w:proofErr w:type="spellEnd"/>
          </w:p>
        </w:tc>
        <w:tc>
          <w:tcPr>
            <w:tcW w:w="1405" w:type="dxa"/>
            <w:shd w:val="clear" w:color="auto" w:fill="auto"/>
            <w:hideMark/>
          </w:tcPr>
          <w:p w14:paraId="72AA4D9A" w14:textId="61869EEA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Test Based</w:t>
            </w:r>
          </w:p>
        </w:tc>
        <w:tc>
          <w:tcPr>
            <w:tcW w:w="1855" w:type="dxa"/>
            <w:shd w:val="clear" w:color="auto" w:fill="auto"/>
            <w:hideMark/>
          </w:tcPr>
          <w:p w14:paraId="0A6FF9D2" w14:textId="7E258A98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 xml:space="preserve">Oblique </w:t>
            </w:r>
            <w:del w:id="46" w:author="Byron C Jaeger" w:date="2024-05-01T18:57:00Z">
              <w:r w:rsidRPr="00BC1450" w:rsidDel="00931CAC">
                <w:rPr>
                  <w:rFonts w:eastAsia="Times New Roman" w:cs="Calibri"/>
                  <w:color w:val="000000"/>
                </w:rPr>
                <w:delText>Forest</w:delText>
              </w:r>
            </w:del>
          </w:p>
        </w:tc>
        <w:tc>
          <w:tcPr>
            <w:tcW w:w="3854" w:type="dxa"/>
            <w:shd w:val="clear" w:color="auto" w:fill="auto"/>
            <w:hideMark/>
          </w:tcPr>
          <w:p w14:paraId="04CF9DEC" w14:textId="66BF8DCE" w:rsidR="00CF1FD8" w:rsidRPr="00BC1450" w:rsidRDefault="00931CAC" w:rsidP="00CF1FD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ins w:id="47" w:author="Byron C Jaeger" w:date="2024-05-01T18:58:00Z">
              <w:r>
                <w:rPr>
                  <w:rFonts w:eastAsia="Times New Roman" w:cs="Calibri"/>
                  <w:color w:val="000000"/>
                </w:rPr>
                <w:t xml:space="preserve">Variable importance is based on </w:t>
              </w:r>
            </w:ins>
            <w:ins w:id="48" w:author="Byron C Jaeger" w:date="2024-05-01T18:59:00Z">
              <w:r>
                <w:rPr>
                  <w:rFonts w:eastAsia="Times New Roman" w:cs="Calibri"/>
                  <w:color w:val="000000"/>
                </w:rPr>
                <w:t xml:space="preserve">prediction accuracy after permuting values for a given variable. </w:t>
              </w:r>
              <w:r>
                <w:rPr>
                  <w:rFonts w:eastAsia="Times New Roman" w:cs="Calibri"/>
                  <w:color w:val="000000"/>
                </w:rPr>
                <w:t>Recursive feature elimination is applied based on this importance metric.</w:t>
              </w:r>
              <w:r>
                <w:rPr>
                  <w:rFonts w:eastAsia="Times New Roman" w:cs="Calibri"/>
                  <w:color w:val="000000"/>
                  <w:vertAlign w:val="superscript"/>
                </w:rPr>
                <w:t>1</w:t>
              </w:r>
            </w:ins>
            <w:del w:id="49" w:author="Byron C Jaeger" w:date="2024-05-01T18:59:00Z">
              <w:r w:rsidR="00CF1FD8" w:rsidRPr="00BC1450" w:rsidDel="00931CAC">
                <w:rPr>
                  <w:rFonts w:eastAsia="Times New Roman" w:cs="Calibri"/>
                  <w:color w:val="000000"/>
                </w:rPr>
                <w:delText xml:space="preserve">Selects all </w:delText>
              </w:r>
              <w:r w:rsidR="00CF1FD8" w:rsidRPr="00BC1450" w:rsidDel="00931CAC">
                <w:rPr>
                  <w:rFonts w:eastAsia="Times New Roman" w:cs="Calibri"/>
                  <w:color w:val="000000"/>
                </w:rPr>
                <w:lastRenderedPageBreak/>
                <w:delText xml:space="preserve">variables with variable importance &gt; 0 based on permutation. </w:delText>
              </w:r>
            </w:del>
          </w:p>
        </w:tc>
        <w:tc>
          <w:tcPr>
            <w:tcW w:w="3425" w:type="dxa"/>
            <w:shd w:val="clear" w:color="auto" w:fill="auto"/>
            <w:hideMark/>
          </w:tcPr>
          <w:p w14:paraId="2BEA15CA" w14:textId="77777777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lastRenderedPageBreak/>
              <w:t>Default</w:t>
            </w:r>
          </w:p>
        </w:tc>
      </w:tr>
      <w:tr w:rsidR="00CF1FD8" w:rsidRPr="00BC1450" w14:paraId="2A29F0DE" w14:textId="77777777" w:rsidTr="00CF1FD8">
        <w:trPr>
          <w:trHeight w:val="620"/>
        </w:trPr>
        <w:tc>
          <w:tcPr>
            <w:tcW w:w="1408" w:type="dxa"/>
            <w:shd w:val="clear" w:color="auto" w:fill="auto"/>
            <w:hideMark/>
          </w:tcPr>
          <w:p w14:paraId="580C97B9" w14:textId="77777777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Permutation Axis</w:t>
            </w: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14:paraId="762572B0" w14:textId="77777777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</w:p>
        </w:tc>
        <w:tc>
          <w:tcPr>
            <w:tcW w:w="1806" w:type="dxa"/>
            <w:shd w:val="clear" w:color="auto" w:fill="auto"/>
            <w:hideMark/>
          </w:tcPr>
          <w:p w14:paraId="15ADCC04" w14:textId="77777777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i/>
                <w:iCs/>
                <w:color w:val="000000"/>
              </w:rPr>
            </w:pPr>
            <w:r w:rsidRPr="00BC1450">
              <w:rPr>
                <w:rFonts w:eastAsia="Times New Roman" w:cs="Calibri"/>
                <w:i/>
                <w:iCs/>
                <w:color w:val="000000"/>
              </w:rPr>
              <w:t>ranger</w:t>
            </w:r>
          </w:p>
        </w:tc>
        <w:tc>
          <w:tcPr>
            <w:tcW w:w="1405" w:type="dxa"/>
            <w:shd w:val="clear" w:color="auto" w:fill="auto"/>
            <w:hideMark/>
          </w:tcPr>
          <w:p w14:paraId="47787584" w14:textId="7C882445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commentRangeStart w:id="50"/>
            <w:r w:rsidRPr="00BC1450">
              <w:rPr>
                <w:rFonts w:eastAsia="Times New Roman" w:cs="Calibri"/>
                <w:color w:val="000000"/>
              </w:rPr>
              <w:t>Test Based</w:t>
            </w:r>
            <w:commentRangeEnd w:id="50"/>
            <w:r w:rsidR="00D23F7F">
              <w:rPr>
                <w:rStyle w:val="CommentReference"/>
              </w:rPr>
              <w:commentReference w:id="50"/>
            </w:r>
          </w:p>
        </w:tc>
        <w:tc>
          <w:tcPr>
            <w:tcW w:w="1855" w:type="dxa"/>
            <w:shd w:val="clear" w:color="auto" w:fill="auto"/>
            <w:hideMark/>
          </w:tcPr>
          <w:p w14:paraId="73412E67" w14:textId="77777777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Axis-based</w:t>
            </w:r>
          </w:p>
        </w:tc>
        <w:tc>
          <w:tcPr>
            <w:tcW w:w="3854" w:type="dxa"/>
            <w:shd w:val="clear" w:color="auto" w:fill="auto"/>
            <w:hideMark/>
          </w:tcPr>
          <w:p w14:paraId="269E2360" w14:textId="77777777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 xml:space="preserve">Selects all variables with variable importance &gt; 0 based on permutation. </w:t>
            </w:r>
          </w:p>
        </w:tc>
        <w:tc>
          <w:tcPr>
            <w:tcW w:w="3425" w:type="dxa"/>
            <w:shd w:val="clear" w:color="auto" w:fill="auto"/>
            <w:hideMark/>
          </w:tcPr>
          <w:p w14:paraId="1BBFDA64" w14:textId="77777777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Default</w:t>
            </w:r>
          </w:p>
        </w:tc>
      </w:tr>
      <w:tr w:rsidR="00CF1FD8" w:rsidRPr="00BC1450" w14:paraId="6316DBB6" w14:textId="77777777" w:rsidTr="00CF1FD8">
        <w:trPr>
          <w:trHeight w:val="701"/>
        </w:trPr>
        <w:tc>
          <w:tcPr>
            <w:tcW w:w="1408" w:type="dxa"/>
            <w:shd w:val="clear" w:color="auto" w:fill="auto"/>
            <w:hideMark/>
          </w:tcPr>
          <w:p w14:paraId="260A3384" w14:textId="77777777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proofErr w:type="spellStart"/>
            <w:r w:rsidRPr="00BC1450">
              <w:rPr>
                <w:rFonts w:eastAsia="Times New Roman" w:cs="Calibri"/>
                <w:color w:val="000000"/>
              </w:rPr>
              <w:t>Hapfelmeier</w:t>
            </w:r>
            <w:proofErr w:type="spellEnd"/>
          </w:p>
        </w:tc>
        <w:tc>
          <w:tcPr>
            <w:tcW w:w="1827" w:type="dxa"/>
            <w:shd w:val="clear" w:color="auto" w:fill="auto"/>
            <w:hideMark/>
          </w:tcPr>
          <w:p w14:paraId="706711A3" w14:textId="77777777" w:rsidR="00CF1FD8" w:rsidRPr="00BC1450" w:rsidRDefault="00000000" w:rsidP="00CF1FD8">
            <w:pPr>
              <w:spacing w:after="0" w:line="240" w:lineRule="auto"/>
              <w:rPr>
                <w:rFonts w:eastAsia="Times New Roman" w:cs="Calibri"/>
                <w:color w:val="0563C1"/>
                <w:u w:val="single"/>
              </w:rPr>
            </w:pPr>
            <w:hyperlink r:id="rId20" w:history="1">
              <w:proofErr w:type="spellStart"/>
              <w:r w:rsidR="00CF1FD8" w:rsidRPr="00BC1450">
                <w:rPr>
                  <w:rFonts w:eastAsia="Times New Roman" w:cs="Calibri"/>
                  <w:color w:val="0563C1"/>
                  <w:u w:val="single"/>
                </w:rPr>
                <w:t>Hapfelmeier</w:t>
              </w:r>
              <w:proofErr w:type="spellEnd"/>
              <w:r w:rsidR="00CF1FD8" w:rsidRPr="00BC1450">
                <w:rPr>
                  <w:rFonts w:eastAsia="Times New Roman" w:cs="Calibri"/>
                  <w:color w:val="0563C1"/>
                  <w:u w:val="single"/>
                </w:rPr>
                <w:t xml:space="preserve"> 2023 [15]</w:t>
              </w:r>
            </w:hyperlink>
          </w:p>
        </w:tc>
        <w:tc>
          <w:tcPr>
            <w:tcW w:w="1806" w:type="dxa"/>
            <w:shd w:val="clear" w:color="auto" w:fill="auto"/>
            <w:hideMark/>
          </w:tcPr>
          <w:p w14:paraId="3D1C8D61" w14:textId="77777777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i/>
                <w:iCs/>
                <w:color w:val="000000"/>
              </w:rPr>
            </w:pPr>
            <w:proofErr w:type="spellStart"/>
            <w:r w:rsidRPr="00BC1450">
              <w:rPr>
                <w:rFonts w:eastAsia="Times New Roman" w:cs="Calibri"/>
                <w:i/>
                <w:iCs/>
                <w:color w:val="000000"/>
              </w:rPr>
              <w:t>rfvimptest</w:t>
            </w:r>
            <w:proofErr w:type="spellEnd"/>
          </w:p>
        </w:tc>
        <w:tc>
          <w:tcPr>
            <w:tcW w:w="1405" w:type="dxa"/>
            <w:shd w:val="clear" w:color="auto" w:fill="auto"/>
            <w:hideMark/>
          </w:tcPr>
          <w:p w14:paraId="0B68A320" w14:textId="77777777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Test Based</w:t>
            </w:r>
          </w:p>
        </w:tc>
        <w:tc>
          <w:tcPr>
            <w:tcW w:w="1855" w:type="dxa"/>
            <w:shd w:val="clear" w:color="auto" w:fill="auto"/>
            <w:hideMark/>
          </w:tcPr>
          <w:p w14:paraId="4846B0C8" w14:textId="4295C29D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 xml:space="preserve">Conditional Inference </w:t>
            </w:r>
            <w:del w:id="51" w:author="Byron C Jaeger" w:date="2024-05-01T18:57:00Z">
              <w:r w:rsidRPr="00BC1450" w:rsidDel="00931CAC">
                <w:rPr>
                  <w:rFonts w:eastAsia="Times New Roman" w:cs="Calibri"/>
                  <w:color w:val="000000"/>
                </w:rPr>
                <w:delText>Forest</w:delText>
              </w:r>
            </w:del>
          </w:p>
        </w:tc>
        <w:tc>
          <w:tcPr>
            <w:tcW w:w="3854" w:type="dxa"/>
            <w:shd w:val="clear" w:color="auto" w:fill="auto"/>
            <w:hideMark/>
          </w:tcPr>
          <w:p w14:paraId="5AF8BE4C" w14:textId="77777777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commentRangeStart w:id="52"/>
            <w:r w:rsidRPr="00BC1450">
              <w:rPr>
                <w:rFonts w:eastAsia="Times New Roman" w:cs="Calibri"/>
                <w:color w:val="000000"/>
              </w:rPr>
              <w:t>Similar to Altmann, but uses unbiased importance measures</w:t>
            </w:r>
            <w:commentRangeEnd w:id="52"/>
            <w:r>
              <w:rPr>
                <w:rStyle w:val="CommentReference"/>
              </w:rPr>
              <w:commentReference w:id="52"/>
            </w:r>
          </w:p>
        </w:tc>
        <w:tc>
          <w:tcPr>
            <w:tcW w:w="3425" w:type="dxa"/>
            <w:shd w:val="clear" w:color="auto" w:fill="auto"/>
            <w:hideMark/>
          </w:tcPr>
          <w:p w14:paraId="13A95B0E" w14:textId="77777777" w:rsidR="00CF1FD8" w:rsidRPr="00BC1450" w:rsidRDefault="00CF1FD8" w:rsidP="00CF1FD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BC1450">
              <w:rPr>
                <w:rFonts w:eastAsia="Times New Roman" w:cs="Calibri"/>
                <w:color w:val="000000"/>
              </w:rPr>
              <w:t># type = SAPT</w:t>
            </w:r>
          </w:p>
        </w:tc>
      </w:tr>
    </w:tbl>
    <w:p w14:paraId="76338C70" w14:textId="49ED30DD" w:rsidR="00E76B21" w:rsidRPr="00931CAC" w:rsidRDefault="00931CAC" w:rsidP="0086226E">
      <w:pPr>
        <w:spacing w:after="160" w:line="480" w:lineRule="auto"/>
        <w:contextualSpacing/>
        <w:rPr>
          <w:rFonts w:eastAsia="Times New Roman" w:cs="Calibri"/>
          <w:color w:val="000000"/>
          <w:rPrChange w:id="53" w:author="Byron C Jaeger" w:date="2024-05-01T18:52:00Z">
            <w:rPr>
              <w:rFonts w:ascii="Times New Roman" w:hAnsi="Times New Roman"/>
              <w:b/>
              <w:sz w:val="24"/>
              <w:szCs w:val="24"/>
            </w:rPr>
          </w:rPrChange>
        </w:rPr>
      </w:pPr>
      <w:ins w:id="54" w:author="Byron C Jaeger" w:date="2024-05-01T18:54:00Z">
        <w:r>
          <w:rPr>
            <w:rFonts w:eastAsia="Times New Roman" w:cs="Calibri"/>
            <w:color w:val="000000"/>
            <w:vertAlign w:val="superscript"/>
          </w:rPr>
          <w:t>1</w:t>
        </w:r>
      </w:ins>
      <w:ins w:id="55" w:author="Byron C Jaeger" w:date="2024-05-01T18:52:00Z">
        <w:r w:rsidRPr="00931CAC">
          <w:rPr>
            <w:rFonts w:eastAsia="Times New Roman" w:cs="Calibri"/>
            <w:color w:val="000000"/>
            <w:rPrChange w:id="56" w:author="Byron C Jaeger" w:date="2024-05-01T18:52:00Z">
              <w:rPr>
                <w:rFonts w:ascii="Times New Roman" w:hAnsi="Times New Roman"/>
                <w:b/>
                <w:sz w:val="24"/>
                <w:szCs w:val="24"/>
              </w:rPr>
            </w:rPrChange>
          </w:rPr>
          <w:t>Recursive feature elimination</w:t>
        </w:r>
        <w:r w:rsidRPr="00931CAC">
          <w:rPr>
            <w:rFonts w:eastAsia="Times New Roman" w:cs="Calibri"/>
            <w:color w:val="000000"/>
            <w:rPrChange w:id="57" w:author="Byron C Jaeger" w:date="2024-05-01T18:52:00Z">
              <w:rPr>
                <w:rFonts w:ascii="Times New Roman" w:hAnsi="Times New Roman"/>
                <w:bCs/>
                <w:sz w:val="24"/>
                <w:szCs w:val="24"/>
              </w:rPr>
            </w:rPrChange>
          </w:rPr>
          <w:t xml:space="preserve"> is a stepwise procedure where a single predictor is dropped at each step</w:t>
        </w:r>
      </w:ins>
      <w:ins w:id="58" w:author="Byron C Jaeger" w:date="2024-05-01T18:53:00Z">
        <w:r>
          <w:rPr>
            <w:rFonts w:eastAsia="Times New Roman" w:cs="Calibri"/>
            <w:color w:val="000000"/>
          </w:rPr>
          <w:t xml:space="preserve"> until a stopping criterion is met. At each step, out-of-bag prediction accuracy is computed. The set of variables that maximize out-of-bag prediction accuracy is determined as the</w:t>
        </w:r>
      </w:ins>
      <w:ins w:id="59" w:author="Byron C Jaeger" w:date="2024-05-01T18:52:00Z">
        <w:r w:rsidRPr="00931CAC">
          <w:rPr>
            <w:rFonts w:eastAsia="Times New Roman" w:cs="Calibri"/>
            <w:color w:val="000000"/>
            <w:rPrChange w:id="60" w:author="Byron C Jaeger" w:date="2024-05-01T18:52:00Z">
              <w:rPr>
                <w:rFonts w:ascii="Times New Roman" w:hAnsi="Times New Roman"/>
                <w:b/>
                <w:sz w:val="24"/>
                <w:szCs w:val="24"/>
              </w:rPr>
            </w:rPrChange>
          </w:rPr>
          <w:t xml:space="preserve"> </w:t>
        </w:r>
      </w:ins>
      <w:ins w:id="61" w:author="Byron C Jaeger" w:date="2024-05-01T18:54:00Z">
        <w:r>
          <w:rPr>
            <w:rFonts w:eastAsia="Times New Roman" w:cs="Calibri"/>
            <w:color w:val="000000"/>
          </w:rPr>
          <w:t>final selection.</w:t>
        </w:r>
      </w:ins>
    </w:p>
    <w:p w14:paraId="171BCC3C" w14:textId="77777777" w:rsidR="00E76B21" w:rsidRDefault="00E76B21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07B53660" w14:textId="77777777" w:rsidR="00BC1450" w:rsidRDefault="00BC1450" w:rsidP="0086226E">
      <w:pPr>
        <w:spacing w:after="160" w:line="480" w:lineRule="auto"/>
        <w:contextualSpacing/>
        <w:rPr>
          <w:rFonts w:ascii="Times New Roman" w:hAnsi="Times New Roman"/>
          <w:b/>
          <w:sz w:val="24"/>
          <w:szCs w:val="24"/>
        </w:rPr>
      </w:pPr>
    </w:p>
    <w:p w14:paraId="4DDF23DA" w14:textId="0418ABA3" w:rsidR="0086226E" w:rsidRDefault="0086226E" w:rsidP="0086226E">
      <w:pPr>
        <w:spacing w:after="160" w:line="480" w:lineRule="auto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Figure 1:</w:t>
      </w:r>
      <w:r>
        <w:rPr>
          <w:rFonts w:ascii="Times New Roman" w:hAnsi="Times New Roman"/>
          <w:sz w:val="24"/>
          <w:szCs w:val="24"/>
        </w:rPr>
        <w:t xml:space="preserve"> Characteristics of datasets used for the </w:t>
      </w:r>
      <w:proofErr w:type="gramStart"/>
      <w:r>
        <w:rPr>
          <w:rFonts w:ascii="Times New Roman" w:hAnsi="Times New Roman"/>
          <w:sz w:val="24"/>
          <w:szCs w:val="24"/>
        </w:rPr>
        <w:t>study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</w:p>
    <w:p w14:paraId="046F5417" w14:textId="77777777" w:rsidR="0086226E" w:rsidRDefault="0086226E" w:rsidP="0086226E">
      <w:pPr>
        <w:spacing w:after="160" w:line="480" w:lineRule="auto"/>
        <w:contextualSpacing/>
        <w:rPr>
          <w:rFonts w:ascii="Times New Roman" w:hAnsi="Times New Roman"/>
          <w:sz w:val="24"/>
          <w:szCs w:val="24"/>
        </w:rPr>
      </w:pPr>
      <w:r w:rsidRPr="00BC370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E7F1BD8" wp14:editId="5D5C00DD">
            <wp:extent cx="5943600" cy="47484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9AD6E" w14:textId="77777777" w:rsidR="0086226E" w:rsidRPr="00EE4A6A" w:rsidRDefault="0086226E" w:rsidP="0086226E">
      <w:pPr>
        <w:spacing w:after="160" w:line="480" w:lineRule="auto"/>
        <w:contextualSpacing/>
        <w:rPr>
          <w:rFonts w:ascii="Times New Roman" w:hAnsi="Times New Roman"/>
          <w:sz w:val="24"/>
          <w:szCs w:val="24"/>
        </w:rPr>
      </w:pPr>
    </w:p>
    <w:p w14:paraId="5C89D276" w14:textId="0E5758CE" w:rsidR="0086226E" w:rsidRDefault="0086226E" w:rsidP="0086226E">
      <w:pPr>
        <w:spacing w:after="0" w:line="480" w:lineRule="auto"/>
        <w:rPr>
          <w:rFonts w:ascii="Times New Roman" w:hAnsi="Times New Roman"/>
          <w:sz w:val="24"/>
          <w:szCs w:val="24"/>
        </w:rPr>
      </w:pPr>
      <w:r w:rsidRPr="00C71431">
        <w:rPr>
          <w:rFonts w:ascii="Times New Roman" w:hAnsi="Times New Roman"/>
          <w:b/>
          <w:sz w:val="24"/>
          <w:szCs w:val="24"/>
        </w:rPr>
        <w:lastRenderedPageBreak/>
        <w:t>Table 2</w:t>
      </w:r>
      <w:r>
        <w:rPr>
          <w:rFonts w:ascii="Times New Roman" w:hAnsi="Times New Roman"/>
          <w:sz w:val="24"/>
          <w:szCs w:val="24"/>
        </w:rPr>
        <w:t>: Distribution of R-Squared, Computation Time, and Percent Variable Reduction for variable selection procedures</w:t>
      </w:r>
    </w:p>
    <w:tbl>
      <w:tblPr>
        <w:tblW w:w="10240" w:type="dxa"/>
        <w:tblLook w:val="04A0" w:firstRow="1" w:lastRow="0" w:firstColumn="1" w:lastColumn="0" w:noHBand="0" w:noVBand="1"/>
      </w:tblPr>
      <w:tblGrid>
        <w:gridCol w:w="1720"/>
        <w:gridCol w:w="2140"/>
        <w:gridCol w:w="2080"/>
        <w:gridCol w:w="2020"/>
        <w:gridCol w:w="2280"/>
      </w:tblGrid>
      <w:tr w:rsidR="0086226E" w:rsidRPr="00B03E28" w14:paraId="078E2429" w14:textId="77777777" w:rsidTr="003045F4">
        <w:trPr>
          <w:trHeight w:val="315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BCF09" w14:textId="77777777" w:rsidR="0086226E" w:rsidRPr="00B03E28" w:rsidRDefault="0086226E" w:rsidP="003045F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12" w:space="0" w:color="DDDDDD"/>
              <w:right w:val="nil"/>
            </w:tcBorders>
            <w:shd w:val="clear" w:color="auto" w:fill="auto"/>
            <w:vAlign w:val="bottom"/>
            <w:hideMark/>
          </w:tcPr>
          <w:p w14:paraId="132261C4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R-Squared (Axis)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12" w:space="0" w:color="DDDDDD"/>
              <w:right w:val="nil"/>
            </w:tcBorders>
            <w:shd w:val="clear" w:color="auto" w:fill="auto"/>
            <w:vAlign w:val="bottom"/>
            <w:hideMark/>
          </w:tcPr>
          <w:p w14:paraId="290D5959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R-Squared (Oblique)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12" w:space="0" w:color="DDDDDD"/>
              <w:right w:val="nil"/>
            </w:tcBorders>
            <w:shd w:val="clear" w:color="auto" w:fill="auto"/>
            <w:vAlign w:val="bottom"/>
            <w:hideMark/>
          </w:tcPr>
          <w:p w14:paraId="00296734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Variable Percent Reduced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12" w:space="0" w:color="DDDDDD"/>
              <w:right w:val="nil"/>
            </w:tcBorders>
            <w:shd w:val="clear" w:color="auto" w:fill="auto"/>
            <w:vAlign w:val="bottom"/>
            <w:hideMark/>
          </w:tcPr>
          <w:p w14:paraId="4F68EE63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Time (seconds)</w:t>
            </w:r>
          </w:p>
        </w:tc>
      </w:tr>
      <w:tr w:rsidR="0086226E" w:rsidRPr="00B03E28" w14:paraId="79261F30" w14:textId="77777777" w:rsidTr="003045F4">
        <w:trPr>
          <w:trHeight w:val="330"/>
        </w:trPr>
        <w:tc>
          <w:tcPr>
            <w:tcW w:w="10240" w:type="dxa"/>
            <w:gridSpan w:val="5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auto" w:fill="auto"/>
            <w:hideMark/>
          </w:tcPr>
          <w:p w14:paraId="730DF2BD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Altman</w:t>
            </w:r>
          </w:p>
        </w:tc>
      </w:tr>
      <w:tr w:rsidR="0086226E" w:rsidRPr="00B03E28" w14:paraId="37C446CF" w14:textId="77777777" w:rsidTr="003045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876F3F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Mean (SD)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C392A3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0.41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( 0.017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DD4D61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0.43 (0.018)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EE7E18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0.75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( 0.012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68424D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338.02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( 37.636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</w:tr>
      <w:tr w:rsidR="0086226E" w:rsidRPr="00B03E28" w14:paraId="1405224A" w14:textId="77777777" w:rsidTr="003045F4">
        <w:trPr>
          <w:trHeight w:val="315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DD4DEF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Median [IQR]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03C8C0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0.39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0.183 ,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0.626 ]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39628F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0.44 [0.223, 0.651]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870EF8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0.82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0.667 ,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0.9 ]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562638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52.63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19.956 ,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379.291 ]</w:t>
            </w:r>
          </w:p>
        </w:tc>
      </w:tr>
      <w:tr w:rsidR="0086226E" w:rsidRPr="00B03E28" w14:paraId="5CFED685" w14:textId="77777777" w:rsidTr="003045F4">
        <w:trPr>
          <w:trHeight w:val="315"/>
        </w:trPr>
        <w:tc>
          <w:tcPr>
            <w:tcW w:w="10240" w:type="dxa"/>
            <w:gridSpan w:val="5"/>
            <w:tcBorders>
              <w:top w:val="single" w:sz="8" w:space="0" w:color="DDDDDD"/>
              <w:left w:val="nil"/>
              <w:bottom w:val="single" w:sz="8" w:space="0" w:color="DDDDDD"/>
              <w:right w:val="nil"/>
            </w:tcBorders>
            <w:shd w:val="clear" w:color="auto" w:fill="auto"/>
            <w:hideMark/>
          </w:tcPr>
          <w:p w14:paraId="24013299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Menze</w:t>
            </w:r>
          </w:p>
        </w:tc>
      </w:tr>
      <w:tr w:rsidR="0086226E" w:rsidRPr="00B03E28" w14:paraId="47E2E458" w14:textId="77777777" w:rsidTr="003045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789C56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Mean (SD)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1257ED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0.42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( 0.018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C3D9EB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0.45 (0.018)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8BD666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0.61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( 0.015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ACF294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17.8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( 2.427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</w:tr>
      <w:tr w:rsidR="0086226E" w:rsidRPr="00B03E28" w14:paraId="0578B50C" w14:textId="77777777" w:rsidTr="003045F4">
        <w:trPr>
          <w:trHeight w:val="315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5ECFDE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Median [IQR]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5977ED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0.42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0.212 ,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0.693 ]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5A97BD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0.47 [0.233, 0.724]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7C02EE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0.67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0.439 ,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0.812 ]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893310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3.57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1.198 ,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12.561 ]</w:t>
            </w:r>
          </w:p>
        </w:tc>
      </w:tr>
      <w:tr w:rsidR="0086226E" w:rsidRPr="00B03E28" w14:paraId="0B479CB1" w14:textId="77777777" w:rsidTr="003045F4">
        <w:trPr>
          <w:trHeight w:val="300"/>
        </w:trPr>
        <w:tc>
          <w:tcPr>
            <w:tcW w:w="10240" w:type="dxa"/>
            <w:gridSpan w:val="5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C644BC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Permute -</w:t>
            </w:r>
          </w:p>
        </w:tc>
      </w:tr>
      <w:tr w:rsidR="0086226E" w:rsidRPr="00B03E28" w14:paraId="6A961151" w14:textId="77777777" w:rsidTr="003045F4">
        <w:trPr>
          <w:trHeight w:val="315"/>
        </w:trPr>
        <w:tc>
          <w:tcPr>
            <w:tcW w:w="10240" w:type="dxa"/>
            <w:gridSpan w:val="5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auto" w:fill="auto"/>
            <w:hideMark/>
          </w:tcPr>
          <w:p w14:paraId="5552F537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Oblique</w:t>
            </w:r>
          </w:p>
        </w:tc>
      </w:tr>
      <w:tr w:rsidR="0086226E" w:rsidRPr="00B03E28" w14:paraId="671C1432" w14:textId="77777777" w:rsidTr="003045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2332E2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Mean (SD)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63D580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0.42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( 0.019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0281B1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0.45 (0.019)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36363F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0.56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( 0.016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CBEBA5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42.67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( 6.464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</w:tr>
      <w:tr w:rsidR="0086226E" w:rsidRPr="00B03E28" w14:paraId="62DF02AA" w14:textId="77777777" w:rsidTr="003045F4">
        <w:trPr>
          <w:trHeight w:val="315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3FBAA6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Median [IQR]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E84F25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0.22 ,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0.694 ]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30F3F0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0.48 [0.236, 0.724]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0B328E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0.6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0.364 ,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0.8 ]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9F286F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4.91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1.145 ,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24.119 ]</w:t>
            </w:r>
          </w:p>
        </w:tc>
      </w:tr>
      <w:tr w:rsidR="0086226E" w:rsidRPr="00B03E28" w14:paraId="6CD78E09" w14:textId="77777777" w:rsidTr="003045F4">
        <w:trPr>
          <w:trHeight w:val="315"/>
        </w:trPr>
        <w:tc>
          <w:tcPr>
            <w:tcW w:w="10240" w:type="dxa"/>
            <w:gridSpan w:val="5"/>
            <w:tcBorders>
              <w:top w:val="single" w:sz="8" w:space="0" w:color="DDDDDD"/>
              <w:left w:val="nil"/>
              <w:bottom w:val="single" w:sz="8" w:space="0" w:color="DDDDDD"/>
              <w:right w:val="nil"/>
            </w:tcBorders>
            <w:shd w:val="clear" w:color="auto" w:fill="auto"/>
            <w:hideMark/>
          </w:tcPr>
          <w:p w14:paraId="20761385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Boruta</w:t>
            </w:r>
          </w:p>
        </w:tc>
      </w:tr>
      <w:tr w:rsidR="0086226E" w:rsidRPr="00B03E28" w14:paraId="6927DEE1" w14:textId="77777777" w:rsidTr="003045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70DC5E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Mean (SD)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C2C79C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0.41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( 0.019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706DC3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0.43 (0.018)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2F8D43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0.46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( 0.019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4AF864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40.58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( 4.363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</w:tr>
      <w:tr w:rsidR="0086226E" w:rsidRPr="00B03E28" w14:paraId="4E0A1AEF" w14:textId="77777777" w:rsidTr="003045F4">
        <w:trPr>
          <w:trHeight w:val="315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9E53AD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Median [IQR]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FCE9F2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0.42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0.208 ,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0.677 ]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A79113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0.44 [0.225, 0.673]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756D88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0.45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0.133 ,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0.774 ]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F7B5E7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8.35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3.519 ,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47.411 ]</w:t>
            </w:r>
          </w:p>
        </w:tc>
      </w:tr>
      <w:tr w:rsidR="0086226E" w:rsidRPr="00B03E28" w14:paraId="5907B6B6" w14:textId="77777777" w:rsidTr="003045F4">
        <w:trPr>
          <w:trHeight w:val="315"/>
        </w:trPr>
        <w:tc>
          <w:tcPr>
            <w:tcW w:w="10240" w:type="dxa"/>
            <w:gridSpan w:val="5"/>
            <w:tcBorders>
              <w:top w:val="single" w:sz="8" w:space="0" w:color="DDDDDD"/>
              <w:left w:val="nil"/>
              <w:bottom w:val="single" w:sz="8" w:space="0" w:color="DDDDDD"/>
              <w:right w:val="nil"/>
            </w:tcBorders>
            <w:shd w:val="clear" w:color="auto" w:fill="auto"/>
            <w:hideMark/>
          </w:tcPr>
          <w:p w14:paraId="74B82F9E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CARET</w:t>
            </w:r>
          </w:p>
        </w:tc>
      </w:tr>
      <w:tr w:rsidR="0086226E" w:rsidRPr="00B03E28" w14:paraId="43C725CE" w14:textId="77777777" w:rsidTr="003045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F936C4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Mean (SD)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B6BE17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0.43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( 0.019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A75DBC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0.44 (0.019)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C3C5EB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0.48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( 0.02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8CB34C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3544.69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( 580.392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</w:tr>
      <w:tr w:rsidR="0086226E" w:rsidRPr="00B03E28" w14:paraId="417E284E" w14:textId="77777777" w:rsidTr="003045F4">
        <w:trPr>
          <w:trHeight w:val="315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021658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Median [IQR]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2004E3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0.42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0.23 ,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0.694 ]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6846EA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0.44 [0.218, 0.681]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755FAB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0.5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0.111 ,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0.826 ]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E3E2BD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171.95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52.846 ,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1170.799 ]</w:t>
            </w:r>
          </w:p>
        </w:tc>
      </w:tr>
      <w:tr w:rsidR="0086226E" w:rsidRPr="00B03E28" w14:paraId="7CADC0E6" w14:textId="77777777" w:rsidTr="003045F4">
        <w:trPr>
          <w:trHeight w:val="315"/>
        </w:trPr>
        <w:tc>
          <w:tcPr>
            <w:tcW w:w="10240" w:type="dxa"/>
            <w:gridSpan w:val="5"/>
            <w:tcBorders>
              <w:top w:val="single" w:sz="8" w:space="0" w:color="DDDDDD"/>
              <w:left w:val="nil"/>
              <w:bottom w:val="single" w:sz="8" w:space="0" w:color="DDDDDD"/>
              <w:right w:val="nil"/>
            </w:tcBorders>
            <w:shd w:val="clear" w:color="auto" w:fill="auto"/>
            <w:hideMark/>
          </w:tcPr>
          <w:p w14:paraId="1FDD024B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proofErr w:type="spellStart"/>
            <w:r w:rsidRPr="00B03E28">
              <w:rPr>
                <w:rFonts w:eastAsia="Times New Roman" w:cs="Calibri"/>
                <w:b/>
                <w:bCs/>
                <w:color w:val="333333"/>
              </w:rPr>
              <w:t>Hapfelmeier</w:t>
            </w:r>
            <w:proofErr w:type="spellEnd"/>
          </w:p>
        </w:tc>
      </w:tr>
      <w:tr w:rsidR="0086226E" w:rsidRPr="00B03E28" w14:paraId="4B68B48D" w14:textId="77777777" w:rsidTr="003045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CE269A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Mean (SD)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AB9CE9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0.18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( 0.017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AF94FA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0.21 (0.017)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F2F7E3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0.92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( 0.002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1C9ABB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1068.56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( 151.485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</w:tr>
      <w:tr w:rsidR="0086226E" w:rsidRPr="00B03E28" w14:paraId="75C1A857" w14:textId="77777777" w:rsidTr="003045F4">
        <w:trPr>
          <w:trHeight w:val="315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E35D0B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Median [IQR]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751DFA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0.08 [ -0.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005 ,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0.32 ]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0BD563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0.1 [0, 0.401]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06216F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0.93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0.9 ,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0.95 ]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3DA3CC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143.83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35.449 ,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563.047 ]</w:t>
            </w:r>
          </w:p>
        </w:tc>
      </w:tr>
      <w:tr w:rsidR="0086226E" w:rsidRPr="00B03E28" w14:paraId="1645ACF3" w14:textId="77777777" w:rsidTr="003045F4">
        <w:trPr>
          <w:trHeight w:val="315"/>
        </w:trPr>
        <w:tc>
          <w:tcPr>
            <w:tcW w:w="10240" w:type="dxa"/>
            <w:gridSpan w:val="5"/>
            <w:tcBorders>
              <w:top w:val="single" w:sz="8" w:space="0" w:color="DDDDDD"/>
              <w:left w:val="nil"/>
              <w:bottom w:val="single" w:sz="8" w:space="0" w:color="DDDDDD"/>
              <w:right w:val="nil"/>
            </w:tcBorders>
            <w:shd w:val="clear" w:color="auto" w:fill="auto"/>
            <w:hideMark/>
          </w:tcPr>
          <w:p w14:paraId="21640CA4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Jiang</w:t>
            </w:r>
          </w:p>
        </w:tc>
      </w:tr>
      <w:tr w:rsidR="0086226E" w:rsidRPr="00B03E28" w14:paraId="421748F2" w14:textId="77777777" w:rsidTr="003045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0890B1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Mean (SD)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A38270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0.42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( 0.019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CFB5A3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0.44 (0.019)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781BD5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0.65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( 0.015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D0B0B1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455.36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( 63.503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</w:tr>
      <w:tr w:rsidR="0086226E" w:rsidRPr="00B03E28" w14:paraId="3C230D15" w14:textId="77777777" w:rsidTr="003045F4">
        <w:trPr>
          <w:trHeight w:val="315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56532B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lastRenderedPageBreak/>
              <w:t>Median [IQR]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C157A4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0.42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0.22 ,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0.693 ]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4BD8D6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0.44 [0.232, 0.72]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CA74AA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0.7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0.474 ,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0.872 ]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EA7F51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41.57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14.373 ,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260.241 ]</w:t>
            </w:r>
          </w:p>
        </w:tc>
      </w:tr>
      <w:tr w:rsidR="0086226E" w:rsidRPr="00B03E28" w14:paraId="1C8D3242" w14:textId="77777777" w:rsidTr="003045F4">
        <w:trPr>
          <w:trHeight w:val="300"/>
        </w:trPr>
        <w:tc>
          <w:tcPr>
            <w:tcW w:w="10240" w:type="dxa"/>
            <w:gridSpan w:val="5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B9C37C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Min Depth</w:t>
            </w:r>
          </w:p>
        </w:tc>
      </w:tr>
      <w:tr w:rsidR="0086226E" w:rsidRPr="00B03E28" w14:paraId="44A5A3C0" w14:textId="77777777" w:rsidTr="003045F4">
        <w:trPr>
          <w:trHeight w:val="315"/>
        </w:trPr>
        <w:tc>
          <w:tcPr>
            <w:tcW w:w="10240" w:type="dxa"/>
            <w:gridSpan w:val="5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auto" w:fill="auto"/>
            <w:hideMark/>
          </w:tcPr>
          <w:p w14:paraId="6FCDC904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Medium</w:t>
            </w:r>
          </w:p>
        </w:tc>
      </w:tr>
      <w:tr w:rsidR="0086226E" w:rsidRPr="00B03E28" w14:paraId="265FBDF4" w14:textId="77777777" w:rsidTr="003045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87DBFC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Mean (SD)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0F2737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0.41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( 0.018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604C90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0.41 (0.018)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65F338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0.35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( 0.019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30B36A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30.08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( 1.16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</w:tr>
      <w:tr w:rsidR="0086226E" w:rsidRPr="00B03E28" w14:paraId="054C60D2" w14:textId="77777777" w:rsidTr="003045F4">
        <w:trPr>
          <w:trHeight w:val="315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070851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Median [IQR]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D6DAA1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0.39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0.199 ,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0.666 ]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8E05BE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0.42 [0.143, 0.634]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7F06CB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0.27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0.667 ]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345923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20.87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13.91 ,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47.381 ]</w:t>
            </w:r>
          </w:p>
        </w:tc>
      </w:tr>
      <w:tr w:rsidR="0086226E" w:rsidRPr="00B03E28" w14:paraId="33E815F4" w14:textId="77777777" w:rsidTr="003045F4">
        <w:trPr>
          <w:trHeight w:val="315"/>
        </w:trPr>
        <w:tc>
          <w:tcPr>
            <w:tcW w:w="10240" w:type="dxa"/>
            <w:gridSpan w:val="5"/>
            <w:tcBorders>
              <w:top w:val="single" w:sz="8" w:space="0" w:color="DDDDDD"/>
              <w:left w:val="nil"/>
              <w:bottom w:val="single" w:sz="8" w:space="0" w:color="DDDDDD"/>
              <w:right w:val="nil"/>
            </w:tcBorders>
            <w:shd w:val="clear" w:color="auto" w:fill="auto"/>
            <w:hideMark/>
          </w:tcPr>
          <w:p w14:paraId="5E2B083E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Negation</w:t>
            </w:r>
          </w:p>
        </w:tc>
      </w:tr>
      <w:tr w:rsidR="0086226E" w:rsidRPr="00B03E28" w14:paraId="5A38E119" w14:textId="77777777" w:rsidTr="003045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9F0CE7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Mean (SD)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BEDCE7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0.41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( 0.019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2D3B5F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0.44 (0.019)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4B80DB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0.53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( 0.016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9B2721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44.32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( 7.204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</w:tr>
      <w:tr w:rsidR="0086226E" w:rsidRPr="00B03E28" w14:paraId="0291B629" w14:textId="77777777" w:rsidTr="003045F4">
        <w:trPr>
          <w:trHeight w:val="315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205A31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Median [IQR]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30E90A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0.182 ,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0.671 ]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68D2F0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0.41 [0.188, 0.726]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7124C4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0.58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0.325 ,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0.776 ]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9C5C67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5.06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1.166 ,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20.333 ]</w:t>
            </w:r>
          </w:p>
        </w:tc>
      </w:tr>
      <w:tr w:rsidR="0086226E" w:rsidRPr="00B03E28" w14:paraId="1E988E63" w14:textId="77777777" w:rsidTr="003045F4">
        <w:trPr>
          <w:trHeight w:val="315"/>
        </w:trPr>
        <w:tc>
          <w:tcPr>
            <w:tcW w:w="10240" w:type="dxa"/>
            <w:gridSpan w:val="5"/>
            <w:tcBorders>
              <w:top w:val="single" w:sz="8" w:space="0" w:color="DDDDDD"/>
              <w:left w:val="nil"/>
              <w:bottom w:val="single" w:sz="8" w:space="0" w:color="DDDDDD"/>
              <w:right w:val="nil"/>
            </w:tcBorders>
            <w:shd w:val="clear" w:color="auto" w:fill="auto"/>
            <w:hideMark/>
          </w:tcPr>
          <w:p w14:paraId="2B05F519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None</w:t>
            </w:r>
          </w:p>
        </w:tc>
      </w:tr>
      <w:tr w:rsidR="0086226E" w:rsidRPr="00B03E28" w14:paraId="758C74C8" w14:textId="77777777" w:rsidTr="003045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9B2F53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Mean (SD)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73684F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( 0.017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755A6A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 (0.017)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1A8BCB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71CB2E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</w:tr>
      <w:tr w:rsidR="0086226E" w:rsidRPr="00B03E28" w14:paraId="28F6C02F" w14:textId="77777777" w:rsidTr="003045F4">
        <w:trPr>
          <w:trHeight w:val="315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690B07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Median [IQR]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D8D472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0.182 ,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0.621 ]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5B0F7F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 [0.137, 0.635]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6E8588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commentRangeStart w:id="62"/>
            <w:r w:rsidRPr="00B03E28">
              <w:rPr>
                <w:rFonts w:eastAsia="Times New Roman" w:cs="Calibri"/>
                <w:color w:val="333333"/>
              </w:rPr>
              <w:t xml:space="preserve">0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0 ]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0578C3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0 ]</w:t>
            </w:r>
            <w:commentRangeEnd w:id="62"/>
            <w:r w:rsidR="002F1EAA">
              <w:rPr>
                <w:rStyle w:val="CommentReference"/>
              </w:rPr>
              <w:commentReference w:id="62"/>
            </w:r>
          </w:p>
        </w:tc>
      </w:tr>
      <w:tr w:rsidR="0086226E" w:rsidRPr="00B03E28" w14:paraId="7A4B7BD9" w14:textId="77777777" w:rsidTr="003045F4">
        <w:trPr>
          <w:trHeight w:val="300"/>
        </w:trPr>
        <w:tc>
          <w:tcPr>
            <w:tcW w:w="10240" w:type="dxa"/>
            <w:gridSpan w:val="5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37A1EB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Permute -</w:t>
            </w:r>
          </w:p>
        </w:tc>
      </w:tr>
      <w:tr w:rsidR="0086226E" w:rsidRPr="00B03E28" w14:paraId="420BBC23" w14:textId="77777777" w:rsidTr="003045F4">
        <w:trPr>
          <w:trHeight w:val="315"/>
        </w:trPr>
        <w:tc>
          <w:tcPr>
            <w:tcW w:w="10240" w:type="dxa"/>
            <w:gridSpan w:val="5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auto" w:fill="auto"/>
            <w:hideMark/>
          </w:tcPr>
          <w:p w14:paraId="3CDB3EF9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Axis</w:t>
            </w:r>
          </w:p>
        </w:tc>
      </w:tr>
      <w:tr w:rsidR="0086226E" w:rsidRPr="00B03E28" w14:paraId="3C7F9812" w14:textId="77777777" w:rsidTr="003045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3D50D9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Mean (SD)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536F45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( 0.018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E08D20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 (0.017)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92BD0C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0.13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6B4694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0.37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( 0.032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</w:tr>
      <w:tr w:rsidR="0086226E" w:rsidRPr="00B03E28" w14:paraId="6AA3BB6E" w14:textId="77777777" w:rsidTr="003045F4">
        <w:trPr>
          <w:trHeight w:val="315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F9D17F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Median [IQR]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E69847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0.39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0.196 ,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0.624 ]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6CBCE7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 [0.161, 0.633]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97ACFB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0.05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0.243 ]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D3E276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0.08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0.041 ,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0.373 ]</w:t>
            </w:r>
          </w:p>
        </w:tc>
      </w:tr>
      <w:tr w:rsidR="0086226E" w:rsidRPr="00B03E28" w14:paraId="743E6DE7" w14:textId="77777777" w:rsidTr="003045F4">
        <w:trPr>
          <w:trHeight w:val="315"/>
        </w:trPr>
        <w:tc>
          <w:tcPr>
            <w:tcW w:w="10240" w:type="dxa"/>
            <w:gridSpan w:val="5"/>
            <w:tcBorders>
              <w:top w:val="single" w:sz="8" w:space="0" w:color="DDDDDD"/>
              <w:left w:val="nil"/>
              <w:bottom w:val="single" w:sz="8" w:space="0" w:color="DDDDDD"/>
              <w:right w:val="nil"/>
            </w:tcBorders>
            <w:shd w:val="clear" w:color="auto" w:fill="auto"/>
            <w:hideMark/>
          </w:tcPr>
          <w:p w14:paraId="265A60C0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RRF</w:t>
            </w:r>
          </w:p>
        </w:tc>
      </w:tr>
      <w:tr w:rsidR="0086226E" w:rsidRPr="00B03E28" w14:paraId="012BB848" w14:textId="77777777" w:rsidTr="003045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0B340D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Mean (SD)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D89763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( 0.017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348171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 (0.017)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5682AC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0.02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( 0.004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DFEA49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2.43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( 0.256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</w:tr>
      <w:tr w:rsidR="0086226E" w:rsidRPr="00B03E28" w14:paraId="75BAE709" w14:textId="77777777" w:rsidTr="003045F4">
        <w:trPr>
          <w:trHeight w:val="315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4959C2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Median [IQR]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051269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0.17 ,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0.623 ]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A02E8D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0.39 [0.137, 0.633]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26C119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0 ]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CAA8CF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0.6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0.152 ,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2.735 ]</w:t>
            </w:r>
          </w:p>
        </w:tc>
      </w:tr>
      <w:tr w:rsidR="0086226E" w:rsidRPr="00B03E28" w14:paraId="549C55E0" w14:textId="77777777" w:rsidTr="003045F4">
        <w:trPr>
          <w:trHeight w:val="315"/>
        </w:trPr>
        <w:tc>
          <w:tcPr>
            <w:tcW w:w="10240" w:type="dxa"/>
            <w:gridSpan w:val="5"/>
            <w:tcBorders>
              <w:top w:val="single" w:sz="8" w:space="0" w:color="DDDDDD"/>
              <w:left w:val="nil"/>
              <w:bottom w:val="single" w:sz="8" w:space="0" w:color="DDDDDD"/>
              <w:right w:val="nil"/>
            </w:tcBorders>
            <w:shd w:val="clear" w:color="auto" w:fill="auto"/>
            <w:hideMark/>
          </w:tcPr>
          <w:p w14:paraId="1E3E3C4F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proofErr w:type="spellStart"/>
            <w:r w:rsidRPr="00B03E28">
              <w:rPr>
                <w:rFonts w:eastAsia="Times New Roman" w:cs="Calibri"/>
                <w:b/>
                <w:bCs/>
                <w:color w:val="333333"/>
              </w:rPr>
              <w:t>Svetnik</w:t>
            </w:r>
            <w:proofErr w:type="spellEnd"/>
          </w:p>
        </w:tc>
      </w:tr>
      <w:tr w:rsidR="0086226E" w:rsidRPr="00B03E28" w14:paraId="2A2A0206" w14:textId="77777777" w:rsidTr="003045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974E8A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Mean (SD)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ACC7A5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0.41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( 0.018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73D1AB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0.43 (0.018)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3F66F7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0.69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( 0.016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5DBD0A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1197.21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( 134.788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</w:tr>
      <w:tr w:rsidR="0086226E" w:rsidRPr="00B03E28" w14:paraId="3E501523" w14:textId="77777777" w:rsidTr="003045F4">
        <w:trPr>
          <w:trHeight w:val="315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9C6E68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Median [IQR]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445789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0.37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0.181 ,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0.642 ]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DEEEC0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 [0.204, 0.68]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79F645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0.76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0.577 ,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0.904 ]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E98995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245.47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76.233 ,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1317.819 ]</w:t>
            </w:r>
          </w:p>
        </w:tc>
      </w:tr>
      <w:tr w:rsidR="0086226E" w:rsidRPr="00B03E28" w14:paraId="5572E79B" w14:textId="77777777" w:rsidTr="003045F4">
        <w:trPr>
          <w:trHeight w:val="315"/>
        </w:trPr>
        <w:tc>
          <w:tcPr>
            <w:tcW w:w="10240" w:type="dxa"/>
            <w:gridSpan w:val="5"/>
            <w:tcBorders>
              <w:top w:val="single" w:sz="8" w:space="0" w:color="DDDDDD"/>
              <w:left w:val="nil"/>
              <w:bottom w:val="single" w:sz="8" w:space="0" w:color="DDDDDD"/>
              <w:right w:val="nil"/>
            </w:tcBorders>
            <w:shd w:val="clear" w:color="auto" w:fill="auto"/>
            <w:hideMark/>
          </w:tcPr>
          <w:p w14:paraId="2147AADF" w14:textId="77777777" w:rsidR="0086226E" w:rsidRPr="00B03E28" w:rsidRDefault="0086226E" w:rsidP="003045F4">
            <w:pPr>
              <w:spacing w:after="0" w:line="240" w:lineRule="auto"/>
              <w:rPr>
                <w:rFonts w:eastAsia="Times New Roman" w:cs="Calibri"/>
                <w:b/>
                <w:bCs/>
                <w:color w:val="333333"/>
              </w:rPr>
            </w:pPr>
            <w:r w:rsidRPr="00B03E28">
              <w:rPr>
                <w:rFonts w:eastAsia="Times New Roman" w:cs="Calibri"/>
                <w:b/>
                <w:bCs/>
                <w:color w:val="333333"/>
              </w:rPr>
              <w:t>VSURF</w:t>
            </w:r>
          </w:p>
        </w:tc>
      </w:tr>
      <w:tr w:rsidR="0086226E" w:rsidRPr="00B03E28" w14:paraId="4414D320" w14:textId="77777777" w:rsidTr="003045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2C00CC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Mean (SD)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2763A2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0.43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( 0.018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26094E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0.43 (0.019)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3FCBCE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0.76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( 0.014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7A68D8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256.19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( 41.346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)</w:t>
            </w:r>
          </w:p>
        </w:tc>
      </w:tr>
      <w:tr w:rsidR="0086226E" w:rsidRPr="00B03E28" w14:paraId="1BE3433B" w14:textId="77777777" w:rsidTr="003045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F4565A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Median [IQR]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A1B1D5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0.41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0.205 ,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0.69 ]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300B06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>0.43 [0.216, 0.714]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23CC6F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0.84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0.707 ,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0.918 ]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667D56" w14:textId="77777777" w:rsidR="0086226E" w:rsidRPr="00B03E28" w:rsidRDefault="0086226E" w:rsidP="003045F4">
            <w:pPr>
              <w:spacing w:after="0" w:line="240" w:lineRule="auto"/>
              <w:jc w:val="center"/>
              <w:rPr>
                <w:rFonts w:eastAsia="Times New Roman" w:cs="Calibri"/>
                <w:color w:val="333333"/>
              </w:rPr>
            </w:pPr>
            <w:r w:rsidRPr="00B03E28">
              <w:rPr>
                <w:rFonts w:eastAsia="Times New Roman" w:cs="Calibri"/>
                <w:color w:val="333333"/>
              </w:rPr>
              <w:t xml:space="preserve">23.71 [ </w:t>
            </w:r>
            <w:proofErr w:type="gramStart"/>
            <w:r w:rsidRPr="00B03E28">
              <w:rPr>
                <w:rFonts w:eastAsia="Times New Roman" w:cs="Calibri"/>
                <w:color w:val="333333"/>
              </w:rPr>
              <w:t>8.851 ,</w:t>
            </w:r>
            <w:proofErr w:type="gramEnd"/>
            <w:r w:rsidRPr="00B03E28">
              <w:rPr>
                <w:rFonts w:eastAsia="Times New Roman" w:cs="Calibri"/>
                <w:color w:val="333333"/>
              </w:rPr>
              <w:t xml:space="preserve"> 125.959 ]</w:t>
            </w:r>
          </w:p>
        </w:tc>
      </w:tr>
    </w:tbl>
    <w:p w14:paraId="7896F2FD" w14:textId="77777777" w:rsidR="0086226E" w:rsidRPr="00120CBE" w:rsidRDefault="0086226E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</w:p>
    <w:p w14:paraId="51F4DBD4" w14:textId="77777777" w:rsidR="0086226E" w:rsidRDefault="0086226E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Figure 2: Distributions of Log computation time and Standardized Log-computation Time</w:t>
      </w:r>
    </w:p>
    <w:p w14:paraId="39A24109" w14:textId="77777777" w:rsidR="0086226E" w:rsidRDefault="0086226E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B03E28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20A5DB20" wp14:editId="15D420D6">
            <wp:extent cx="5943600" cy="4819301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7965" w14:textId="77777777" w:rsidR="006D2E84" w:rsidRDefault="006D2E84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</w:p>
    <w:p w14:paraId="13988E40" w14:textId="77777777" w:rsidR="006D2E84" w:rsidRDefault="006D2E84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</w:p>
    <w:p w14:paraId="31FAE131" w14:textId="7C0CD6C7" w:rsidR="0086226E" w:rsidRDefault="0086226E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Figure 3: Distributions of Percent Reduction (Absolute and Standardized)</w:t>
      </w:r>
    </w:p>
    <w:p w14:paraId="009DE008" w14:textId="77777777" w:rsidR="0086226E" w:rsidRDefault="0086226E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  <w:commentRangeStart w:id="63"/>
      <w:commentRangeEnd w:id="63"/>
      <w:r>
        <w:rPr>
          <w:rStyle w:val="CommentReference"/>
        </w:rPr>
        <w:commentReference w:id="63"/>
      </w:r>
      <w:r w:rsidRPr="00457F73">
        <w:rPr>
          <w:rFonts w:ascii="Times New Roman" w:hAnsi="Times New Roman"/>
          <w:b/>
          <w:sz w:val="24"/>
          <w:szCs w:val="24"/>
        </w:rPr>
        <w:t xml:space="preserve"> </w:t>
      </w:r>
      <w:r w:rsidRPr="00B03E28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43A85478" wp14:editId="2BBD56F6">
            <wp:extent cx="5943600" cy="4819301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F3ABD" w14:textId="77777777" w:rsidR="006D2E84" w:rsidRDefault="006D2E84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</w:p>
    <w:p w14:paraId="75D87283" w14:textId="77777777" w:rsidR="006D2E84" w:rsidRDefault="006D2E84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</w:p>
    <w:p w14:paraId="09B8B18E" w14:textId="010D49E4" w:rsidR="0086226E" w:rsidRDefault="0086226E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Figure 4: R-Squared for Axis Forests Variable Selection Method </w:t>
      </w:r>
    </w:p>
    <w:p w14:paraId="0D805481" w14:textId="77777777" w:rsidR="0086226E" w:rsidRDefault="0086226E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</w:p>
    <w:p w14:paraId="0F368A05" w14:textId="77777777" w:rsidR="0086226E" w:rsidRDefault="0086226E" w:rsidP="0086226E">
      <w:pPr>
        <w:spacing w:after="0" w:line="480" w:lineRule="auto"/>
        <w:rPr>
          <w:rFonts w:ascii="Times New Roman" w:hAnsi="Times New Roman"/>
          <w:sz w:val="24"/>
          <w:szCs w:val="24"/>
        </w:rPr>
      </w:pPr>
      <w:r w:rsidRPr="007C150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ABAB73" wp14:editId="4FDD27F4">
            <wp:extent cx="5943600" cy="4819301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4F2B" w14:textId="77777777" w:rsidR="00004BAD" w:rsidRDefault="00004BAD" w:rsidP="0086226E">
      <w:pPr>
        <w:spacing w:after="0" w:line="480" w:lineRule="auto"/>
        <w:rPr>
          <w:rFonts w:ascii="Times New Roman" w:hAnsi="Times New Roman"/>
          <w:sz w:val="24"/>
          <w:szCs w:val="24"/>
        </w:rPr>
      </w:pPr>
    </w:p>
    <w:p w14:paraId="3A599B49" w14:textId="332A0771" w:rsidR="0086226E" w:rsidRDefault="0086226E" w:rsidP="0086226E">
      <w:pPr>
        <w:spacing w:after="0" w:line="480" w:lineRule="auto"/>
        <w:rPr>
          <w:rFonts w:ascii="Times New Roman" w:hAnsi="Times New Roman"/>
          <w:sz w:val="24"/>
          <w:szCs w:val="24"/>
        </w:rPr>
      </w:pPr>
      <w:r w:rsidRPr="00004BAD">
        <w:rPr>
          <w:rFonts w:ascii="Times New Roman" w:hAnsi="Times New Roman"/>
          <w:b/>
          <w:bCs/>
          <w:sz w:val="24"/>
          <w:szCs w:val="24"/>
        </w:rPr>
        <w:lastRenderedPageBreak/>
        <w:t>Figure 5: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R-Squared for Oblique Forests Variable Selection Method</w:t>
      </w:r>
    </w:p>
    <w:p w14:paraId="1AA72593" w14:textId="77777777" w:rsidR="0086226E" w:rsidRDefault="0086226E" w:rsidP="0086226E">
      <w:pPr>
        <w:spacing w:after="0" w:line="480" w:lineRule="auto"/>
        <w:rPr>
          <w:rFonts w:ascii="Times New Roman" w:hAnsi="Times New Roman"/>
          <w:sz w:val="24"/>
          <w:szCs w:val="24"/>
        </w:rPr>
      </w:pPr>
      <w:commentRangeStart w:id="64"/>
      <w:commentRangeEnd w:id="64"/>
      <w:r>
        <w:rPr>
          <w:rStyle w:val="CommentReference"/>
        </w:rPr>
        <w:commentReference w:id="64"/>
      </w:r>
      <w:r w:rsidRPr="0032710D">
        <w:rPr>
          <w:rFonts w:ascii="Times New Roman" w:hAnsi="Times New Roman"/>
          <w:sz w:val="24"/>
          <w:szCs w:val="24"/>
        </w:rPr>
        <w:t xml:space="preserve"> </w:t>
      </w:r>
      <w:r w:rsidRPr="007C150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25298EC" wp14:editId="65C19B68">
            <wp:extent cx="5943600" cy="4819301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EBFC" w14:textId="77777777" w:rsidR="00004BAD" w:rsidRDefault="00004BAD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  <w:sectPr w:rsidR="00004BAD" w:rsidSect="00F06058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9593B04" w14:textId="4EFE3AF9" w:rsidR="0086226E" w:rsidRPr="00120CBE" w:rsidRDefault="0086226E" w:rsidP="00004BAD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 w:rsidRPr="00120CBE">
        <w:rPr>
          <w:rFonts w:ascii="Times New Roman" w:hAnsi="Times New Roman"/>
          <w:b/>
          <w:sz w:val="24"/>
          <w:szCs w:val="24"/>
        </w:rPr>
        <w:lastRenderedPageBreak/>
        <w:t>Figure 6: Comparison of Mean and Median R-Squared by Forest type and Method of Variable Selection</w:t>
      </w:r>
    </w:p>
    <w:p w14:paraId="0F39CE4A" w14:textId="77777777" w:rsidR="0086226E" w:rsidRDefault="0086226E" w:rsidP="0086226E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F73C06B" wp14:editId="26A9A855">
            <wp:extent cx="5943600" cy="7435215"/>
            <wp:effectExtent l="0" t="0" r="0" b="0"/>
            <wp:docPr id="42" name="Picture 4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graph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89CF" w14:textId="2A76A97C" w:rsidR="0086226E" w:rsidRDefault="0086226E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Figure 7: Comparison of Accuracy by Time </w:t>
      </w:r>
      <w:r w:rsidR="00CB2005">
        <w:rPr>
          <w:rFonts w:ascii="Times New Roman" w:hAnsi="Times New Roman"/>
          <w:b/>
          <w:sz w:val="24"/>
          <w:szCs w:val="24"/>
        </w:rPr>
        <w:t>and</w:t>
      </w:r>
      <w:r>
        <w:rPr>
          <w:rFonts w:ascii="Times New Roman" w:hAnsi="Times New Roman"/>
          <w:b/>
          <w:sz w:val="24"/>
          <w:szCs w:val="24"/>
        </w:rPr>
        <w:t xml:space="preserve"> Percent Reduction </w:t>
      </w:r>
    </w:p>
    <w:p w14:paraId="39188E16" w14:textId="77777777" w:rsidR="0086226E" w:rsidRDefault="0086226E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F943D0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9B67463" wp14:editId="079BC1C0">
            <wp:extent cx="5943600" cy="375933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AB32" w14:textId="77777777" w:rsidR="0086226E" w:rsidRDefault="0086226E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F943D0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7D6496AC" wp14:editId="16F53FF8">
            <wp:extent cx="5943600" cy="375933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788C3" w14:textId="77777777" w:rsidR="0086226E" w:rsidRDefault="0086226E" w:rsidP="0086226E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ab/>
      </w:r>
    </w:p>
    <w:p w14:paraId="331E7FD0" w14:textId="77777777" w:rsidR="0086226E" w:rsidRPr="00120CBE" w:rsidRDefault="0086226E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  <w:commentRangeStart w:id="65"/>
      <w:r>
        <w:rPr>
          <w:rFonts w:ascii="Times New Roman" w:hAnsi="Times New Roman"/>
          <w:b/>
          <w:sz w:val="24"/>
          <w:szCs w:val="24"/>
        </w:rPr>
        <w:t>Table 3:</w:t>
      </w:r>
      <w:commentRangeEnd w:id="65"/>
      <w:r>
        <w:rPr>
          <w:rStyle w:val="CommentReference"/>
        </w:rPr>
        <w:commentReference w:id="65"/>
      </w:r>
      <w:r>
        <w:rPr>
          <w:rFonts w:ascii="Times New Roman" w:hAnsi="Times New Roman"/>
          <w:b/>
          <w:sz w:val="24"/>
          <w:szCs w:val="24"/>
        </w:rPr>
        <w:t xml:space="preserve"> Instances when no variables were </w:t>
      </w:r>
      <w:proofErr w:type="gramStart"/>
      <w:r>
        <w:rPr>
          <w:rFonts w:ascii="Times New Roman" w:hAnsi="Times New Roman"/>
          <w:b/>
          <w:sz w:val="24"/>
          <w:szCs w:val="24"/>
        </w:rPr>
        <w:t>selected</w:t>
      </w:r>
      <w:proofErr w:type="gramEnd"/>
    </w:p>
    <w:tbl>
      <w:tblPr>
        <w:tblW w:w="0" w:type="auto"/>
        <w:jc w:val="center"/>
        <w:tblBorders>
          <w:top w:val="single" w:sz="12" w:space="0" w:color="111111"/>
          <w:bottom w:val="single" w:sz="12" w:space="0" w:color="11111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8"/>
        <w:gridCol w:w="2050"/>
        <w:gridCol w:w="1905"/>
      </w:tblGrid>
      <w:tr w:rsidR="0086226E" w:rsidRPr="00424EE4" w14:paraId="674B2E98" w14:textId="77777777" w:rsidTr="003045F4">
        <w:trPr>
          <w:tblHeader/>
          <w:jc w:val="center"/>
        </w:trPr>
        <w:tc>
          <w:tcPr>
            <w:tcW w:w="48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1A12AC" w14:textId="77777777" w:rsidR="0086226E" w:rsidRPr="00424EE4" w:rsidRDefault="0086226E" w:rsidP="003045F4">
            <w:pPr>
              <w:spacing w:before="150" w:after="150" w:line="240" w:lineRule="auto"/>
              <w:rPr>
                <w:rFonts w:ascii="Cambria" w:eastAsia="Times New Roman" w:hAnsi="Cambria"/>
                <w:color w:val="222222"/>
                <w:sz w:val="23"/>
                <w:szCs w:val="23"/>
              </w:rPr>
            </w:pPr>
          </w:p>
        </w:tc>
      </w:tr>
      <w:tr w:rsidR="0086226E" w:rsidRPr="00424EE4" w14:paraId="6869357D" w14:textId="77777777" w:rsidTr="003045F4">
        <w:trPr>
          <w:tblHeader/>
          <w:jc w:val="center"/>
        </w:trPr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A475C74" w14:textId="77777777" w:rsidR="0086226E" w:rsidRPr="00424EE4" w:rsidRDefault="0086226E" w:rsidP="003045F4">
            <w:pPr>
              <w:spacing w:before="150" w:after="150" w:line="240" w:lineRule="auto"/>
              <w:rPr>
                <w:rFonts w:ascii="Cambria" w:eastAsia="Times New Roman" w:hAnsi="Cambria"/>
                <w:color w:val="222222"/>
                <w:sz w:val="23"/>
                <w:szCs w:val="23"/>
              </w:rPr>
            </w:pPr>
            <w:r w:rsidRPr="00424EE4">
              <w:rPr>
                <w:rFonts w:ascii="Cambria" w:eastAsia="Times New Roman" w:hAnsi="Cambria"/>
                <w:color w:val="222222"/>
                <w:sz w:val="23"/>
                <w:szCs w:val="23"/>
              </w:rPr>
              <w:t>Method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B2A2D0" w14:textId="77777777" w:rsidR="0086226E" w:rsidRPr="00424EE4" w:rsidRDefault="0086226E" w:rsidP="003045F4">
            <w:pPr>
              <w:spacing w:before="150" w:after="150" w:line="240" w:lineRule="auto"/>
              <w:jc w:val="right"/>
              <w:rPr>
                <w:rFonts w:ascii="Cambria" w:eastAsia="Times New Roman" w:hAnsi="Cambria"/>
                <w:color w:val="222222"/>
                <w:sz w:val="23"/>
                <w:szCs w:val="23"/>
              </w:rPr>
            </w:pPr>
            <w:r w:rsidRPr="00424EE4">
              <w:rPr>
                <w:rFonts w:ascii="Cambria" w:eastAsia="Times New Roman" w:hAnsi="Cambria"/>
                <w:color w:val="222222"/>
                <w:sz w:val="23"/>
                <w:szCs w:val="23"/>
              </w:rPr>
              <w:t># of Time Occurred</w:t>
            </w:r>
          </w:p>
        </w:tc>
        <w:tc>
          <w:tcPr>
            <w:tcW w:w="1905" w:type="dxa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61CC2C8" w14:textId="77777777" w:rsidR="0086226E" w:rsidRPr="00424EE4" w:rsidRDefault="0086226E" w:rsidP="003045F4">
            <w:pPr>
              <w:spacing w:before="150" w:after="150" w:line="240" w:lineRule="auto"/>
              <w:jc w:val="right"/>
              <w:rPr>
                <w:rFonts w:ascii="Cambria" w:eastAsia="Times New Roman" w:hAnsi="Cambria"/>
                <w:color w:val="222222"/>
                <w:sz w:val="23"/>
                <w:szCs w:val="23"/>
              </w:rPr>
            </w:pPr>
            <w:r w:rsidRPr="00424EE4">
              <w:rPr>
                <w:rFonts w:ascii="Cambria" w:eastAsia="Times New Roman" w:hAnsi="Cambria"/>
                <w:color w:val="222222"/>
                <w:sz w:val="23"/>
                <w:szCs w:val="23"/>
              </w:rPr>
              <w:t># of Datasets Occurred In</w:t>
            </w:r>
          </w:p>
        </w:tc>
      </w:tr>
      <w:tr w:rsidR="0086226E" w:rsidRPr="00424EE4" w14:paraId="0090951B" w14:textId="77777777" w:rsidTr="003045F4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735FD83" w14:textId="77777777" w:rsidR="0086226E" w:rsidRPr="00424EE4" w:rsidRDefault="0086226E" w:rsidP="003045F4">
            <w:pPr>
              <w:spacing w:before="150" w:after="150" w:line="240" w:lineRule="auto"/>
              <w:rPr>
                <w:rFonts w:ascii="Cambria" w:eastAsia="Times New Roman" w:hAnsi="Cambria"/>
                <w:color w:val="222222"/>
                <w:sz w:val="23"/>
                <w:szCs w:val="23"/>
              </w:rPr>
            </w:pPr>
            <w:r>
              <w:rPr>
                <w:rFonts w:ascii="Cambria" w:eastAsia="Times New Roman" w:hAnsi="Cambria"/>
                <w:color w:val="222222"/>
                <w:sz w:val="23"/>
                <w:szCs w:val="23"/>
              </w:rPr>
              <w:t>Altman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D4B6327" w14:textId="77777777" w:rsidR="0086226E" w:rsidRPr="00424EE4" w:rsidRDefault="0086226E" w:rsidP="003045F4">
            <w:pPr>
              <w:spacing w:before="150" w:after="150" w:line="240" w:lineRule="auto"/>
              <w:jc w:val="right"/>
              <w:rPr>
                <w:rFonts w:ascii="Cambria" w:eastAsia="Times New Roman" w:hAnsi="Cambria"/>
                <w:color w:val="222222"/>
                <w:sz w:val="23"/>
                <w:szCs w:val="23"/>
              </w:rPr>
            </w:pPr>
            <w:r>
              <w:rPr>
                <w:rFonts w:ascii="Cambria" w:eastAsia="Times New Roman" w:hAnsi="Cambria"/>
                <w:color w:val="222222"/>
                <w:sz w:val="23"/>
                <w:szCs w:val="23"/>
              </w:rPr>
              <w:t>13</w:t>
            </w:r>
          </w:p>
        </w:tc>
        <w:tc>
          <w:tcPr>
            <w:tcW w:w="1905" w:type="dxa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027C3D5" w14:textId="77777777" w:rsidR="0086226E" w:rsidRPr="00424EE4" w:rsidRDefault="0086226E" w:rsidP="003045F4">
            <w:pPr>
              <w:spacing w:before="150" w:after="150" w:line="240" w:lineRule="auto"/>
              <w:jc w:val="right"/>
              <w:rPr>
                <w:rFonts w:ascii="Cambria" w:eastAsia="Times New Roman" w:hAnsi="Cambria"/>
                <w:color w:val="222222"/>
                <w:sz w:val="23"/>
                <w:szCs w:val="23"/>
              </w:rPr>
            </w:pPr>
            <w:r>
              <w:rPr>
                <w:rFonts w:ascii="Cambria" w:eastAsia="Times New Roman" w:hAnsi="Cambria"/>
                <w:color w:val="222222"/>
                <w:sz w:val="23"/>
                <w:szCs w:val="23"/>
              </w:rPr>
              <w:t>5</w:t>
            </w:r>
          </w:p>
        </w:tc>
      </w:tr>
      <w:tr w:rsidR="0086226E" w:rsidRPr="00424EE4" w14:paraId="34464093" w14:textId="77777777" w:rsidTr="003045F4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5B4CE4D" w14:textId="77777777" w:rsidR="0086226E" w:rsidRPr="00424EE4" w:rsidRDefault="0086226E" w:rsidP="003045F4">
            <w:pPr>
              <w:spacing w:before="150" w:after="150" w:line="240" w:lineRule="auto"/>
              <w:rPr>
                <w:rFonts w:ascii="Cambria" w:eastAsia="Times New Roman" w:hAnsi="Cambria"/>
                <w:color w:val="222222"/>
                <w:sz w:val="23"/>
                <w:szCs w:val="23"/>
              </w:rPr>
            </w:pPr>
            <w:proofErr w:type="spellStart"/>
            <w:r>
              <w:rPr>
                <w:rFonts w:ascii="Cambria" w:eastAsia="Times New Roman" w:hAnsi="Cambria"/>
                <w:color w:val="222222"/>
                <w:sz w:val="23"/>
                <w:szCs w:val="23"/>
              </w:rPr>
              <w:t>Hapfelmeier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45B413B" w14:textId="77777777" w:rsidR="0086226E" w:rsidRPr="00424EE4" w:rsidRDefault="0086226E" w:rsidP="003045F4">
            <w:pPr>
              <w:spacing w:before="150" w:after="150" w:line="240" w:lineRule="auto"/>
              <w:jc w:val="right"/>
              <w:rPr>
                <w:rFonts w:ascii="Cambria" w:eastAsia="Times New Roman" w:hAnsi="Cambria"/>
                <w:color w:val="222222"/>
                <w:sz w:val="23"/>
                <w:szCs w:val="23"/>
              </w:rPr>
            </w:pPr>
            <w:r>
              <w:rPr>
                <w:rFonts w:ascii="Cambria" w:eastAsia="Times New Roman" w:hAnsi="Cambria"/>
                <w:color w:val="222222"/>
                <w:sz w:val="23"/>
                <w:szCs w:val="23"/>
              </w:rPr>
              <w:t>94</w:t>
            </w:r>
          </w:p>
        </w:tc>
        <w:tc>
          <w:tcPr>
            <w:tcW w:w="1905" w:type="dxa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BE250E4" w14:textId="77777777" w:rsidR="0086226E" w:rsidRPr="00424EE4" w:rsidRDefault="0086226E" w:rsidP="003045F4">
            <w:pPr>
              <w:spacing w:before="150" w:after="150" w:line="240" w:lineRule="auto"/>
              <w:jc w:val="right"/>
              <w:rPr>
                <w:rFonts w:ascii="Cambria" w:eastAsia="Times New Roman" w:hAnsi="Cambria"/>
                <w:color w:val="222222"/>
                <w:sz w:val="23"/>
                <w:szCs w:val="23"/>
              </w:rPr>
            </w:pPr>
            <w:r w:rsidRPr="00424EE4">
              <w:rPr>
                <w:rFonts w:ascii="Cambria" w:eastAsia="Times New Roman" w:hAnsi="Cambria"/>
                <w:color w:val="222222"/>
                <w:sz w:val="23"/>
                <w:szCs w:val="23"/>
              </w:rPr>
              <w:t>42</w:t>
            </w:r>
          </w:p>
        </w:tc>
      </w:tr>
      <w:tr w:rsidR="0086226E" w:rsidRPr="00424EE4" w14:paraId="223549BD" w14:textId="77777777" w:rsidTr="003045F4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282A16" w14:textId="77777777" w:rsidR="0086226E" w:rsidRPr="00424EE4" w:rsidRDefault="0086226E" w:rsidP="003045F4">
            <w:pPr>
              <w:spacing w:before="150" w:after="150" w:line="240" w:lineRule="auto"/>
              <w:rPr>
                <w:rFonts w:ascii="Cambria" w:eastAsia="Times New Roman" w:hAnsi="Cambria"/>
                <w:color w:val="222222"/>
                <w:sz w:val="23"/>
                <w:szCs w:val="23"/>
              </w:rPr>
            </w:pPr>
            <w:r>
              <w:rPr>
                <w:rFonts w:ascii="Cambria" w:eastAsia="Times New Roman" w:hAnsi="Cambria"/>
                <w:color w:val="222222"/>
                <w:sz w:val="23"/>
                <w:szCs w:val="23"/>
              </w:rPr>
              <w:t>VSURF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DE349EF" w14:textId="77777777" w:rsidR="0086226E" w:rsidRPr="00424EE4" w:rsidRDefault="0086226E" w:rsidP="003045F4">
            <w:pPr>
              <w:spacing w:before="150" w:after="150" w:line="240" w:lineRule="auto"/>
              <w:jc w:val="right"/>
              <w:rPr>
                <w:rFonts w:ascii="Cambria" w:eastAsia="Times New Roman" w:hAnsi="Cambria"/>
                <w:color w:val="222222"/>
                <w:sz w:val="23"/>
                <w:szCs w:val="23"/>
              </w:rPr>
            </w:pPr>
            <w:r w:rsidRPr="00424EE4">
              <w:rPr>
                <w:rFonts w:ascii="Cambria" w:eastAsia="Times New Roman" w:hAnsi="Cambria"/>
                <w:color w:val="222222"/>
                <w:sz w:val="23"/>
                <w:szCs w:val="23"/>
              </w:rPr>
              <w:t>9</w:t>
            </w:r>
          </w:p>
        </w:tc>
        <w:tc>
          <w:tcPr>
            <w:tcW w:w="1905" w:type="dxa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983BA7" w14:textId="77777777" w:rsidR="0086226E" w:rsidRPr="00424EE4" w:rsidRDefault="0086226E" w:rsidP="003045F4">
            <w:pPr>
              <w:spacing w:before="150" w:after="150" w:line="240" w:lineRule="auto"/>
              <w:jc w:val="right"/>
              <w:rPr>
                <w:rFonts w:ascii="Cambria" w:eastAsia="Times New Roman" w:hAnsi="Cambria"/>
                <w:color w:val="222222"/>
                <w:sz w:val="23"/>
                <w:szCs w:val="23"/>
              </w:rPr>
            </w:pPr>
            <w:r w:rsidRPr="00424EE4">
              <w:rPr>
                <w:rFonts w:ascii="Cambria" w:eastAsia="Times New Roman" w:hAnsi="Cambria"/>
                <w:color w:val="222222"/>
                <w:sz w:val="23"/>
                <w:szCs w:val="23"/>
              </w:rPr>
              <w:t>4</w:t>
            </w:r>
          </w:p>
        </w:tc>
      </w:tr>
    </w:tbl>
    <w:p w14:paraId="391DA1C5" w14:textId="77777777" w:rsidR="004C0708" w:rsidRDefault="004C0708"/>
    <w:p w14:paraId="4786682C" w14:textId="77777777" w:rsidR="0086226E" w:rsidRDefault="0086226E"/>
    <w:p w14:paraId="0A293BED" w14:textId="77777777" w:rsidR="00004BAD" w:rsidRDefault="00004BAD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  <w:sectPr w:rsidR="00004BAD" w:rsidSect="00F0605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806796A" w14:textId="77777777" w:rsidR="0086226E" w:rsidRDefault="0086226E" w:rsidP="0086226E">
      <w:pPr>
        <w:spacing w:after="0"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Figure 8: Comparison of Accuracy by Time by Percent Reduction (Complete Case)</w:t>
      </w:r>
    </w:p>
    <w:p w14:paraId="7B6C9924" w14:textId="77777777" w:rsidR="0086226E" w:rsidRDefault="0086226E" w:rsidP="0086226E">
      <w:pPr>
        <w:spacing w:after="0" w:line="480" w:lineRule="auto"/>
        <w:rPr>
          <w:rFonts w:ascii="Times New Roman" w:hAnsi="Times New Roman"/>
          <w:sz w:val="24"/>
          <w:szCs w:val="24"/>
        </w:rPr>
      </w:pPr>
      <w:r w:rsidRPr="00F943D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8EEE8B7" wp14:editId="60629510">
            <wp:extent cx="5943600" cy="375933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FEC8" w14:textId="77777777" w:rsidR="0086226E" w:rsidRDefault="0086226E" w:rsidP="0086226E">
      <w:pPr>
        <w:spacing w:after="0" w:line="480" w:lineRule="auto"/>
        <w:rPr>
          <w:rFonts w:ascii="Times New Roman" w:hAnsi="Times New Roman"/>
          <w:sz w:val="24"/>
          <w:szCs w:val="24"/>
        </w:rPr>
      </w:pPr>
      <w:r w:rsidRPr="00F943D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FD65D2" wp14:editId="54380F6A">
            <wp:extent cx="5943600" cy="375933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8A8F" w14:textId="77777777" w:rsidR="0086226E" w:rsidRDefault="0086226E" w:rsidP="0086226E">
      <w:pPr>
        <w:spacing w:after="0" w:line="480" w:lineRule="auto"/>
        <w:rPr>
          <w:rFonts w:ascii="Times New Roman" w:hAnsi="Times New Roman"/>
          <w:b/>
          <w:noProof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t>Figure 9: Median R-Squared by Variable Selection type based on High vs Low P:N</w:t>
      </w:r>
    </w:p>
    <w:p w14:paraId="7C2574CD" w14:textId="77777777" w:rsidR="0086226E" w:rsidRDefault="0086226E" w:rsidP="0086226E">
      <w:pPr>
        <w:spacing w:after="0" w:line="480" w:lineRule="auto"/>
        <w:rPr>
          <w:rFonts w:ascii="Times New Roman" w:hAnsi="Times New Roman"/>
          <w:b/>
          <w:noProof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t>P:N &gt;0.10</w:t>
      </w:r>
    </w:p>
    <w:p w14:paraId="43FEC932" w14:textId="77777777" w:rsidR="0086226E" w:rsidRDefault="0086226E" w:rsidP="0086226E">
      <w:pPr>
        <w:spacing w:after="0" w:line="480" w:lineRule="auto"/>
        <w:rPr>
          <w:rFonts w:ascii="Times New Roman" w:hAnsi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A41A734" wp14:editId="5E3258F9">
            <wp:extent cx="4323358" cy="3479470"/>
            <wp:effectExtent l="0" t="0" r="1270" b="6985"/>
            <wp:docPr id="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1065" cy="35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1A3A" w14:textId="77777777" w:rsidR="00004BAD" w:rsidRDefault="0086226E" w:rsidP="0086226E">
      <w:pPr>
        <w:spacing w:after="0" w:line="480" w:lineRule="auto"/>
        <w:rPr>
          <w:rFonts w:ascii="Times New Roman" w:hAnsi="Times New Roman"/>
          <w:b/>
          <w:noProof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t>P:N &lt;0.10</w:t>
      </w:r>
    </w:p>
    <w:p w14:paraId="4DCB36E9" w14:textId="266C383F" w:rsidR="0086226E" w:rsidRPr="00004BAD" w:rsidRDefault="0086226E" w:rsidP="00004BAD">
      <w:pPr>
        <w:spacing w:after="0" w:line="480" w:lineRule="auto"/>
        <w:rPr>
          <w:rFonts w:ascii="Times New Roman" w:hAnsi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C373FE4" wp14:editId="66746A6D">
            <wp:extent cx="4346369" cy="3492419"/>
            <wp:effectExtent l="0" t="0" r="0" b="0"/>
            <wp:docPr id="49" name="Picture 49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graph with numbers and lin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6161" cy="35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26E" w:rsidRPr="00004BAD" w:rsidSect="00F060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Jaime Lynn Speiser" w:date="2024-04-29T10:55:00Z" w:initials="JS">
    <w:p w14:paraId="58331693" w14:textId="77777777" w:rsidR="00B02BE6" w:rsidRDefault="00B02BE6" w:rsidP="00B02BE6">
      <w:pPr>
        <w:pStyle w:val="CommentText"/>
      </w:pPr>
      <w:r>
        <w:rPr>
          <w:rStyle w:val="CommentReference"/>
        </w:rPr>
        <w:annotationRef/>
      </w:r>
      <w:r>
        <w:t>Need to format these not as hyperlinks (I don’t think the journal will be good with that)</w:t>
      </w:r>
    </w:p>
  </w:comment>
  <w:comment w:id="2" w:author="Jaime Lynn Speiser" w:date="2024-04-29T11:02:00Z" w:initials="JS">
    <w:p w14:paraId="389D0D4E" w14:textId="77777777" w:rsidR="00635734" w:rsidRDefault="00635734" w:rsidP="00635734">
      <w:pPr>
        <w:pStyle w:val="CommentText"/>
      </w:pPr>
      <w:r>
        <w:rPr>
          <w:rStyle w:val="CommentReference"/>
        </w:rPr>
        <w:annotationRef/>
      </w:r>
      <w:r>
        <w:t xml:space="preserve">Nate, please check these categories for the new methods added in this paper. </w:t>
      </w:r>
    </w:p>
  </w:comment>
  <w:comment w:id="4" w:author="Jaime Lynn Speiser" w:date="2024-04-29T10:54:00Z" w:initials="JS">
    <w:p w14:paraId="578E6E68" w14:textId="5D523257" w:rsidR="00C91F02" w:rsidRDefault="00C91F02" w:rsidP="00C91F02">
      <w:pPr>
        <w:pStyle w:val="CommentText"/>
      </w:pPr>
      <w:r>
        <w:rPr>
          <w:rStyle w:val="CommentReference"/>
        </w:rPr>
        <w:annotationRef/>
      </w:r>
      <w:r>
        <w:t>verify</w:t>
      </w:r>
    </w:p>
  </w:comment>
  <w:comment w:id="6" w:author="Byron C Jaeger" w:date="2024-05-01T18:56:00Z" w:initials="BCJ">
    <w:p w14:paraId="5FA39227" w14:textId="77777777" w:rsidR="00931CAC" w:rsidRDefault="00931CAC" w:rsidP="00931CAC">
      <w:pPr>
        <w:pStyle w:val="CommentText"/>
      </w:pPr>
      <w:r>
        <w:rPr>
          <w:rStyle w:val="CommentReference"/>
        </w:rPr>
        <w:annotationRef/>
      </w:r>
      <w:r>
        <w:t>I think these are recursive feature elimination too.</w:t>
      </w:r>
    </w:p>
  </w:comment>
  <w:comment w:id="7" w:author="Jaime Lynn Speiser" w:date="2024-04-29T10:54:00Z" w:initials="JS">
    <w:p w14:paraId="0CD493F9" w14:textId="307BCD27" w:rsidR="00C91F02" w:rsidRDefault="00C91F02" w:rsidP="00C91F02">
      <w:pPr>
        <w:pStyle w:val="CommentText"/>
      </w:pPr>
      <w:r>
        <w:rPr>
          <w:rStyle w:val="CommentReference"/>
        </w:rPr>
        <w:annotationRef/>
      </w:r>
      <w:r>
        <w:t>Nate, please verify</w:t>
      </w:r>
    </w:p>
  </w:comment>
  <w:comment w:id="11" w:author="Jaime Lynn Speiser" w:date="2024-04-29T11:01:00Z" w:initials="JS">
    <w:p w14:paraId="7168717F" w14:textId="77777777" w:rsidR="003F64B6" w:rsidRDefault="003F64B6" w:rsidP="003F64B6">
      <w:pPr>
        <w:pStyle w:val="CommentText"/>
      </w:pPr>
      <w:r>
        <w:rPr>
          <w:rStyle w:val="CommentReference"/>
        </w:rPr>
        <w:annotationRef/>
      </w:r>
      <w:r>
        <w:t xml:space="preserve">Need to describe how variables are selected, not the aorsf method itself. </w:t>
      </w:r>
    </w:p>
  </w:comment>
  <w:comment w:id="45" w:author="Byron C Jaeger" w:date="2024-05-01T19:27:00Z" w:initials="BJ">
    <w:p w14:paraId="7EA0FE36" w14:textId="77777777" w:rsidR="004555CC" w:rsidRDefault="004555CC" w:rsidP="004555CC">
      <w:pPr>
        <w:pStyle w:val="CommentText"/>
      </w:pPr>
      <w:r>
        <w:rPr>
          <w:rStyle w:val="CommentReference"/>
        </w:rPr>
        <w:annotationRef/>
      </w:r>
      <w:r>
        <w:t xml:space="preserve">I can see why using this name was a bad idea. Permutation oblique is very different from permutation axis b/c permutation oblique uses recursive feature elimination. It may be simpler to name all the oblique methods something like this: </w:t>
      </w:r>
    </w:p>
    <w:p w14:paraId="01456564" w14:textId="77777777" w:rsidR="004555CC" w:rsidRDefault="004555CC" w:rsidP="004555CC">
      <w:pPr>
        <w:pStyle w:val="CommentText"/>
      </w:pPr>
    </w:p>
    <w:p w14:paraId="5E4F65E6" w14:textId="77777777" w:rsidR="004555CC" w:rsidRDefault="004555CC" w:rsidP="004555CC">
      <w:pPr>
        <w:pStyle w:val="CommentText"/>
      </w:pPr>
      <w:r>
        <w:t>Oblique RFE - anova</w:t>
      </w:r>
    </w:p>
    <w:p w14:paraId="270507B7" w14:textId="77777777" w:rsidR="004555CC" w:rsidRDefault="004555CC" w:rsidP="004555CC">
      <w:pPr>
        <w:pStyle w:val="CommentText"/>
      </w:pPr>
      <w:r>
        <w:t>Oblique RFE - negate</w:t>
      </w:r>
    </w:p>
    <w:p w14:paraId="463376C2" w14:textId="77777777" w:rsidR="004555CC" w:rsidRDefault="004555CC" w:rsidP="004555CC">
      <w:pPr>
        <w:pStyle w:val="CommentText"/>
      </w:pPr>
      <w:r>
        <w:t>Oblique RFE - permutation</w:t>
      </w:r>
    </w:p>
  </w:comment>
  <w:comment w:id="50" w:author="Jaime Lynn Speiser" w:date="2024-04-29T11:30:00Z" w:initials="JS">
    <w:p w14:paraId="2A11BD2D" w14:textId="052229A1" w:rsidR="00D23F7F" w:rsidRDefault="00D23F7F" w:rsidP="00D23F7F">
      <w:pPr>
        <w:pStyle w:val="CommentText"/>
      </w:pPr>
      <w:r>
        <w:rPr>
          <w:rStyle w:val="CommentReference"/>
        </w:rPr>
        <w:annotationRef/>
      </w:r>
      <w:r>
        <w:t>I put these as test based, because they are based on permutation tests. In the text, test based is defined as: Test based approaches select variables based on statistical or permutation tests on the variables themselves</w:t>
      </w:r>
    </w:p>
    <w:p w14:paraId="059320D2" w14:textId="77777777" w:rsidR="00D23F7F" w:rsidRDefault="00D23F7F" w:rsidP="00D23F7F">
      <w:pPr>
        <w:pStyle w:val="CommentText"/>
      </w:pPr>
    </w:p>
    <w:p w14:paraId="2BAAA257" w14:textId="77777777" w:rsidR="00D23F7F" w:rsidRDefault="00D23F7F" w:rsidP="00D23F7F">
      <w:pPr>
        <w:pStyle w:val="CommentText"/>
      </w:pPr>
      <w:r>
        <w:t xml:space="preserve">So, I think these should be categorized as test based. </w:t>
      </w:r>
    </w:p>
  </w:comment>
  <w:comment w:id="52" w:author="Jaime Lynn Speiser" w:date="2024-04-29T11:21:00Z" w:initials="JS">
    <w:p w14:paraId="05E2746E" w14:textId="69907ACB" w:rsidR="00CF1FD8" w:rsidRDefault="00CF1FD8" w:rsidP="00595A39">
      <w:pPr>
        <w:pStyle w:val="CommentText"/>
      </w:pPr>
      <w:r>
        <w:rPr>
          <w:rStyle w:val="CommentReference"/>
        </w:rPr>
        <w:annotationRef/>
      </w:r>
      <w:r>
        <w:t>Add what type=sapt does</w:t>
      </w:r>
    </w:p>
  </w:comment>
  <w:comment w:id="62" w:author="Jaime Lynn Speiser" w:date="2024-04-19T14:41:00Z" w:initials="JLS">
    <w:p w14:paraId="41343217" w14:textId="4FCD641E" w:rsidR="002F1EAA" w:rsidRDefault="002F1EAA" w:rsidP="002F1EAA">
      <w:pPr>
        <w:pStyle w:val="CommentText"/>
      </w:pPr>
      <w:r>
        <w:rPr>
          <w:rStyle w:val="CommentReference"/>
        </w:rPr>
        <w:annotationRef/>
      </w:r>
      <w:r>
        <w:t>Should these be 0;s or Nas?</w:t>
      </w:r>
    </w:p>
  </w:comment>
  <w:comment w:id="63" w:author="Nathaniel Sean O'Connell" w:date="2024-04-03T12:25:00Z" w:initials="NSO">
    <w:p w14:paraId="19BDF8BB" w14:textId="1C804C6A" w:rsidR="0086226E" w:rsidRDefault="0086226E" w:rsidP="0086226E">
      <w:pPr>
        <w:pStyle w:val="CommentText"/>
      </w:pPr>
      <w:r>
        <w:rPr>
          <w:rStyle w:val="CommentReference"/>
        </w:rPr>
        <w:annotationRef/>
      </w:r>
      <w:r>
        <w:t>Caption to describe z-score</w:t>
      </w:r>
    </w:p>
  </w:comment>
  <w:comment w:id="64" w:author="Nathaniel Sean O'Connell" w:date="2024-04-03T12:28:00Z" w:initials="NSO">
    <w:p w14:paraId="55AB8817" w14:textId="77777777" w:rsidR="0086226E" w:rsidRDefault="0086226E" w:rsidP="0086226E">
      <w:pPr>
        <w:pStyle w:val="CommentText"/>
      </w:pPr>
      <w:r>
        <w:rPr>
          <w:rStyle w:val="CommentReference"/>
        </w:rPr>
        <w:annotationRef/>
      </w:r>
      <w:r>
        <w:t>Add darker black line at 0</w:t>
      </w:r>
    </w:p>
  </w:comment>
  <w:comment w:id="65" w:author="Nathaniel Sean O'Connell" w:date="2024-04-05T12:18:00Z" w:initials="NSO">
    <w:p w14:paraId="715AA9DB" w14:textId="77777777" w:rsidR="0086226E" w:rsidRDefault="0086226E" w:rsidP="0086226E">
      <w:pPr>
        <w:pStyle w:val="CommentText"/>
      </w:pPr>
      <w:r>
        <w:rPr>
          <w:rStyle w:val="CommentReference"/>
        </w:rPr>
        <w:annotationRef/>
      </w:r>
      <w:r>
        <w:t>Will edit labels of this table later 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8331693" w15:done="0"/>
  <w15:commentEx w15:paraId="389D0D4E" w15:done="0"/>
  <w15:commentEx w15:paraId="578E6E68" w15:done="0"/>
  <w15:commentEx w15:paraId="5FA39227" w15:done="0"/>
  <w15:commentEx w15:paraId="0CD493F9" w15:done="0"/>
  <w15:commentEx w15:paraId="7168717F" w15:done="0"/>
  <w15:commentEx w15:paraId="463376C2" w15:done="0"/>
  <w15:commentEx w15:paraId="2BAAA257" w15:done="0"/>
  <w15:commentEx w15:paraId="05E2746E" w15:done="0"/>
  <w15:commentEx w15:paraId="41343217" w15:done="0"/>
  <w15:commentEx w15:paraId="19BDF8BB" w15:done="0"/>
  <w15:commentEx w15:paraId="55AB8817" w15:done="0"/>
  <w15:commentEx w15:paraId="715AA9D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D4D1631" w16cex:dateUtc="2024-04-29T14:55:00Z"/>
  <w16cex:commentExtensible w16cex:durableId="593556D3" w16cex:dateUtc="2024-04-29T15:02:00Z"/>
  <w16cex:commentExtensible w16cex:durableId="37B97DB6" w16cex:dateUtc="2024-04-29T14:54:00Z"/>
  <w16cex:commentExtensible w16cex:durableId="2D2107C2" w16cex:dateUtc="2024-05-01T22:56:00Z"/>
  <w16cex:commentExtensible w16cex:durableId="57AEFFBC" w16cex:dateUtc="2024-04-29T14:54:00Z"/>
  <w16cex:commentExtensible w16cex:durableId="35A6B3DC" w16cex:dateUtc="2024-04-29T15:01:00Z"/>
  <w16cex:commentExtensible w16cex:durableId="10EA86F8" w16cex:dateUtc="2024-05-01T23:27:00Z"/>
  <w16cex:commentExtensible w16cex:durableId="40F5B11F" w16cex:dateUtc="2024-04-29T15:30:00Z"/>
  <w16cex:commentExtensible w16cex:durableId="7DFAA75E" w16cex:dateUtc="2024-04-29T15:21:00Z"/>
  <w16cex:commentExtensible w16cex:durableId="556594CD" w16cex:dateUtc="2024-04-19T18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8331693" w16cid:durableId="5D4D1631"/>
  <w16cid:commentId w16cid:paraId="389D0D4E" w16cid:durableId="593556D3"/>
  <w16cid:commentId w16cid:paraId="578E6E68" w16cid:durableId="37B97DB6"/>
  <w16cid:commentId w16cid:paraId="5FA39227" w16cid:durableId="2D2107C2"/>
  <w16cid:commentId w16cid:paraId="0CD493F9" w16cid:durableId="57AEFFBC"/>
  <w16cid:commentId w16cid:paraId="7168717F" w16cid:durableId="35A6B3DC"/>
  <w16cid:commentId w16cid:paraId="463376C2" w16cid:durableId="10EA86F8"/>
  <w16cid:commentId w16cid:paraId="2BAAA257" w16cid:durableId="40F5B11F"/>
  <w16cid:commentId w16cid:paraId="05E2746E" w16cid:durableId="7DFAA75E"/>
  <w16cid:commentId w16cid:paraId="41343217" w16cid:durableId="556594CD"/>
  <w16cid:commentId w16cid:paraId="19BDF8BB" w16cid:durableId="12945455"/>
  <w16cid:commentId w16cid:paraId="55AB8817" w16cid:durableId="177275F5"/>
  <w16cid:commentId w16cid:paraId="715AA9DB" w16cid:durableId="5A14AB9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yron C Jaeger">
    <w15:presenceInfo w15:providerId="AD" w15:userId="S::bjaeger@wakehealth.edu::85c6e26b-50b9-4776-9e89-c10c0e62609c"/>
  </w15:person>
  <w15:person w15:author="Jaime Lynn Speiser">
    <w15:presenceInfo w15:providerId="AD" w15:userId="S::jspeiser@wakehealth.edu::b440cd73-471d-4338-a489-835ed8559ccb"/>
  </w15:person>
  <w15:person w15:author="Nathaniel Sean O'Connell">
    <w15:presenceInfo w15:providerId="AD" w15:userId="S-1-5-21-1134720642-1542789574-19223665-3785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3ED"/>
    <w:rsid w:val="00004BAD"/>
    <w:rsid w:val="00137AB1"/>
    <w:rsid w:val="001D209B"/>
    <w:rsid w:val="002F1EAA"/>
    <w:rsid w:val="00330850"/>
    <w:rsid w:val="00354985"/>
    <w:rsid w:val="003F64B6"/>
    <w:rsid w:val="004555CC"/>
    <w:rsid w:val="004C0708"/>
    <w:rsid w:val="00595A39"/>
    <w:rsid w:val="005B795D"/>
    <w:rsid w:val="00635734"/>
    <w:rsid w:val="006D2E84"/>
    <w:rsid w:val="00700A72"/>
    <w:rsid w:val="00747A17"/>
    <w:rsid w:val="008063ED"/>
    <w:rsid w:val="0086226E"/>
    <w:rsid w:val="00877AC2"/>
    <w:rsid w:val="00931CAC"/>
    <w:rsid w:val="00955DE4"/>
    <w:rsid w:val="009B7C14"/>
    <w:rsid w:val="00AC35A5"/>
    <w:rsid w:val="00B02BE6"/>
    <w:rsid w:val="00B20DB4"/>
    <w:rsid w:val="00BC1450"/>
    <w:rsid w:val="00C708BB"/>
    <w:rsid w:val="00C91F02"/>
    <w:rsid w:val="00CB2005"/>
    <w:rsid w:val="00CF1FD8"/>
    <w:rsid w:val="00D23F7F"/>
    <w:rsid w:val="00DA387A"/>
    <w:rsid w:val="00E66FFE"/>
    <w:rsid w:val="00E76B21"/>
    <w:rsid w:val="00F06058"/>
    <w:rsid w:val="00F12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1DA5D"/>
  <w15:chartTrackingRefBased/>
  <w15:docId w15:val="{C98681AE-2544-4565-BB8C-7A085ADCF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D"/>
    <w:pPr>
      <w:spacing w:after="200" w:line="276" w:lineRule="auto"/>
    </w:pPr>
    <w:rPr>
      <w:rFonts w:ascii="Calibri" w:eastAsia="Calibri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8063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063E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063ED"/>
    <w:rPr>
      <w:rFonts w:ascii="Calibri" w:eastAsia="Calibri" w:hAnsi="Calibri" w:cs="Times New Roman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63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63ED"/>
    <w:rPr>
      <w:rFonts w:ascii="Calibri" w:eastAsia="Calibri" w:hAnsi="Calibri" w:cs="Times New Roman"/>
      <w:b/>
      <w:bCs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C1450"/>
    <w:rPr>
      <w:color w:val="0563C1"/>
      <w:u w:val="single"/>
    </w:rPr>
  </w:style>
  <w:style w:type="paragraph" w:styleId="Revision">
    <w:name w:val="Revision"/>
    <w:hidden/>
    <w:uiPriority w:val="99"/>
    <w:semiHidden/>
    <w:rsid w:val="00330850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7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cbi.nlm.nih.gov/pmc/articles/PMC7508310/" TargetMode="External"/><Relationship Id="rId18" Type="http://schemas.openxmlformats.org/officeDocument/2006/relationships/hyperlink" Target="https://www.tandfonline.com/doi/full/10.1080/10618600.2023.2231048" TargetMode="External"/><Relationship Id="rId26" Type="http://schemas.openxmlformats.org/officeDocument/2006/relationships/image" Target="media/image6.tiff"/><Relationship Id="rId3" Type="http://schemas.openxmlformats.org/officeDocument/2006/relationships/webSettings" Target="webSettings.xml"/><Relationship Id="rId21" Type="http://schemas.openxmlformats.org/officeDocument/2006/relationships/image" Target="media/image1.emf"/><Relationship Id="rId34" Type="http://schemas.microsoft.com/office/2011/relationships/people" Target="people.xml"/><Relationship Id="rId7" Type="http://schemas.microsoft.com/office/2018/08/relationships/commentsExtensible" Target="commentsExtensible.xml"/><Relationship Id="rId12" Type="http://schemas.openxmlformats.org/officeDocument/2006/relationships/hyperlink" Target="https://www.ncbi.nlm.nih.gov/pmc/articles/PMC7508310/" TargetMode="External"/><Relationship Id="rId17" Type="http://schemas.openxmlformats.org/officeDocument/2006/relationships/hyperlink" Target="https://www.ncbi.nlm.nih.gov/pmc/articles/PMC7508310/" TargetMode="External"/><Relationship Id="rId25" Type="http://schemas.openxmlformats.org/officeDocument/2006/relationships/image" Target="media/image5.emf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ncbi.nlm.nih.gov/pmc/articles/PMC7508310/" TargetMode="External"/><Relationship Id="rId20" Type="http://schemas.openxmlformats.org/officeDocument/2006/relationships/hyperlink" Target="https://www.sciencedirect.com/science/article/pii/S0167947322002699" TargetMode="External"/><Relationship Id="rId29" Type="http://schemas.openxmlformats.org/officeDocument/2006/relationships/image" Target="media/image9.emf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hyperlink" Target="https://www.ncbi.nlm.nih.gov/pmc/articles/PMC7508310/" TargetMode="External"/><Relationship Id="rId24" Type="http://schemas.openxmlformats.org/officeDocument/2006/relationships/image" Target="media/image4.emf"/><Relationship Id="rId32" Type="http://schemas.openxmlformats.org/officeDocument/2006/relationships/image" Target="media/image12.png"/><Relationship Id="rId5" Type="http://schemas.microsoft.com/office/2011/relationships/commentsExtended" Target="commentsExtended.xml"/><Relationship Id="rId15" Type="http://schemas.openxmlformats.org/officeDocument/2006/relationships/hyperlink" Target="https://www.ncbi.nlm.nih.gov/pmc/articles/PMC7508310/" TargetMode="External"/><Relationship Id="rId23" Type="http://schemas.openxmlformats.org/officeDocument/2006/relationships/image" Target="media/image3.emf"/><Relationship Id="rId28" Type="http://schemas.openxmlformats.org/officeDocument/2006/relationships/image" Target="media/image8.emf"/><Relationship Id="rId10" Type="http://schemas.openxmlformats.org/officeDocument/2006/relationships/hyperlink" Target="https://www.ncbi.nlm.nih.gov/pmc/articles/PMC7508310/" TargetMode="External"/><Relationship Id="rId19" Type="http://schemas.openxmlformats.org/officeDocument/2006/relationships/hyperlink" Target="https://www.tandfonline.com/doi/full/10.1080/10618600.2023.2231048" TargetMode="External"/><Relationship Id="rId31" Type="http://schemas.openxmlformats.org/officeDocument/2006/relationships/image" Target="media/image11.png"/><Relationship Id="rId4" Type="http://schemas.openxmlformats.org/officeDocument/2006/relationships/comments" Target="comments.xml"/><Relationship Id="rId9" Type="http://schemas.openxmlformats.org/officeDocument/2006/relationships/hyperlink" Target="https://www.ncbi.nlm.nih.gov/pmc/articles/PMC7508310/" TargetMode="External"/><Relationship Id="rId14" Type="http://schemas.openxmlformats.org/officeDocument/2006/relationships/hyperlink" Target="file:///C:\Users\jspeiser\AppData\Local\Microsoft\Windows\INetCache\Content.Outlook\538G6FYJ\Menze,%20Bjoern%20H.,%20et%20al.%20%22On%20oblique%20random%20forests.%22%20Machine%20Learning%20and%20Knowledge%20Discovery%20in%20Databases:%20European%20Conference,%20ECML%20PKDD%202011,%20Athens,%20Greece,%20September%205-9,%202011,%20Proceedings,%20P" TargetMode="External"/><Relationship Id="rId22" Type="http://schemas.openxmlformats.org/officeDocument/2006/relationships/image" Target="media/image2.emf"/><Relationship Id="rId27" Type="http://schemas.openxmlformats.org/officeDocument/2006/relationships/image" Target="media/image7.emf"/><Relationship Id="rId30" Type="http://schemas.openxmlformats.org/officeDocument/2006/relationships/image" Target="media/image10.emf"/><Relationship Id="rId35" Type="http://schemas.openxmlformats.org/officeDocument/2006/relationships/theme" Target="theme/theme1.xml"/><Relationship Id="rId8" Type="http://schemas.openxmlformats.org/officeDocument/2006/relationships/hyperlink" Target="https://www.ncbi.nlm.nih.gov/pmc/articles/PMC750831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1312</Words>
  <Characters>7481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Wake Forest Baptist Medical Center</Company>
  <LinksUpToDate>false</LinksUpToDate>
  <CharactersWithSpaces>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Lynn Speiser</dc:creator>
  <cp:keywords/>
  <dc:description/>
  <cp:lastModifiedBy>Byron C Jaeger</cp:lastModifiedBy>
  <cp:revision>3</cp:revision>
  <dcterms:created xsi:type="dcterms:W3CDTF">2024-05-01T23:05:00Z</dcterms:created>
  <dcterms:modified xsi:type="dcterms:W3CDTF">2024-05-01T23:27:00Z</dcterms:modified>
</cp:coreProperties>
</file>